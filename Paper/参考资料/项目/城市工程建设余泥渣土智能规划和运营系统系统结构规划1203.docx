
<file path=[Content_Types].xml><?xml version="1.0" encoding="utf-8"?>
<Types xmlns="http://schemas.openxmlformats.org/package/2006/content-types">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13F8C07" w14:textId="61EE89F8" w:rsidR="00E61CD5" w:rsidRPr="00427583" w:rsidRDefault="00E61CD5" w:rsidP="00427583">
      <w:pPr>
        <w:ind w:left="900" w:hanging="900"/>
        <w:jc w:val="center"/>
        <w:rPr>
          <w:b/>
          <w:sz w:val="36"/>
        </w:rPr>
      </w:pPr>
    </w:p>
    <w:p w14:paraId="172FD693" w14:textId="77777777" w:rsidR="00E61CD5" w:rsidRPr="00427583" w:rsidRDefault="00E61CD5" w:rsidP="00427583">
      <w:pPr>
        <w:ind w:left="900" w:hanging="900"/>
        <w:jc w:val="center"/>
        <w:rPr>
          <w:b/>
          <w:sz w:val="36"/>
        </w:rPr>
      </w:pPr>
    </w:p>
    <w:p w14:paraId="5DEBDC9B" w14:textId="77777777" w:rsidR="00E61CD5" w:rsidRPr="00427583" w:rsidRDefault="00E61CD5" w:rsidP="00427583">
      <w:pPr>
        <w:ind w:left="900" w:hanging="900"/>
        <w:jc w:val="center"/>
        <w:rPr>
          <w:b/>
          <w:sz w:val="36"/>
        </w:rPr>
      </w:pPr>
    </w:p>
    <w:p w14:paraId="3C7B0E03" w14:textId="77777777" w:rsidR="00E61CD5" w:rsidRPr="00427583" w:rsidRDefault="00E61CD5" w:rsidP="00427583">
      <w:pPr>
        <w:ind w:left="900" w:hanging="900"/>
        <w:jc w:val="center"/>
        <w:rPr>
          <w:b/>
          <w:sz w:val="36"/>
        </w:rPr>
      </w:pPr>
    </w:p>
    <w:p w14:paraId="2517F8FE" w14:textId="77777777" w:rsidR="00E61CD5" w:rsidRPr="00427583" w:rsidRDefault="00E61CD5" w:rsidP="00427583">
      <w:pPr>
        <w:ind w:firstLine="0"/>
        <w:jc w:val="center"/>
        <w:rPr>
          <w:rFonts w:ascii="隶书" w:eastAsia="隶书"/>
          <w:sz w:val="52"/>
          <w:szCs w:val="52"/>
        </w:rPr>
      </w:pPr>
      <w:r w:rsidRPr="00427583">
        <w:rPr>
          <w:rFonts w:ascii="隶书" w:eastAsia="隶书" w:hint="eastAsia"/>
          <w:sz w:val="52"/>
          <w:szCs w:val="52"/>
        </w:rPr>
        <w:t>城市工程建设</w:t>
      </w:r>
    </w:p>
    <w:p w14:paraId="2CC03E7C" w14:textId="23B7EC3C" w:rsidR="00E61CD5" w:rsidRPr="00427583" w:rsidRDefault="00E61CD5" w:rsidP="00427583">
      <w:pPr>
        <w:ind w:firstLine="0"/>
        <w:jc w:val="center"/>
        <w:rPr>
          <w:rFonts w:ascii="隶书" w:eastAsia="隶书"/>
          <w:sz w:val="52"/>
          <w:szCs w:val="52"/>
        </w:rPr>
      </w:pPr>
      <w:r w:rsidRPr="00427583">
        <w:rPr>
          <w:rFonts w:ascii="隶书" w:eastAsia="隶书" w:hint="eastAsia"/>
          <w:sz w:val="52"/>
          <w:szCs w:val="52"/>
        </w:rPr>
        <w:t>余泥渣土智能规划和运营系统研发</w:t>
      </w:r>
    </w:p>
    <w:p w14:paraId="6629E1DA" w14:textId="77777777" w:rsidR="00E61CD5" w:rsidRPr="000B2061" w:rsidRDefault="00E61CD5" w:rsidP="00427583">
      <w:pPr>
        <w:ind w:firstLine="0"/>
        <w:jc w:val="center"/>
        <w:rPr>
          <w:rFonts w:ascii="隶书" w:eastAsia="隶书"/>
          <w:sz w:val="52"/>
          <w:szCs w:val="52"/>
        </w:rPr>
      </w:pPr>
    </w:p>
    <w:p w14:paraId="6FCA5AFC" w14:textId="39D90718" w:rsidR="00E61CD5" w:rsidRPr="000B2061" w:rsidRDefault="00233B30" w:rsidP="00427583">
      <w:pPr>
        <w:ind w:firstLine="0"/>
        <w:jc w:val="center"/>
        <w:rPr>
          <w:rFonts w:ascii="隶书" w:eastAsia="隶书"/>
          <w:sz w:val="52"/>
          <w:szCs w:val="52"/>
        </w:rPr>
      </w:pPr>
      <w:r w:rsidRPr="000B2061">
        <w:rPr>
          <w:rFonts w:ascii="隶书" w:eastAsia="隶书"/>
          <w:sz w:val="52"/>
          <w:szCs w:val="52"/>
        </w:rPr>
        <w:t>系统结构规划</w:t>
      </w:r>
      <w:r w:rsidRPr="000B2061">
        <w:rPr>
          <w:rFonts w:ascii="隶书" w:eastAsia="隶书" w:hint="eastAsia"/>
          <w:sz w:val="52"/>
          <w:szCs w:val="52"/>
        </w:rPr>
        <w:t>和</w:t>
      </w:r>
      <w:r w:rsidRPr="000B2061">
        <w:rPr>
          <w:rFonts w:ascii="隶书" w:eastAsia="隶书"/>
          <w:sz w:val="52"/>
          <w:szCs w:val="52"/>
        </w:rPr>
        <w:t>信息处理流程</w:t>
      </w:r>
    </w:p>
    <w:p w14:paraId="411159E0" w14:textId="77777777" w:rsidR="00E61CD5" w:rsidRPr="00427583" w:rsidRDefault="00E61CD5" w:rsidP="00427583">
      <w:pPr>
        <w:ind w:left="900" w:hanging="900"/>
        <w:jc w:val="center"/>
        <w:rPr>
          <w:b/>
          <w:sz w:val="36"/>
        </w:rPr>
      </w:pPr>
    </w:p>
    <w:p w14:paraId="51B1C89B" w14:textId="77777777" w:rsidR="00E61CD5" w:rsidRPr="00427583" w:rsidRDefault="00E61CD5" w:rsidP="00427583">
      <w:pPr>
        <w:ind w:left="900" w:hanging="900"/>
        <w:jc w:val="center"/>
        <w:rPr>
          <w:b/>
          <w:sz w:val="36"/>
        </w:rPr>
      </w:pPr>
    </w:p>
    <w:p w14:paraId="2C69C12B" w14:textId="77777777" w:rsidR="00E61CD5" w:rsidRPr="00427583" w:rsidRDefault="00E61CD5" w:rsidP="00427583">
      <w:pPr>
        <w:ind w:left="900" w:hanging="900"/>
        <w:jc w:val="center"/>
        <w:rPr>
          <w:b/>
          <w:sz w:val="36"/>
        </w:rPr>
      </w:pPr>
    </w:p>
    <w:p w14:paraId="702466CF" w14:textId="77777777" w:rsidR="00E61CD5" w:rsidRPr="00427583" w:rsidRDefault="00E61CD5" w:rsidP="00427583">
      <w:pPr>
        <w:ind w:left="900" w:hanging="900"/>
        <w:jc w:val="center"/>
        <w:rPr>
          <w:b/>
          <w:sz w:val="36"/>
        </w:rPr>
      </w:pPr>
    </w:p>
    <w:p w14:paraId="3F890B62" w14:textId="55F206B3" w:rsidR="00E61CD5" w:rsidRPr="00427583" w:rsidDel="000B2061" w:rsidRDefault="00E61CD5" w:rsidP="00427583">
      <w:pPr>
        <w:ind w:left="900" w:hanging="900"/>
        <w:jc w:val="center"/>
        <w:rPr>
          <w:del w:id="0" w:author="刘全" w:date="2021-12-03T09:19:00Z"/>
          <w:b/>
          <w:sz w:val="36"/>
        </w:rPr>
      </w:pPr>
    </w:p>
    <w:p w14:paraId="078695EE" w14:textId="77777777" w:rsidR="00E61CD5" w:rsidRPr="00427583" w:rsidRDefault="00E61CD5" w:rsidP="00427583">
      <w:pPr>
        <w:ind w:left="900" w:hanging="900"/>
        <w:jc w:val="center"/>
        <w:rPr>
          <w:b/>
          <w:sz w:val="36"/>
        </w:rPr>
      </w:pPr>
    </w:p>
    <w:p w14:paraId="51329171" w14:textId="0B748F88" w:rsidR="00E61CD5" w:rsidRPr="00427583" w:rsidRDefault="00E61CD5" w:rsidP="00427583">
      <w:pPr>
        <w:ind w:left="900" w:hanging="900"/>
        <w:jc w:val="center"/>
        <w:rPr>
          <w:b/>
          <w:sz w:val="36"/>
        </w:rPr>
      </w:pPr>
    </w:p>
    <w:p w14:paraId="11B31A18" w14:textId="1EFCBB59" w:rsidR="00427583" w:rsidRPr="00427583" w:rsidRDefault="00427583" w:rsidP="00427583">
      <w:pPr>
        <w:ind w:left="900" w:hanging="900"/>
        <w:jc w:val="center"/>
        <w:rPr>
          <w:b/>
          <w:sz w:val="36"/>
        </w:rPr>
      </w:pPr>
    </w:p>
    <w:tbl>
      <w:tblPr>
        <w:tblW w:w="5000" w:type="pct"/>
        <w:jc w:val="center"/>
        <w:tblLook w:val="01E0" w:firstRow="1" w:lastRow="1" w:firstColumn="1" w:lastColumn="1" w:noHBand="0" w:noVBand="0"/>
        <w:tblPrChange w:id="1" w:author="刘全" w:date="2021-12-03T09:19:00Z">
          <w:tblPr>
            <w:tblW w:w="4298" w:type="pct"/>
            <w:jc w:val="center"/>
            <w:tblLook w:val="01E0" w:firstRow="1" w:lastRow="1" w:firstColumn="1" w:lastColumn="1" w:noHBand="0" w:noVBand="0"/>
          </w:tblPr>
        </w:tblPrChange>
      </w:tblPr>
      <w:tblGrid>
        <w:gridCol w:w="1582"/>
        <w:gridCol w:w="6724"/>
        <w:tblGridChange w:id="2">
          <w:tblGrid>
            <w:gridCol w:w="1360"/>
            <w:gridCol w:w="5780"/>
          </w:tblGrid>
        </w:tblGridChange>
      </w:tblGrid>
      <w:tr w:rsidR="00427583" w:rsidRPr="00C8727D" w14:paraId="36FAB47D" w14:textId="77777777" w:rsidTr="000B2061">
        <w:trPr>
          <w:jc w:val="center"/>
          <w:trPrChange w:id="3" w:author="刘全" w:date="2021-12-03T09:19:00Z">
            <w:trPr>
              <w:jc w:val="center"/>
            </w:trPr>
          </w:trPrChange>
        </w:trPr>
        <w:tc>
          <w:tcPr>
            <w:tcW w:w="1360" w:type="dxa"/>
            <w:shd w:val="clear" w:color="auto" w:fill="auto"/>
            <w:vAlign w:val="center"/>
            <w:tcPrChange w:id="4" w:author="刘全" w:date="2021-12-03T09:19:00Z">
              <w:tcPr>
                <w:tcW w:w="1360" w:type="dxa"/>
                <w:shd w:val="clear" w:color="auto" w:fill="auto"/>
                <w:vAlign w:val="center"/>
              </w:tcPr>
            </w:tcPrChange>
          </w:tcPr>
          <w:p w14:paraId="250D5D8A" w14:textId="34751A09" w:rsidR="00427583" w:rsidRPr="00C8727D" w:rsidRDefault="00427583" w:rsidP="006E7C6A">
            <w:pPr>
              <w:spacing w:line="240" w:lineRule="auto"/>
              <w:ind w:firstLine="0"/>
              <w:jc w:val="center"/>
            </w:pPr>
            <w:r w:rsidRPr="00C8727D">
              <w:rPr>
                <w:noProof/>
              </w:rPr>
              <w:drawing>
                <wp:inline distT="0" distB="0" distL="0" distR="0" wp14:anchorId="32EF6549" wp14:editId="5BCF22C0">
                  <wp:extent cx="685800" cy="685800"/>
                  <wp:effectExtent l="0" t="0" r="0" b="0"/>
                  <wp:docPr id="3" name="图片 3" descr="WH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WH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p>
        </w:tc>
        <w:tc>
          <w:tcPr>
            <w:tcW w:w="5780" w:type="dxa"/>
            <w:shd w:val="clear" w:color="auto" w:fill="auto"/>
            <w:vAlign w:val="center"/>
            <w:tcPrChange w:id="5" w:author="刘全" w:date="2021-12-03T09:19:00Z">
              <w:tcPr>
                <w:tcW w:w="5780" w:type="dxa"/>
                <w:shd w:val="clear" w:color="auto" w:fill="auto"/>
                <w:vAlign w:val="center"/>
              </w:tcPr>
            </w:tcPrChange>
          </w:tcPr>
          <w:p w14:paraId="0CCA3D92" w14:textId="77777777" w:rsidR="00427583" w:rsidRPr="00000C8B" w:rsidRDefault="00427583" w:rsidP="006E7C6A">
            <w:pPr>
              <w:adjustRightInd w:val="0"/>
              <w:snapToGrid w:val="0"/>
              <w:spacing w:line="240" w:lineRule="auto"/>
              <w:ind w:firstLine="0"/>
              <w:rPr>
                <w:rFonts w:eastAsia="黑体"/>
                <w:sz w:val="36"/>
              </w:rPr>
            </w:pPr>
            <w:r w:rsidRPr="0061309B">
              <w:rPr>
                <w:rFonts w:eastAsia="黑体" w:hint="eastAsia"/>
                <w:sz w:val="36"/>
              </w:rPr>
              <w:t>武汉大学水利水电学院</w:t>
            </w:r>
          </w:p>
          <w:p w14:paraId="45A8B3A0" w14:textId="77777777" w:rsidR="00427583" w:rsidRPr="00000C8B" w:rsidRDefault="00427583" w:rsidP="006E7C6A">
            <w:pPr>
              <w:adjustRightInd w:val="0"/>
              <w:snapToGrid w:val="0"/>
              <w:spacing w:line="240" w:lineRule="auto"/>
              <w:ind w:firstLine="0"/>
              <w:rPr>
                <w:rFonts w:eastAsia="黑体"/>
                <w:sz w:val="36"/>
              </w:rPr>
            </w:pPr>
            <w:r w:rsidRPr="00000C8B">
              <w:rPr>
                <w:rFonts w:eastAsia="黑体" w:hint="eastAsia"/>
                <w:sz w:val="36"/>
              </w:rPr>
              <w:t>武汉大学</w:t>
            </w:r>
          </w:p>
          <w:p w14:paraId="73FFD3B1" w14:textId="77777777" w:rsidR="00427583" w:rsidRPr="000B2061" w:rsidRDefault="00427583" w:rsidP="006E7C6A">
            <w:pPr>
              <w:adjustRightInd w:val="0"/>
              <w:snapToGrid w:val="0"/>
              <w:spacing w:line="240" w:lineRule="auto"/>
              <w:ind w:firstLine="0"/>
              <w:rPr>
                <w:rFonts w:eastAsia="黑体"/>
                <w:b/>
                <w:spacing w:val="6"/>
                <w:sz w:val="21"/>
                <w:szCs w:val="21"/>
                <w:rPrChange w:id="6" w:author="刘全" w:date="2021-12-03T09:20:00Z">
                  <w:rPr>
                    <w:rFonts w:eastAsia="黑体"/>
                    <w:b/>
                    <w:spacing w:val="6"/>
                  </w:rPr>
                </w:rPrChange>
              </w:rPr>
            </w:pPr>
            <w:r w:rsidRPr="000B2061">
              <w:rPr>
                <w:rFonts w:eastAsia="黑体"/>
                <w:b/>
                <w:spacing w:val="6"/>
                <w:sz w:val="21"/>
                <w:szCs w:val="21"/>
                <w:rPrChange w:id="7" w:author="刘全" w:date="2021-12-03T09:20:00Z">
                  <w:rPr>
                    <w:rFonts w:eastAsia="黑体"/>
                    <w:b/>
                    <w:spacing w:val="6"/>
                  </w:rPr>
                </w:rPrChange>
              </w:rPr>
              <w:t>The School of Water Resources and Hydropower Engineering</w:t>
            </w:r>
          </w:p>
          <w:p w14:paraId="386933F3" w14:textId="77777777" w:rsidR="00427583" w:rsidRPr="00000C8B" w:rsidRDefault="00427583" w:rsidP="006E7C6A">
            <w:pPr>
              <w:adjustRightInd w:val="0"/>
              <w:snapToGrid w:val="0"/>
              <w:spacing w:line="240" w:lineRule="auto"/>
              <w:ind w:firstLine="0"/>
              <w:rPr>
                <w:rFonts w:ascii="黑体" w:eastAsia="黑体"/>
                <w:spacing w:val="6"/>
              </w:rPr>
            </w:pPr>
            <w:r w:rsidRPr="000B2061">
              <w:rPr>
                <w:rFonts w:eastAsia="黑体"/>
                <w:b/>
                <w:spacing w:val="6"/>
                <w:sz w:val="21"/>
                <w:szCs w:val="21"/>
                <w:rPrChange w:id="8" w:author="刘全" w:date="2021-12-03T09:20:00Z">
                  <w:rPr>
                    <w:rFonts w:eastAsia="黑体"/>
                    <w:b/>
                    <w:spacing w:val="6"/>
                  </w:rPr>
                </w:rPrChange>
              </w:rPr>
              <w:t>Wuhan University</w:t>
            </w:r>
          </w:p>
        </w:tc>
      </w:tr>
    </w:tbl>
    <w:p w14:paraId="41D7DBB9" w14:textId="2D82873B" w:rsidR="00E61CD5" w:rsidRPr="00427583" w:rsidRDefault="00E61CD5" w:rsidP="00427583">
      <w:pPr>
        <w:pStyle w:val="a6"/>
        <w:spacing w:line="240" w:lineRule="auto"/>
        <w:ind w:firstLine="0"/>
        <w:jc w:val="center"/>
        <w:rPr>
          <w:rFonts w:ascii="Times New Roman" w:hAnsi="Times New Roman"/>
          <w:b/>
          <w:sz w:val="32"/>
        </w:rPr>
      </w:pPr>
      <w:del w:id="9" w:author="刘全" w:date="2021-12-02T11:57:00Z">
        <w:r w:rsidRPr="00427583" w:rsidDel="00233B30">
          <w:rPr>
            <w:rFonts w:ascii="Times New Roman" w:hAnsi="Times New Roman"/>
            <w:b/>
            <w:sz w:val="32"/>
          </w:rPr>
          <w:delText>2021</w:delText>
        </w:r>
        <w:r w:rsidRPr="00427583" w:rsidDel="00233B30">
          <w:rPr>
            <w:rFonts w:ascii="Times New Roman" w:hAnsi="Times New Roman"/>
            <w:b/>
            <w:sz w:val="32"/>
          </w:rPr>
          <w:delText>年</w:delText>
        </w:r>
        <w:r w:rsidRPr="00427583" w:rsidDel="00233B30">
          <w:rPr>
            <w:rFonts w:ascii="Times New Roman" w:hAnsi="Times New Roman"/>
            <w:b/>
            <w:sz w:val="32"/>
          </w:rPr>
          <w:delText>7</w:delText>
        </w:r>
      </w:del>
      <w:ins w:id="10" w:author="刘全" w:date="2021-12-02T11:57:00Z">
        <w:r w:rsidR="00233B30" w:rsidRPr="00427583">
          <w:rPr>
            <w:rFonts w:ascii="Times New Roman" w:hAnsi="Times New Roman"/>
            <w:b/>
            <w:sz w:val="32"/>
          </w:rPr>
          <w:t>2021</w:t>
        </w:r>
        <w:r w:rsidR="00233B30" w:rsidRPr="00427583">
          <w:rPr>
            <w:rFonts w:ascii="Times New Roman" w:hAnsi="Times New Roman"/>
            <w:b/>
            <w:sz w:val="32"/>
          </w:rPr>
          <w:t>年</w:t>
        </w:r>
        <w:r w:rsidR="00233B30">
          <w:rPr>
            <w:rFonts w:ascii="Times New Roman" w:hAnsi="Times New Roman"/>
            <w:b/>
            <w:sz w:val="32"/>
          </w:rPr>
          <w:t>12</w:t>
        </w:r>
      </w:ins>
      <w:r w:rsidRPr="00427583">
        <w:rPr>
          <w:rFonts w:ascii="Times New Roman" w:hAnsi="Times New Roman"/>
          <w:b/>
          <w:sz w:val="32"/>
        </w:rPr>
        <w:t>月</w:t>
      </w:r>
    </w:p>
    <w:p w14:paraId="5F5FF2B6" w14:textId="77777777" w:rsidR="00E61CD5" w:rsidRDefault="00E61CD5" w:rsidP="00427583"/>
    <w:p w14:paraId="6D9CFC45" w14:textId="3A86C5D3" w:rsidR="00E61CD5" w:rsidRDefault="00E61CD5" w:rsidP="00427583">
      <w:pPr>
        <w:sectPr w:rsidR="00E61CD5" w:rsidSect="00640DA6">
          <w:headerReference w:type="default" r:id="rId9"/>
          <w:footerReference w:type="default" r:id="rId10"/>
          <w:pgSz w:w="11906" w:h="16838"/>
          <w:pgMar w:top="1440" w:right="1800" w:bottom="1440" w:left="1800" w:header="851" w:footer="992" w:gutter="0"/>
          <w:cols w:space="425"/>
          <w:titlePg/>
          <w:docGrid w:type="lines" w:linePitch="312"/>
        </w:sectPr>
      </w:pPr>
    </w:p>
    <w:p w14:paraId="09202FAE" w14:textId="2E519E74" w:rsidR="00E61CD5" w:rsidRPr="00427583" w:rsidRDefault="00E61CD5" w:rsidP="00427583">
      <w:pPr>
        <w:pStyle w:val="TOC"/>
        <w:jc w:val="center"/>
        <w:textAlignment w:val="auto"/>
        <w:rPr>
          <w:rFonts w:ascii="宋体" w:eastAsia="宋体" w:hAnsi="宋体"/>
          <w:b w:val="0"/>
          <w:color w:val="000000"/>
          <w:sz w:val="44"/>
          <w:szCs w:val="44"/>
          <w:lang w:val="zh-CN"/>
        </w:rPr>
      </w:pPr>
      <w:r w:rsidRPr="00427583">
        <w:rPr>
          <w:rFonts w:ascii="宋体" w:eastAsia="宋体" w:hAnsi="宋体"/>
          <w:b w:val="0"/>
          <w:color w:val="000000"/>
          <w:sz w:val="44"/>
          <w:szCs w:val="44"/>
          <w:lang w:val="zh-CN"/>
        </w:rPr>
        <w:lastRenderedPageBreak/>
        <w:t>目</w:t>
      </w:r>
      <w:r w:rsidRPr="00427583">
        <w:rPr>
          <w:rFonts w:ascii="宋体" w:eastAsia="宋体" w:hAnsi="宋体" w:hint="eastAsia"/>
          <w:b w:val="0"/>
          <w:color w:val="000000"/>
          <w:sz w:val="44"/>
          <w:szCs w:val="44"/>
          <w:lang w:val="zh-CN"/>
        </w:rPr>
        <w:t xml:space="preserve"> </w:t>
      </w:r>
      <w:r w:rsidRPr="00427583">
        <w:rPr>
          <w:rFonts w:ascii="宋体" w:eastAsia="宋体" w:hAnsi="宋体"/>
          <w:b w:val="0"/>
          <w:color w:val="000000"/>
          <w:sz w:val="44"/>
          <w:szCs w:val="44"/>
          <w:lang w:val="zh-CN"/>
        </w:rPr>
        <w:t xml:space="preserve">  录</w:t>
      </w:r>
    </w:p>
    <w:p w14:paraId="2159645E" w14:textId="77777777" w:rsidR="00B44426" w:rsidRDefault="0005058B">
      <w:pPr>
        <w:pStyle w:val="10"/>
        <w:rPr>
          <w:rFonts w:asciiTheme="minorHAnsi" w:eastAsiaTheme="minorEastAsia" w:hAnsiTheme="minorHAnsi" w:cstheme="minorBidi"/>
          <w:b w:val="0"/>
          <w:sz w:val="21"/>
          <w:szCs w:val="22"/>
        </w:rPr>
      </w:pPr>
      <w:r>
        <w:fldChar w:fldCharType="begin"/>
      </w:r>
      <w:r w:rsidRPr="00E00250">
        <w:instrText xml:space="preserve"> TOC \o "1-3" \h \z \u </w:instrText>
      </w:r>
      <w:r>
        <w:fldChar w:fldCharType="separate"/>
      </w:r>
      <w:hyperlink w:anchor="_Toc89377529" w:history="1">
        <w:r w:rsidR="00B44426" w:rsidRPr="002824F1">
          <w:rPr>
            <w:rStyle w:val="a5"/>
          </w:rPr>
          <w:t>1</w:t>
        </w:r>
        <w:r w:rsidR="00B44426">
          <w:rPr>
            <w:rFonts w:asciiTheme="minorHAnsi" w:eastAsiaTheme="minorEastAsia" w:hAnsiTheme="minorHAnsi" w:cstheme="minorBidi"/>
            <w:b w:val="0"/>
            <w:sz w:val="21"/>
            <w:szCs w:val="22"/>
          </w:rPr>
          <w:tab/>
        </w:r>
        <w:r w:rsidR="00B44426" w:rsidRPr="002824F1">
          <w:rPr>
            <w:rStyle w:val="a5"/>
            <w:rFonts w:hint="eastAsia"/>
          </w:rPr>
          <w:t>系统主要用户和功能设计</w:t>
        </w:r>
        <w:r w:rsidR="00B44426">
          <w:rPr>
            <w:webHidden/>
          </w:rPr>
          <w:tab/>
        </w:r>
        <w:r w:rsidR="00B44426">
          <w:rPr>
            <w:webHidden/>
          </w:rPr>
          <w:fldChar w:fldCharType="begin"/>
        </w:r>
        <w:r w:rsidR="00B44426">
          <w:rPr>
            <w:webHidden/>
          </w:rPr>
          <w:instrText xml:space="preserve"> PAGEREF _Toc89377529 \h </w:instrText>
        </w:r>
        <w:r w:rsidR="00B44426">
          <w:rPr>
            <w:webHidden/>
          </w:rPr>
        </w:r>
        <w:r w:rsidR="00B44426">
          <w:rPr>
            <w:webHidden/>
          </w:rPr>
          <w:fldChar w:fldCharType="separate"/>
        </w:r>
        <w:r w:rsidR="00B44426">
          <w:rPr>
            <w:webHidden/>
          </w:rPr>
          <w:t>4</w:t>
        </w:r>
        <w:r w:rsidR="00B44426">
          <w:rPr>
            <w:webHidden/>
          </w:rPr>
          <w:fldChar w:fldCharType="end"/>
        </w:r>
      </w:hyperlink>
    </w:p>
    <w:p w14:paraId="7D6C34B3" w14:textId="77777777" w:rsidR="00B44426" w:rsidRDefault="00A239D3">
      <w:pPr>
        <w:pStyle w:val="20"/>
        <w:rPr>
          <w:rFonts w:asciiTheme="minorHAnsi" w:eastAsiaTheme="minorEastAsia" w:hAnsiTheme="minorHAnsi" w:cstheme="minorBidi"/>
          <w:noProof/>
          <w:sz w:val="21"/>
          <w:szCs w:val="22"/>
        </w:rPr>
      </w:pPr>
      <w:hyperlink w:anchor="_Toc89377530" w:history="1">
        <w:r w:rsidR="00B44426" w:rsidRPr="002824F1">
          <w:rPr>
            <w:rStyle w:val="a5"/>
            <w:noProof/>
          </w:rPr>
          <w:t>1.1</w:t>
        </w:r>
        <w:r w:rsidR="00B44426">
          <w:rPr>
            <w:rFonts w:asciiTheme="minorHAnsi" w:eastAsiaTheme="minorEastAsia" w:hAnsiTheme="minorHAnsi" w:cstheme="minorBidi"/>
            <w:noProof/>
            <w:sz w:val="21"/>
            <w:szCs w:val="22"/>
          </w:rPr>
          <w:tab/>
        </w:r>
        <w:r w:rsidR="00B44426" w:rsidRPr="002824F1">
          <w:rPr>
            <w:rStyle w:val="a5"/>
            <w:rFonts w:hint="eastAsia"/>
            <w:noProof/>
          </w:rPr>
          <w:t>项目用户</w:t>
        </w:r>
        <w:r w:rsidR="00B44426">
          <w:rPr>
            <w:noProof/>
            <w:webHidden/>
          </w:rPr>
          <w:tab/>
        </w:r>
        <w:r w:rsidR="00B44426">
          <w:rPr>
            <w:noProof/>
            <w:webHidden/>
          </w:rPr>
          <w:fldChar w:fldCharType="begin"/>
        </w:r>
        <w:r w:rsidR="00B44426">
          <w:rPr>
            <w:noProof/>
            <w:webHidden/>
          </w:rPr>
          <w:instrText xml:space="preserve"> PAGEREF _Toc89377530 \h </w:instrText>
        </w:r>
        <w:r w:rsidR="00B44426">
          <w:rPr>
            <w:noProof/>
            <w:webHidden/>
          </w:rPr>
        </w:r>
        <w:r w:rsidR="00B44426">
          <w:rPr>
            <w:noProof/>
            <w:webHidden/>
          </w:rPr>
          <w:fldChar w:fldCharType="separate"/>
        </w:r>
        <w:r w:rsidR="00B44426">
          <w:rPr>
            <w:noProof/>
            <w:webHidden/>
          </w:rPr>
          <w:t>4</w:t>
        </w:r>
        <w:r w:rsidR="00B44426">
          <w:rPr>
            <w:noProof/>
            <w:webHidden/>
          </w:rPr>
          <w:fldChar w:fldCharType="end"/>
        </w:r>
      </w:hyperlink>
    </w:p>
    <w:p w14:paraId="3B2EACF7" w14:textId="77777777" w:rsidR="00B44426" w:rsidRDefault="00A239D3">
      <w:pPr>
        <w:pStyle w:val="20"/>
        <w:rPr>
          <w:rFonts w:asciiTheme="minorHAnsi" w:eastAsiaTheme="minorEastAsia" w:hAnsiTheme="minorHAnsi" w:cstheme="minorBidi"/>
          <w:noProof/>
          <w:sz w:val="21"/>
          <w:szCs w:val="22"/>
        </w:rPr>
      </w:pPr>
      <w:hyperlink w:anchor="_Toc89377531" w:history="1">
        <w:r w:rsidR="00B44426" w:rsidRPr="002824F1">
          <w:rPr>
            <w:rStyle w:val="a5"/>
            <w:noProof/>
          </w:rPr>
          <w:t>1.2</w:t>
        </w:r>
        <w:r w:rsidR="00B44426">
          <w:rPr>
            <w:rFonts w:asciiTheme="minorHAnsi" w:eastAsiaTheme="minorEastAsia" w:hAnsiTheme="minorHAnsi" w:cstheme="minorBidi"/>
            <w:noProof/>
            <w:sz w:val="21"/>
            <w:szCs w:val="22"/>
          </w:rPr>
          <w:tab/>
        </w:r>
        <w:r w:rsidR="00B44426" w:rsidRPr="002824F1">
          <w:rPr>
            <w:rStyle w:val="a5"/>
            <w:rFonts w:hint="eastAsia"/>
            <w:noProof/>
          </w:rPr>
          <w:t>项目管理单位用户</w:t>
        </w:r>
        <w:r w:rsidR="00B44426">
          <w:rPr>
            <w:noProof/>
            <w:webHidden/>
          </w:rPr>
          <w:tab/>
        </w:r>
        <w:r w:rsidR="00B44426">
          <w:rPr>
            <w:noProof/>
            <w:webHidden/>
          </w:rPr>
          <w:fldChar w:fldCharType="begin"/>
        </w:r>
        <w:r w:rsidR="00B44426">
          <w:rPr>
            <w:noProof/>
            <w:webHidden/>
          </w:rPr>
          <w:instrText xml:space="preserve"> PAGEREF _Toc89377531 \h </w:instrText>
        </w:r>
        <w:r w:rsidR="00B44426">
          <w:rPr>
            <w:noProof/>
            <w:webHidden/>
          </w:rPr>
        </w:r>
        <w:r w:rsidR="00B44426">
          <w:rPr>
            <w:noProof/>
            <w:webHidden/>
          </w:rPr>
          <w:fldChar w:fldCharType="separate"/>
        </w:r>
        <w:r w:rsidR="00B44426">
          <w:rPr>
            <w:noProof/>
            <w:webHidden/>
          </w:rPr>
          <w:t>4</w:t>
        </w:r>
        <w:r w:rsidR="00B44426">
          <w:rPr>
            <w:noProof/>
            <w:webHidden/>
          </w:rPr>
          <w:fldChar w:fldCharType="end"/>
        </w:r>
      </w:hyperlink>
    </w:p>
    <w:p w14:paraId="08AE55FA" w14:textId="77777777" w:rsidR="00B44426" w:rsidRDefault="00A239D3">
      <w:pPr>
        <w:pStyle w:val="20"/>
        <w:rPr>
          <w:rFonts w:asciiTheme="minorHAnsi" w:eastAsiaTheme="minorEastAsia" w:hAnsiTheme="minorHAnsi" w:cstheme="minorBidi"/>
          <w:noProof/>
          <w:sz w:val="21"/>
          <w:szCs w:val="22"/>
        </w:rPr>
      </w:pPr>
      <w:hyperlink w:anchor="_Toc89377532" w:history="1">
        <w:r w:rsidR="00B44426" w:rsidRPr="002824F1">
          <w:rPr>
            <w:rStyle w:val="a5"/>
            <w:noProof/>
          </w:rPr>
          <w:t>1.3</w:t>
        </w:r>
        <w:r w:rsidR="00B44426">
          <w:rPr>
            <w:rFonts w:asciiTheme="minorHAnsi" w:eastAsiaTheme="minorEastAsia" w:hAnsiTheme="minorHAnsi" w:cstheme="minorBidi"/>
            <w:noProof/>
            <w:sz w:val="21"/>
            <w:szCs w:val="22"/>
          </w:rPr>
          <w:tab/>
        </w:r>
        <w:r w:rsidR="00B44426" w:rsidRPr="002824F1">
          <w:rPr>
            <w:rStyle w:val="a5"/>
            <w:rFonts w:hint="eastAsia"/>
            <w:noProof/>
          </w:rPr>
          <w:t>城市管理单位用户</w:t>
        </w:r>
        <w:r w:rsidR="00B44426">
          <w:rPr>
            <w:noProof/>
            <w:webHidden/>
          </w:rPr>
          <w:tab/>
        </w:r>
        <w:r w:rsidR="00B44426">
          <w:rPr>
            <w:noProof/>
            <w:webHidden/>
          </w:rPr>
          <w:fldChar w:fldCharType="begin"/>
        </w:r>
        <w:r w:rsidR="00B44426">
          <w:rPr>
            <w:noProof/>
            <w:webHidden/>
          </w:rPr>
          <w:instrText xml:space="preserve"> PAGEREF _Toc89377532 \h </w:instrText>
        </w:r>
        <w:r w:rsidR="00B44426">
          <w:rPr>
            <w:noProof/>
            <w:webHidden/>
          </w:rPr>
        </w:r>
        <w:r w:rsidR="00B44426">
          <w:rPr>
            <w:noProof/>
            <w:webHidden/>
          </w:rPr>
          <w:fldChar w:fldCharType="separate"/>
        </w:r>
        <w:r w:rsidR="00B44426">
          <w:rPr>
            <w:noProof/>
            <w:webHidden/>
          </w:rPr>
          <w:t>4</w:t>
        </w:r>
        <w:r w:rsidR="00B44426">
          <w:rPr>
            <w:noProof/>
            <w:webHidden/>
          </w:rPr>
          <w:fldChar w:fldCharType="end"/>
        </w:r>
      </w:hyperlink>
    </w:p>
    <w:p w14:paraId="23250DEC" w14:textId="77777777" w:rsidR="00B44426" w:rsidRDefault="00A239D3">
      <w:pPr>
        <w:pStyle w:val="20"/>
        <w:rPr>
          <w:rFonts w:asciiTheme="minorHAnsi" w:eastAsiaTheme="minorEastAsia" w:hAnsiTheme="minorHAnsi" w:cstheme="minorBidi"/>
          <w:noProof/>
          <w:sz w:val="21"/>
          <w:szCs w:val="22"/>
        </w:rPr>
      </w:pPr>
      <w:hyperlink w:anchor="_Toc89377533" w:history="1">
        <w:r w:rsidR="00B44426" w:rsidRPr="002824F1">
          <w:rPr>
            <w:rStyle w:val="a5"/>
            <w:noProof/>
          </w:rPr>
          <w:t>1.4</w:t>
        </w:r>
        <w:r w:rsidR="00B44426">
          <w:rPr>
            <w:rFonts w:asciiTheme="minorHAnsi" w:eastAsiaTheme="minorEastAsia" w:hAnsiTheme="minorHAnsi" w:cstheme="minorBidi"/>
            <w:noProof/>
            <w:sz w:val="21"/>
            <w:szCs w:val="22"/>
          </w:rPr>
          <w:tab/>
        </w:r>
        <w:r w:rsidR="00B44426" w:rsidRPr="002824F1">
          <w:rPr>
            <w:rStyle w:val="a5"/>
            <w:rFonts w:hint="eastAsia"/>
            <w:noProof/>
          </w:rPr>
          <w:t>公关用户</w:t>
        </w:r>
        <w:r w:rsidR="00B44426">
          <w:rPr>
            <w:noProof/>
            <w:webHidden/>
          </w:rPr>
          <w:tab/>
        </w:r>
        <w:r w:rsidR="00B44426">
          <w:rPr>
            <w:noProof/>
            <w:webHidden/>
          </w:rPr>
          <w:fldChar w:fldCharType="begin"/>
        </w:r>
        <w:r w:rsidR="00B44426">
          <w:rPr>
            <w:noProof/>
            <w:webHidden/>
          </w:rPr>
          <w:instrText xml:space="preserve"> PAGEREF _Toc89377533 \h </w:instrText>
        </w:r>
        <w:r w:rsidR="00B44426">
          <w:rPr>
            <w:noProof/>
            <w:webHidden/>
          </w:rPr>
        </w:r>
        <w:r w:rsidR="00B44426">
          <w:rPr>
            <w:noProof/>
            <w:webHidden/>
          </w:rPr>
          <w:fldChar w:fldCharType="separate"/>
        </w:r>
        <w:r w:rsidR="00B44426">
          <w:rPr>
            <w:noProof/>
            <w:webHidden/>
          </w:rPr>
          <w:t>4</w:t>
        </w:r>
        <w:r w:rsidR="00B44426">
          <w:rPr>
            <w:noProof/>
            <w:webHidden/>
          </w:rPr>
          <w:fldChar w:fldCharType="end"/>
        </w:r>
      </w:hyperlink>
    </w:p>
    <w:p w14:paraId="5F93CFC1" w14:textId="77777777" w:rsidR="00B44426" w:rsidRDefault="00A239D3">
      <w:pPr>
        <w:pStyle w:val="10"/>
        <w:rPr>
          <w:rFonts w:asciiTheme="minorHAnsi" w:eastAsiaTheme="minorEastAsia" w:hAnsiTheme="minorHAnsi" w:cstheme="minorBidi"/>
          <w:b w:val="0"/>
          <w:sz w:val="21"/>
          <w:szCs w:val="22"/>
        </w:rPr>
      </w:pPr>
      <w:hyperlink w:anchor="_Toc89377534" w:history="1">
        <w:r w:rsidR="00B44426" w:rsidRPr="002824F1">
          <w:rPr>
            <w:rStyle w:val="a5"/>
          </w:rPr>
          <w:t>2</w:t>
        </w:r>
        <w:r w:rsidR="00B44426">
          <w:rPr>
            <w:rFonts w:asciiTheme="minorHAnsi" w:eastAsiaTheme="minorEastAsia" w:hAnsiTheme="minorHAnsi" w:cstheme="minorBidi"/>
            <w:b w:val="0"/>
            <w:sz w:val="21"/>
            <w:szCs w:val="22"/>
          </w:rPr>
          <w:tab/>
        </w:r>
        <w:r w:rsidR="00B44426" w:rsidRPr="002824F1">
          <w:rPr>
            <w:rStyle w:val="a5"/>
            <w:rFonts w:hint="eastAsia"/>
          </w:rPr>
          <w:t>系统硬件架构</w:t>
        </w:r>
        <w:r w:rsidR="00B44426">
          <w:rPr>
            <w:webHidden/>
          </w:rPr>
          <w:tab/>
        </w:r>
        <w:r w:rsidR="00B44426">
          <w:rPr>
            <w:webHidden/>
          </w:rPr>
          <w:fldChar w:fldCharType="begin"/>
        </w:r>
        <w:r w:rsidR="00B44426">
          <w:rPr>
            <w:webHidden/>
          </w:rPr>
          <w:instrText xml:space="preserve"> PAGEREF _Toc89377534 \h </w:instrText>
        </w:r>
        <w:r w:rsidR="00B44426">
          <w:rPr>
            <w:webHidden/>
          </w:rPr>
        </w:r>
        <w:r w:rsidR="00B44426">
          <w:rPr>
            <w:webHidden/>
          </w:rPr>
          <w:fldChar w:fldCharType="separate"/>
        </w:r>
        <w:r w:rsidR="00B44426">
          <w:rPr>
            <w:webHidden/>
          </w:rPr>
          <w:t>4</w:t>
        </w:r>
        <w:r w:rsidR="00B44426">
          <w:rPr>
            <w:webHidden/>
          </w:rPr>
          <w:fldChar w:fldCharType="end"/>
        </w:r>
      </w:hyperlink>
    </w:p>
    <w:p w14:paraId="449601B8" w14:textId="77777777" w:rsidR="00B44426" w:rsidRDefault="00A239D3">
      <w:pPr>
        <w:pStyle w:val="10"/>
        <w:rPr>
          <w:rFonts w:asciiTheme="minorHAnsi" w:eastAsiaTheme="minorEastAsia" w:hAnsiTheme="minorHAnsi" w:cstheme="minorBidi"/>
          <w:b w:val="0"/>
          <w:sz w:val="21"/>
          <w:szCs w:val="22"/>
        </w:rPr>
      </w:pPr>
      <w:hyperlink w:anchor="_Toc89377535" w:history="1">
        <w:r w:rsidR="00B44426" w:rsidRPr="002824F1">
          <w:rPr>
            <w:rStyle w:val="a5"/>
          </w:rPr>
          <w:t>3</w:t>
        </w:r>
        <w:r w:rsidR="00B44426">
          <w:rPr>
            <w:rFonts w:asciiTheme="minorHAnsi" w:eastAsiaTheme="minorEastAsia" w:hAnsiTheme="minorHAnsi" w:cstheme="minorBidi"/>
            <w:b w:val="0"/>
            <w:sz w:val="21"/>
            <w:szCs w:val="22"/>
          </w:rPr>
          <w:tab/>
        </w:r>
        <w:r w:rsidR="00B44426" w:rsidRPr="002824F1">
          <w:rPr>
            <w:rStyle w:val="a5"/>
            <w:rFonts w:hint="eastAsia"/>
          </w:rPr>
          <w:t>数据采集和输入模块</w:t>
        </w:r>
        <w:r w:rsidR="00B44426">
          <w:rPr>
            <w:webHidden/>
          </w:rPr>
          <w:tab/>
        </w:r>
        <w:r w:rsidR="00B44426">
          <w:rPr>
            <w:webHidden/>
          </w:rPr>
          <w:fldChar w:fldCharType="begin"/>
        </w:r>
        <w:r w:rsidR="00B44426">
          <w:rPr>
            <w:webHidden/>
          </w:rPr>
          <w:instrText xml:space="preserve"> PAGEREF _Toc89377535 \h </w:instrText>
        </w:r>
        <w:r w:rsidR="00B44426">
          <w:rPr>
            <w:webHidden/>
          </w:rPr>
        </w:r>
        <w:r w:rsidR="00B44426">
          <w:rPr>
            <w:webHidden/>
          </w:rPr>
          <w:fldChar w:fldCharType="separate"/>
        </w:r>
        <w:r w:rsidR="00B44426">
          <w:rPr>
            <w:webHidden/>
          </w:rPr>
          <w:t>5</w:t>
        </w:r>
        <w:r w:rsidR="00B44426">
          <w:rPr>
            <w:webHidden/>
          </w:rPr>
          <w:fldChar w:fldCharType="end"/>
        </w:r>
      </w:hyperlink>
    </w:p>
    <w:p w14:paraId="49CCCB2E" w14:textId="77777777" w:rsidR="00B44426" w:rsidRDefault="00A239D3">
      <w:pPr>
        <w:pStyle w:val="20"/>
        <w:rPr>
          <w:rFonts w:asciiTheme="minorHAnsi" w:eastAsiaTheme="minorEastAsia" w:hAnsiTheme="minorHAnsi" w:cstheme="minorBidi"/>
          <w:noProof/>
          <w:sz w:val="21"/>
          <w:szCs w:val="22"/>
        </w:rPr>
      </w:pPr>
      <w:hyperlink w:anchor="_Toc89377536" w:history="1">
        <w:r w:rsidR="00B44426" w:rsidRPr="002824F1">
          <w:rPr>
            <w:rStyle w:val="a5"/>
            <w:noProof/>
          </w:rPr>
          <w:t>3.1</w:t>
        </w:r>
        <w:r w:rsidR="00B44426">
          <w:rPr>
            <w:rFonts w:asciiTheme="minorHAnsi" w:eastAsiaTheme="minorEastAsia" w:hAnsiTheme="minorHAnsi" w:cstheme="minorBidi"/>
            <w:noProof/>
            <w:sz w:val="21"/>
            <w:szCs w:val="22"/>
          </w:rPr>
          <w:tab/>
        </w:r>
        <w:r w:rsidR="00B44426" w:rsidRPr="002824F1">
          <w:rPr>
            <w:rStyle w:val="a5"/>
            <w:rFonts w:hint="eastAsia"/>
            <w:noProof/>
          </w:rPr>
          <w:t>边界参数</w:t>
        </w:r>
        <w:r w:rsidR="00B44426">
          <w:rPr>
            <w:noProof/>
            <w:webHidden/>
          </w:rPr>
          <w:tab/>
        </w:r>
        <w:r w:rsidR="00B44426">
          <w:rPr>
            <w:noProof/>
            <w:webHidden/>
          </w:rPr>
          <w:fldChar w:fldCharType="begin"/>
        </w:r>
        <w:r w:rsidR="00B44426">
          <w:rPr>
            <w:noProof/>
            <w:webHidden/>
          </w:rPr>
          <w:instrText xml:space="preserve"> PAGEREF _Toc89377536 \h </w:instrText>
        </w:r>
        <w:r w:rsidR="00B44426">
          <w:rPr>
            <w:noProof/>
            <w:webHidden/>
          </w:rPr>
        </w:r>
        <w:r w:rsidR="00B44426">
          <w:rPr>
            <w:noProof/>
            <w:webHidden/>
          </w:rPr>
          <w:fldChar w:fldCharType="separate"/>
        </w:r>
        <w:r w:rsidR="00B44426">
          <w:rPr>
            <w:noProof/>
            <w:webHidden/>
          </w:rPr>
          <w:t>5</w:t>
        </w:r>
        <w:r w:rsidR="00B44426">
          <w:rPr>
            <w:noProof/>
            <w:webHidden/>
          </w:rPr>
          <w:fldChar w:fldCharType="end"/>
        </w:r>
      </w:hyperlink>
    </w:p>
    <w:p w14:paraId="509B8DA9" w14:textId="77777777" w:rsidR="00B44426" w:rsidRDefault="00A239D3">
      <w:pPr>
        <w:pStyle w:val="30"/>
        <w:rPr>
          <w:rFonts w:asciiTheme="minorHAnsi" w:eastAsiaTheme="minorEastAsia" w:hAnsiTheme="minorHAnsi" w:cstheme="minorBidi"/>
          <w:noProof/>
          <w:sz w:val="21"/>
          <w:szCs w:val="22"/>
        </w:rPr>
      </w:pPr>
      <w:hyperlink w:anchor="_Toc89377537" w:history="1">
        <w:r w:rsidR="00B44426" w:rsidRPr="002824F1">
          <w:rPr>
            <w:rStyle w:val="a5"/>
            <w:noProof/>
          </w:rPr>
          <w:t>3.1.1</w:t>
        </w:r>
        <w:r w:rsidR="00B44426">
          <w:rPr>
            <w:rFonts w:asciiTheme="minorHAnsi" w:eastAsiaTheme="minorEastAsia" w:hAnsiTheme="minorHAnsi" w:cstheme="minorBidi"/>
            <w:noProof/>
            <w:sz w:val="21"/>
            <w:szCs w:val="22"/>
          </w:rPr>
          <w:tab/>
        </w:r>
        <w:r w:rsidR="00B44426" w:rsidRPr="002824F1">
          <w:rPr>
            <w:rStyle w:val="a5"/>
            <w:rFonts w:hint="eastAsia"/>
            <w:noProof/>
          </w:rPr>
          <w:t>道路（空间）交通网络</w:t>
        </w:r>
        <w:r w:rsidR="00B44426">
          <w:rPr>
            <w:noProof/>
            <w:webHidden/>
          </w:rPr>
          <w:tab/>
        </w:r>
        <w:r w:rsidR="00B44426">
          <w:rPr>
            <w:noProof/>
            <w:webHidden/>
          </w:rPr>
          <w:fldChar w:fldCharType="begin"/>
        </w:r>
        <w:r w:rsidR="00B44426">
          <w:rPr>
            <w:noProof/>
            <w:webHidden/>
          </w:rPr>
          <w:instrText xml:space="preserve"> PAGEREF _Toc89377537 \h </w:instrText>
        </w:r>
        <w:r w:rsidR="00B44426">
          <w:rPr>
            <w:noProof/>
            <w:webHidden/>
          </w:rPr>
        </w:r>
        <w:r w:rsidR="00B44426">
          <w:rPr>
            <w:noProof/>
            <w:webHidden/>
          </w:rPr>
          <w:fldChar w:fldCharType="separate"/>
        </w:r>
        <w:r w:rsidR="00B44426">
          <w:rPr>
            <w:noProof/>
            <w:webHidden/>
          </w:rPr>
          <w:t>5</w:t>
        </w:r>
        <w:r w:rsidR="00B44426">
          <w:rPr>
            <w:noProof/>
            <w:webHidden/>
          </w:rPr>
          <w:fldChar w:fldCharType="end"/>
        </w:r>
      </w:hyperlink>
    </w:p>
    <w:p w14:paraId="7A966016" w14:textId="77777777" w:rsidR="00B44426" w:rsidRDefault="00A239D3">
      <w:pPr>
        <w:pStyle w:val="30"/>
        <w:rPr>
          <w:rFonts w:asciiTheme="minorHAnsi" w:eastAsiaTheme="minorEastAsia" w:hAnsiTheme="minorHAnsi" w:cstheme="minorBidi"/>
          <w:noProof/>
          <w:sz w:val="21"/>
          <w:szCs w:val="22"/>
        </w:rPr>
      </w:pPr>
      <w:hyperlink w:anchor="_Toc89377538" w:history="1">
        <w:r w:rsidR="00B44426" w:rsidRPr="002824F1">
          <w:rPr>
            <w:rStyle w:val="a5"/>
            <w:noProof/>
          </w:rPr>
          <w:t>3.1.2</w:t>
        </w:r>
        <w:r w:rsidR="00B44426">
          <w:rPr>
            <w:rFonts w:asciiTheme="minorHAnsi" w:eastAsiaTheme="minorEastAsia" w:hAnsiTheme="minorHAnsi" w:cstheme="minorBidi"/>
            <w:noProof/>
            <w:sz w:val="21"/>
            <w:szCs w:val="22"/>
          </w:rPr>
          <w:tab/>
        </w:r>
        <w:r w:rsidR="00B44426" w:rsidRPr="002824F1">
          <w:rPr>
            <w:rStyle w:val="a5"/>
            <w:rFonts w:hint="eastAsia"/>
            <w:noProof/>
          </w:rPr>
          <w:t>成本体系</w:t>
        </w:r>
        <w:r w:rsidR="00B44426">
          <w:rPr>
            <w:noProof/>
            <w:webHidden/>
          </w:rPr>
          <w:tab/>
        </w:r>
        <w:r w:rsidR="00B44426">
          <w:rPr>
            <w:noProof/>
            <w:webHidden/>
          </w:rPr>
          <w:fldChar w:fldCharType="begin"/>
        </w:r>
        <w:r w:rsidR="00B44426">
          <w:rPr>
            <w:noProof/>
            <w:webHidden/>
          </w:rPr>
          <w:instrText xml:space="preserve"> PAGEREF _Toc89377538 \h </w:instrText>
        </w:r>
        <w:r w:rsidR="00B44426">
          <w:rPr>
            <w:noProof/>
            <w:webHidden/>
          </w:rPr>
        </w:r>
        <w:r w:rsidR="00B44426">
          <w:rPr>
            <w:noProof/>
            <w:webHidden/>
          </w:rPr>
          <w:fldChar w:fldCharType="separate"/>
        </w:r>
        <w:r w:rsidR="00B44426">
          <w:rPr>
            <w:noProof/>
            <w:webHidden/>
          </w:rPr>
          <w:t>5</w:t>
        </w:r>
        <w:r w:rsidR="00B44426">
          <w:rPr>
            <w:noProof/>
            <w:webHidden/>
          </w:rPr>
          <w:fldChar w:fldCharType="end"/>
        </w:r>
      </w:hyperlink>
    </w:p>
    <w:p w14:paraId="75F12812" w14:textId="77777777" w:rsidR="00B44426" w:rsidRDefault="00A239D3">
      <w:pPr>
        <w:pStyle w:val="20"/>
        <w:rPr>
          <w:rFonts w:asciiTheme="minorHAnsi" w:eastAsiaTheme="minorEastAsia" w:hAnsiTheme="minorHAnsi" w:cstheme="minorBidi"/>
          <w:noProof/>
          <w:sz w:val="21"/>
          <w:szCs w:val="22"/>
        </w:rPr>
      </w:pPr>
      <w:hyperlink w:anchor="_Toc89377539" w:history="1">
        <w:r w:rsidR="00B44426" w:rsidRPr="002824F1">
          <w:rPr>
            <w:rStyle w:val="a5"/>
            <w:noProof/>
          </w:rPr>
          <w:t>3.2</w:t>
        </w:r>
        <w:r w:rsidR="00B44426">
          <w:rPr>
            <w:rFonts w:asciiTheme="minorHAnsi" w:eastAsiaTheme="minorEastAsia" w:hAnsiTheme="minorHAnsi" w:cstheme="minorBidi"/>
            <w:noProof/>
            <w:sz w:val="21"/>
            <w:szCs w:val="22"/>
          </w:rPr>
          <w:tab/>
        </w:r>
        <w:r w:rsidR="00B44426" w:rsidRPr="002824F1">
          <w:rPr>
            <w:rStyle w:val="a5"/>
            <w:rFonts w:hint="eastAsia"/>
            <w:noProof/>
          </w:rPr>
          <w:t>工程参数</w:t>
        </w:r>
        <w:r w:rsidR="00B44426">
          <w:rPr>
            <w:noProof/>
            <w:webHidden/>
          </w:rPr>
          <w:tab/>
        </w:r>
        <w:r w:rsidR="00B44426">
          <w:rPr>
            <w:noProof/>
            <w:webHidden/>
          </w:rPr>
          <w:fldChar w:fldCharType="begin"/>
        </w:r>
        <w:r w:rsidR="00B44426">
          <w:rPr>
            <w:noProof/>
            <w:webHidden/>
          </w:rPr>
          <w:instrText xml:space="preserve"> PAGEREF _Toc89377539 \h </w:instrText>
        </w:r>
        <w:r w:rsidR="00B44426">
          <w:rPr>
            <w:noProof/>
            <w:webHidden/>
          </w:rPr>
        </w:r>
        <w:r w:rsidR="00B44426">
          <w:rPr>
            <w:noProof/>
            <w:webHidden/>
          </w:rPr>
          <w:fldChar w:fldCharType="separate"/>
        </w:r>
        <w:r w:rsidR="00B44426">
          <w:rPr>
            <w:noProof/>
            <w:webHidden/>
          </w:rPr>
          <w:t>5</w:t>
        </w:r>
        <w:r w:rsidR="00B44426">
          <w:rPr>
            <w:noProof/>
            <w:webHidden/>
          </w:rPr>
          <w:fldChar w:fldCharType="end"/>
        </w:r>
      </w:hyperlink>
    </w:p>
    <w:p w14:paraId="3F9B32F3" w14:textId="77777777" w:rsidR="00B44426" w:rsidRDefault="00A239D3">
      <w:pPr>
        <w:pStyle w:val="30"/>
        <w:rPr>
          <w:rFonts w:asciiTheme="minorHAnsi" w:eastAsiaTheme="minorEastAsia" w:hAnsiTheme="minorHAnsi" w:cstheme="minorBidi"/>
          <w:noProof/>
          <w:sz w:val="21"/>
          <w:szCs w:val="22"/>
        </w:rPr>
      </w:pPr>
      <w:hyperlink w:anchor="_Toc89377540" w:history="1">
        <w:r w:rsidR="00B44426" w:rsidRPr="002824F1">
          <w:rPr>
            <w:rStyle w:val="a5"/>
            <w:noProof/>
          </w:rPr>
          <w:t>3.2.1</w:t>
        </w:r>
        <w:r w:rsidR="00B44426">
          <w:rPr>
            <w:rFonts w:asciiTheme="minorHAnsi" w:eastAsiaTheme="minorEastAsia" w:hAnsiTheme="minorHAnsi" w:cstheme="minorBidi"/>
            <w:noProof/>
            <w:sz w:val="21"/>
            <w:szCs w:val="22"/>
          </w:rPr>
          <w:tab/>
        </w:r>
        <w:r w:rsidR="00B44426" w:rsidRPr="002824F1">
          <w:rPr>
            <w:rStyle w:val="a5"/>
            <w:rFonts w:hint="eastAsia"/>
            <w:noProof/>
          </w:rPr>
          <w:t>物料及其兼容性体系</w:t>
        </w:r>
        <w:r w:rsidR="00B44426">
          <w:rPr>
            <w:noProof/>
            <w:webHidden/>
          </w:rPr>
          <w:tab/>
        </w:r>
        <w:r w:rsidR="00B44426">
          <w:rPr>
            <w:noProof/>
            <w:webHidden/>
          </w:rPr>
          <w:fldChar w:fldCharType="begin"/>
        </w:r>
        <w:r w:rsidR="00B44426">
          <w:rPr>
            <w:noProof/>
            <w:webHidden/>
          </w:rPr>
          <w:instrText xml:space="preserve"> PAGEREF _Toc89377540 \h </w:instrText>
        </w:r>
        <w:r w:rsidR="00B44426">
          <w:rPr>
            <w:noProof/>
            <w:webHidden/>
          </w:rPr>
        </w:r>
        <w:r w:rsidR="00B44426">
          <w:rPr>
            <w:noProof/>
            <w:webHidden/>
          </w:rPr>
          <w:fldChar w:fldCharType="separate"/>
        </w:r>
        <w:r w:rsidR="00B44426">
          <w:rPr>
            <w:noProof/>
            <w:webHidden/>
          </w:rPr>
          <w:t>5</w:t>
        </w:r>
        <w:r w:rsidR="00B44426">
          <w:rPr>
            <w:noProof/>
            <w:webHidden/>
          </w:rPr>
          <w:fldChar w:fldCharType="end"/>
        </w:r>
      </w:hyperlink>
    </w:p>
    <w:p w14:paraId="3FFE6A38" w14:textId="77777777" w:rsidR="00B44426" w:rsidRDefault="00A239D3">
      <w:pPr>
        <w:pStyle w:val="30"/>
        <w:rPr>
          <w:rFonts w:asciiTheme="minorHAnsi" w:eastAsiaTheme="minorEastAsia" w:hAnsiTheme="minorHAnsi" w:cstheme="minorBidi"/>
          <w:noProof/>
          <w:sz w:val="21"/>
          <w:szCs w:val="22"/>
        </w:rPr>
      </w:pPr>
      <w:hyperlink w:anchor="_Toc89377541" w:history="1">
        <w:r w:rsidR="00B44426" w:rsidRPr="002824F1">
          <w:rPr>
            <w:rStyle w:val="a5"/>
            <w:noProof/>
          </w:rPr>
          <w:t>3.2.2</w:t>
        </w:r>
        <w:r w:rsidR="00B44426">
          <w:rPr>
            <w:rFonts w:asciiTheme="minorHAnsi" w:eastAsiaTheme="minorEastAsia" w:hAnsiTheme="minorHAnsi" w:cstheme="minorBidi"/>
            <w:noProof/>
            <w:sz w:val="21"/>
            <w:szCs w:val="22"/>
          </w:rPr>
          <w:tab/>
        </w:r>
        <w:r w:rsidR="00B44426" w:rsidRPr="002824F1">
          <w:rPr>
            <w:rStyle w:val="a5"/>
            <w:rFonts w:hint="eastAsia"/>
            <w:noProof/>
          </w:rPr>
          <w:t>项目及项目生产信息</w:t>
        </w:r>
        <w:r w:rsidR="00B44426">
          <w:rPr>
            <w:noProof/>
            <w:webHidden/>
          </w:rPr>
          <w:tab/>
        </w:r>
        <w:r w:rsidR="00B44426">
          <w:rPr>
            <w:noProof/>
            <w:webHidden/>
          </w:rPr>
          <w:fldChar w:fldCharType="begin"/>
        </w:r>
        <w:r w:rsidR="00B44426">
          <w:rPr>
            <w:noProof/>
            <w:webHidden/>
          </w:rPr>
          <w:instrText xml:space="preserve"> PAGEREF _Toc89377541 \h </w:instrText>
        </w:r>
        <w:r w:rsidR="00B44426">
          <w:rPr>
            <w:noProof/>
            <w:webHidden/>
          </w:rPr>
        </w:r>
        <w:r w:rsidR="00B44426">
          <w:rPr>
            <w:noProof/>
            <w:webHidden/>
          </w:rPr>
          <w:fldChar w:fldCharType="separate"/>
        </w:r>
        <w:r w:rsidR="00B44426">
          <w:rPr>
            <w:noProof/>
            <w:webHidden/>
          </w:rPr>
          <w:t>5</w:t>
        </w:r>
        <w:r w:rsidR="00B44426">
          <w:rPr>
            <w:noProof/>
            <w:webHidden/>
          </w:rPr>
          <w:fldChar w:fldCharType="end"/>
        </w:r>
      </w:hyperlink>
    </w:p>
    <w:p w14:paraId="1E3DCD4C" w14:textId="77777777" w:rsidR="00B44426" w:rsidRDefault="00A239D3">
      <w:pPr>
        <w:pStyle w:val="30"/>
        <w:rPr>
          <w:rFonts w:asciiTheme="minorHAnsi" w:eastAsiaTheme="minorEastAsia" w:hAnsiTheme="minorHAnsi" w:cstheme="minorBidi"/>
          <w:noProof/>
          <w:sz w:val="21"/>
          <w:szCs w:val="22"/>
        </w:rPr>
      </w:pPr>
      <w:hyperlink w:anchor="_Toc89377542" w:history="1">
        <w:r w:rsidR="00B44426" w:rsidRPr="002824F1">
          <w:rPr>
            <w:rStyle w:val="a5"/>
            <w:noProof/>
          </w:rPr>
          <w:t>3.2.3</w:t>
        </w:r>
        <w:r w:rsidR="00B44426">
          <w:rPr>
            <w:rFonts w:asciiTheme="minorHAnsi" w:eastAsiaTheme="minorEastAsia" w:hAnsiTheme="minorHAnsi" w:cstheme="minorBidi"/>
            <w:noProof/>
            <w:sz w:val="21"/>
            <w:szCs w:val="22"/>
          </w:rPr>
          <w:tab/>
        </w:r>
        <w:r w:rsidR="00B44426" w:rsidRPr="002824F1">
          <w:rPr>
            <w:rStyle w:val="a5"/>
            <w:rFonts w:hint="eastAsia"/>
            <w:noProof/>
          </w:rPr>
          <w:t>资源化处理场站及其功能信息</w:t>
        </w:r>
        <w:r w:rsidR="00B44426">
          <w:rPr>
            <w:noProof/>
            <w:webHidden/>
          </w:rPr>
          <w:tab/>
        </w:r>
        <w:r w:rsidR="00B44426">
          <w:rPr>
            <w:noProof/>
            <w:webHidden/>
          </w:rPr>
          <w:fldChar w:fldCharType="begin"/>
        </w:r>
        <w:r w:rsidR="00B44426">
          <w:rPr>
            <w:noProof/>
            <w:webHidden/>
          </w:rPr>
          <w:instrText xml:space="preserve"> PAGEREF _Toc89377542 \h </w:instrText>
        </w:r>
        <w:r w:rsidR="00B44426">
          <w:rPr>
            <w:noProof/>
            <w:webHidden/>
          </w:rPr>
        </w:r>
        <w:r w:rsidR="00B44426">
          <w:rPr>
            <w:noProof/>
            <w:webHidden/>
          </w:rPr>
          <w:fldChar w:fldCharType="separate"/>
        </w:r>
        <w:r w:rsidR="00B44426">
          <w:rPr>
            <w:noProof/>
            <w:webHidden/>
          </w:rPr>
          <w:t>5</w:t>
        </w:r>
        <w:r w:rsidR="00B44426">
          <w:rPr>
            <w:noProof/>
            <w:webHidden/>
          </w:rPr>
          <w:fldChar w:fldCharType="end"/>
        </w:r>
      </w:hyperlink>
    </w:p>
    <w:p w14:paraId="43F9A61D" w14:textId="77777777" w:rsidR="00B44426" w:rsidRDefault="00A239D3">
      <w:pPr>
        <w:pStyle w:val="20"/>
        <w:rPr>
          <w:rFonts w:asciiTheme="minorHAnsi" w:eastAsiaTheme="minorEastAsia" w:hAnsiTheme="minorHAnsi" w:cstheme="minorBidi"/>
          <w:noProof/>
          <w:sz w:val="21"/>
          <w:szCs w:val="22"/>
        </w:rPr>
      </w:pPr>
      <w:hyperlink w:anchor="_Toc89377543" w:history="1">
        <w:r w:rsidR="00B44426" w:rsidRPr="002824F1">
          <w:rPr>
            <w:rStyle w:val="a5"/>
            <w:noProof/>
          </w:rPr>
          <w:t>3.3</w:t>
        </w:r>
        <w:r w:rsidR="00B44426">
          <w:rPr>
            <w:rFonts w:asciiTheme="minorHAnsi" w:eastAsiaTheme="minorEastAsia" w:hAnsiTheme="minorHAnsi" w:cstheme="minorBidi"/>
            <w:noProof/>
            <w:sz w:val="21"/>
            <w:szCs w:val="22"/>
          </w:rPr>
          <w:tab/>
        </w:r>
        <w:r w:rsidR="00B44426" w:rsidRPr="002824F1">
          <w:rPr>
            <w:rStyle w:val="a5"/>
            <w:rFonts w:hint="eastAsia"/>
            <w:noProof/>
          </w:rPr>
          <w:t>问题参</w:t>
        </w:r>
        <w:r w:rsidR="00B44426" w:rsidRPr="002824F1">
          <w:rPr>
            <w:rStyle w:val="a5"/>
            <w:rFonts w:hint="eastAsia"/>
            <w:noProof/>
          </w:rPr>
          <w:t>数</w:t>
        </w:r>
        <w:r w:rsidR="00B44426">
          <w:rPr>
            <w:noProof/>
            <w:webHidden/>
          </w:rPr>
          <w:tab/>
        </w:r>
        <w:r w:rsidR="00B44426">
          <w:rPr>
            <w:noProof/>
            <w:webHidden/>
          </w:rPr>
          <w:fldChar w:fldCharType="begin"/>
        </w:r>
        <w:r w:rsidR="00B44426">
          <w:rPr>
            <w:noProof/>
            <w:webHidden/>
          </w:rPr>
          <w:instrText xml:space="preserve"> PAGEREF _Toc89377543 \h </w:instrText>
        </w:r>
        <w:r w:rsidR="00B44426">
          <w:rPr>
            <w:noProof/>
            <w:webHidden/>
          </w:rPr>
        </w:r>
        <w:r w:rsidR="00B44426">
          <w:rPr>
            <w:noProof/>
            <w:webHidden/>
          </w:rPr>
          <w:fldChar w:fldCharType="separate"/>
        </w:r>
        <w:r w:rsidR="00B44426">
          <w:rPr>
            <w:noProof/>
            <w:webHidden/>
          </w:rPr>
          <w:t>5</w:t>
        </w:r>
        <w:r w:rsidR="00B44426">
          <w:rPr>
            <w:noProof/>
            <w:webHidden/>
          </w:rPr>
          <w:fldChar w:fldCharType="end"/>
        </w:r>
      </w:hyperlink>
    </w:p>
    <w:p w14:paraId="5B6687A4" w14:textId="77777777" w:rsidR="00B44426" w:rsidRDefault="00A239D3">
      <w:pPr>
        <w:pStyle w:val="30"/>
        <w:rPr>
          <w:rFonts w:asciiTheme="minorHAnsi" w:eastAsiaTheme="minorEastAsia" w:hAnsiTheme="minorHAnsi" w:cstheme="minorBidi"/>
          <w:noProof/>
          <w:sz w:val="21"/>
          <w:szCs w:val="22"/>
        </w:rPr>
      </w:pPr>
      <w:hyperlink w:anchor="_Toc89377544" w:history="1">
        <w:r w:rsidR="00B44426" w:rsidRPr="002824F1">
          <w:rPr>
            <w:rStyle w:val="a5"/>
            <w:noProof/>
          </w:rPr>
          <w:t>3.3.1</w:t>
        </w:r>
        <w:r w:rsidR="00B44426">
          <w:rPr>
            <w:rFonts w:asciiTheme="minorHAnsi" w:eastAsiaTheme="minorEastAsia" w:hAnsiTheme="minorHAnsi" w:cstheme="minorBidi"/>
            <w:noProof/>
            <w:sz w:val="21"/>
            <w:szCs w:val="22"/>
          </w:rPr>
          <w:tab/>
        </w:r>
        <w:r w:rsidR="00B44426" w:rsidRPr="002824F1">
          <w:rPr>
            <w:rStyle w:val="a5"/>
            <w:rFonts w:hint="eastAsia"/>
            <w:noProof/>
          </w:rPr>
          <w:t>优化目标函数描述</w:t>
        </w:r>
        <w:r w:rsidR="00B44426">
          <w:rPr>
            <w:noProof/>
            <w:webHidden/>
          </w:rPr>
          <w:tab/>
        </w:r>
        <w:r w:rsidR="00B44426">
          <w:rPr>
            <w:noProof/>
            <w:webHidden/>
          </w:rPr>
          <w:fldChar w:fldCharType="begin"/>
        </w:r>
        <w:r w:rsidR="00B44426">
          <w:rPr>
            <w:noProof/>
            <w:webHidden/>
          </w:rPr>
          <w:instrText xml:space="preserve"> PAGEREF _Toc89377544 \h </w:instrText>
        </w:r>
        <w:r w:rsidR="00B44426">
          <w:rPr>
            <w:noProof/>
            <w:webHidden/>
          </w:rPr>
        </w:r>
        <w:r w:rsidR="00B44426">
          <w:rPr>
            <w:noProof/>
            <w:webHidden/>
          </w:rPr>
          <w:fldChar w:fldCharType="separate"/>
        </w:r>
        <w:r w:rsidR="00B44426">
          <w:rPr>
            <w:noProof/>
            <w:webHidden/>
          </w:rPr>
          <w:t>5</w:t>
        </w:r>
        <w:r w:rsidR="00B44426">
          <w:rPr>
            <w:noProof/>
            <w:webHidden/>
          </w:rPr>
          <w:fldChar w:fldCharType="end"/>
        </w:r>
      </w:hyperlink>
    </w:p>
    <w:p w14:paraId="076E8802" w14:textId="77777777" w:rsidR="00B44426" w:rsidRDefault="00A239D3">
      <w:pPr>
        <w:pStyle w:val="30"/>
        <w:rPr>
          <w:rFonts w:asciiTheme="minorHAnsi" w:eastAsiaTheme="minorEastAsia" w:hAnsiTheme="minorHAnsi" w:cstheme="minorBidi"/>
          <w:noProof/>
          <w:sz w:val="21"/>
          <w:szCs w:val="22"/>
        </w:rPr>
      </w:pPr>
      <w:hyperlink w:anchor="_Toc89377545" w:history="1">
        <w:r w:rsidR="00B44426" w:rsidRPr="002824F1">
          <w:rPr>
            <w:rStyle w:val="a5"/>
            <w:noProof/>
          </w:rPr>
          <w:t>3.3.2</w:t>
        </w:r>
        <w:r w:rsidR="00B44426">
          <w:rPr>
            <w:rFonts w:asciiTheme="minorHAnsi" w:eastAsiaTheme="minorEastAsia" w:hAnsiTheme="minorHAnsi" w:cstheme="minorBidi"/>
            <w:noProof/>
            <w:sz w:val="21"/>
            <w:szCs w:val="22"/>
          </w:rPr>
          <w:tab/>
        </w:r>
        <w:r w:rsidR="00B44426" w:rsidRPr="002824F1">
          <w:rPr>
            <w:rStyle w:val="a5"/>
            <w:rFonts w:hint="eastAsia"/>
            <w:noProof/>
          </w:rPr>
          <w:t>约束系统</w:t>
        </w:r>
        <w:r w:rsidR="00B44426">
          <w:rPr>
            <w:noProof/>
            <w:webHidden/>
          </w:rPr>
          <w:tab/>
        </w:r>
        <w:r w:rsidR="00B44426">
          <w:rPr>
            <w:noProof/>
            <w:webHidden/>
          </w:rPr>
          <w:fldChar w:fldCharType="begin"/>
        </w:r>
        <w:r w:rsidR="00B44426">
          <w:rPr>
            <w:noProof/>
            <w:webHidden/>
          </w:rPr>
          <w:instrText xml:space="preserve"> PAGEREF _Toc89377545 \h </w:instrText>
        </w:r>
        <w:r w:rsidR="00B44426">
          <w:rPr>
            <w:noProof/>
            <w:webHidden/>
          </w:rPr>
        </w:r>
        <w:r w:rsidR="00B44426">
          <w:rPr>
            <w:noProof/>
            <w:webHidden/>
          </w:rPr>
          <w:fldChar w:fldCharType="separate"/>
        </w:r>
        <w:r w:rsidR="00B44426">
          <w:rPr>
            <w:noProof/>
            <w:webHidden/>
          </w:rPr>
          <w:t>5</w:t>
        </w:r>
        <w:r w:rsidR="00B44426">
          <w:rPr>
            <w:noProof/>
            <w:webHidden/>
          </w:rPr>
          <w:fldChar w:fldCharType="end"/>
        </w:r>
      </w:hyperlink>
    </w:p>
    <w:p w14:paraId="366457A5" w14:textId="77777777" w:rsidR="00B44426" w:rsidRDefault="00A239D3">
      <w:pPr>
        <w:pStyle w:val="10"/>
        <w:rPr>
          <w:rFonts w:asciiTheme="minorHAnsi" w:eastAsiaTheme="minorEastAsia" w:hAnsiTheme="minorHAnsi" w:cstheme="minorBidi"/>
          <w:b w:val="0"/>
          <w:sz w:val="21"/>
          <w:szCs w:val="22"/>
        </w:rPr>
      </w:pPr>
      <w:hyperlink w:anchor="_Toc89377546" w:history="1">
        <w:r w:rsidR="00B44426" w:rsidRPr="002824F1">
          <w:rPr>
            <w:rStyle w:val="a5"/>
          </w:rPr>
          <w:t>4</w:t>
        </w:r>
        <w:r w:rsidR="00B44426">
          <w:rPr>
            <w:rFonts w:asciiTheme="minorHAnsi" w:eastAsiaTheme="minorEastAsia" w:hAnsiTheme="minorHAnsi" w:cstheme="minorBidi"/>
            <w:b w:val="0"/>
            <w:sz w:val="21"/>
            <w:szCs w:val="22"/>
          </w:rPr>
          <w:tab/>
        </w:r>
        <w:r w:rsidR="00B44426" w:rsidRPr="002824F1">
          <w:rPr>
            <w:rStyle w:val="a5"/>
            <w:rFonts w:hint="eastAsia"/>
          </w:rPr>
          <w:t>数据输出模块</w:t>
        </w:r>
        <w:r w:rsidR="00B44426">
          <w:rPr>
            <w:webHidden/>
          </w:rPr>
          <w:tab/>
        </w:r>
        <w:r w:rsidR="00B44426">
          <w:rPr>
            <w:webHidden/>
          </w:rPr>
          <w:fldChar w:fldCharType="begin"/>
        </w:r>
        <w:r w:rsidR="00B44426">
          <w:rPr>
            <w:webHidden/>
          </w:rPr>
          <w:instrText xml:space="preserve"> PAGEREF _Toc89377546 \h </w:instrText>
        </w:r>
        <w:r w:rsidR="00B44426">
          <w:rPr>
            <w:webHidden/>
          </w:rPr>
        </w:r>
        <w:r w:rsidR="00B44426">
          <w:rPr>
            <w:webHidden/>
          </w:rPr>
          <w:fldChar w:fldCharType="separate"/>
        </w:r>
        <w:r w:rsidR="00B44426">
          <w:rPr>
            <w:webHidden/>
          </w:rPr>
          <w:t>6</w:t>
        </w:r>
        <w:r w:rsidR="00B44426">
          <w:rPr>
            <w:webHidden/>
          </w:rPr>
          <w:fldChar w:fldCharType="end"/>
        </w:r>
      </w:hyperlink>
    </w:p>
    <w:p w14:paraId="42832125" w14:textId="77777777" w:rsidR="00B44426" w:rsidRDefault="00A239D3">
      <w:pPr>
        <w:pStyle w:val="20"/>
        <w:rPr>
          <w:rFonts w:asciiTheme="minorHAnsi" w:eastAsiaTheme="minorEastAsia" w:hAnsiTheme="minorHAnsi" w:cstheme="minorBidi"/>
          <w:noProof/>
          <w:sz w:val="21"/>
          <w:szCs w:val="22"/>
        </w:rPr>
      </w:pPr>
      <w:hyperlink w:anchor="_Toc89377547" w:history="1">
        <w:r w:rsidR="00B44426" w:rsidRPr="002824F1">
          <w:rPr>
            <w:rStyle w:val="a5"/>
            <w:noProof/>
          </w:rPr>
          <w:t>4.1</w:t>
        </w:r>
        <w:r w:rsidR="00B44426">
          <w:rPr>
            <w:rFonts w:asciiTheme="minorHAnsi" w:eastAsiaTheme="minorEastAsia" w:hAnsiTheme="minorHAnsi" w:cstheme="minorBidi"/>
            <w:noProof/>
            <w:sz w:val="21"/>
            <w:szCs w:val="22"/>
          </w:rPr>
          <w:tab/>
        </w:r>
        <w:r w:rsidR="00B44426" w:rsidRPr="002824F1">
          <w:rPr>
            <w:rStyle w:val="a5"/>
            <w:rFonts w:hint="eastAsia"/>
            <w:noProof/>
          </w:rPr>
          <w:t>调运去向和数量</w:t>
        </w:r>
        <w:r w:rsidR="00B44426">
          <w:rPr>
            <w:noProof/>
            <w:webHidden/>
          </w:rPr>
          <w:tab/>
        </w:r>
        <w:r w:rsidR="00B44426">
          <w:rPr>
            <w:noProof/>
            <w:webHidden/>
          </w:rPr>
          <w:fldChar w:fldCharType="begin"/>
        </w:r>
        <w:r w:rsidR="00B44426">
          <w:rPr>
            <w:noProof/>
            <w:webHidden/>
          </w:rPr>
          <w:instrText xml:space="preserve"> PAGEREF _Toc89377547 \h </w:instrText>
        </w:r>
        <w:r w:rsidR="00B44426">
          <w:rPr>
            <w:noProof/>
            <w:webHidden/>
          </w:rPr>
        </w:r>
        <w:r w:rsidR="00B44426">
          <w:rPr>
            <w:noProof/>
            <w:webHidden/>
          </w:rPr>
          <w:fldChar w:fldCharType="separate"/>
        </w:r>
        <w:r w:rsidR="00B44426">
          <w:rPr>
            <w:noProof/>
            <w:webHidden/>
          </w:rPr>
          <w:t>6</w:t>
        </w:r>
        <w:r w:rsidR="00B44426">
          <w:rPr>
            <w:noProof/>
            <w:webHidden/>
          </w:rPr>
          <w:fldChar w:fldCharType="end"/>
        </w:r>
      </w:hyperlink>
    </w:p>
    <w:p w14:paraId="3B9B57DE" w14:textId="77777777" w:rsidR="00B44426" w:rsidRDefault="00A239D3">
      <w:pPr>
        <w:pStyle w:val="20"/>
        <w:rPr>
          <w:rFonts w:asciiTheme="minorHAnsi" w:eastAsiaTheme="minorEastAsia" w:hAnsiTheme="minorHAnsi" w:cstheme="minorBidi"/>
          <w:noProof/>
          <w:sz w:val="21"/>
          <w:szCs w:val="22"/>
        </w:rPr>
      </w:pPr>
      <w:hyperlink w:anchor="_Toc89377548" w:history="1">
        <w:r w:rsidR="00B44426" w:rsidRPr="002824F1">
          <w:rPr>
            <w:rStyle w:val="a5"/>
            <w:noProof/>
          </w:rPr>
          <w:t>4.2</w:t>
        </w:r>
        <w:r w:rsidR="00B44426">
          <w:rPr>
            <w:rFonts w:asciiTheme="minorHAnsi" w:eastAsiaTheme="minorEastAsia" w:hAnsiTheme="minorHAnsi" w:cstheme="minorBidi"/>
            <w:noProof/>
            <w:sz w:val="21"/>
            <w:szCs w:val="22"/>
          </w:rPr>
          <w:tab/>
        </w:r>
        <w:r w:rsidR="00B44426" w:rsidRPr="002824F1">
          <w:rPr>
            <w:rStyle w:val="a5"/>
            <w:rFonts w:hint="eastAsia"/>
            <w:noProof/>
          </w:rPr>
          <w:t>调运车辆和路径</w:t>
        </w:r>
        <w:r w:rsidR="00B44426">
          <w:rPr>
            <w:noProof/>
            <w:webHidden/>
          </w:rPr>
          <w:tab/>
        </w:r>
        <w:r w:rsidR="00B44426">
          <w:rPr>
            <w:noProof/>
            <w:webHidden/>
          </w:rPr>
          <w:fldChar w:fldCharType="begin"/>
        </w:r>
        <w:r w:rsidR="00B44426">
          <w:rPr>
            <w:noProof/>
            <w:webHidden/>
          </w:rPr>
          <w:instrText xml:space="preserve"> PAGEREF _Toc89377548 \h </w:instrText>
        </w:r>
        <w:r w:rsidR="00B44426">
          <w:rPr>
            <w:noProof/>
            <w:webHidden/>
          </w:rPr>
        </w:r>
        <w:r w:rsidR="00B44426">
          <w:rPr>
            <w:noProof/>
            <w:webHidden/>
          </w:rPr>
          <w:fldChar w:fldCharType="separate"/>
        </w:r>
        <w:r w:rsidR="00B44426">
          <w:rPr>
            <w:noProof/>
            <w:webHidden/>
          </w:rPr>
          <w:t>6</w:t>
        </w:r>
        <w:r w:rsidR="00B44426">
          <w:rPr>
            <w:noProof/>
            <w:webHidden/>
          </w:rPr>
          <w:fldChar w:fldCharType="end"/>
        </w:r>
      </w:hyperlink>
    </w:p>
    <w:p w14:paraId="5186A7CE" w14:textId="77777777" w:rsidR="00B44426" w:rsidRDefault="00A239D3">
      <w:pPr>
        <w:pStyle w:val="10"/>
        <w:rPr>
          <w:rFonts w:asciiTheme="minorHAnsi" w:eastAsiaTheme="minorEastAsia" w:hAnsiTheme="minorHAnsi" w:cstheme="minorBidi"/>
          <w:b w:val="0"/>
          <w:sz w:val="21"/>
          <w:szCs w:val="22"/>
        </w:rPr>
      </w:pPr>
      <w:hyperlink w:anchor="_Toc89377549" w:history="1">
        <w:r w:rsidR="00B44426" w:rsidRPr="002824F1">
          <w:rPr>
            <w:rStyle w:val="a5"/>
          </w:rPr>
          <w:t>5</w:t>
        </w:r>
        <w:r w:rsidR="00B44426">
          <w:rPr>
            <w:rFonts w:asciiTheme="minorHAnsi" w:eastAsiaTheme="minorEastAsia" w:hAnsiTheme="minorHAnsi" w:cstheme="minorBidi"/>
            <w:b w:val="0"/>
            <w:sz w:val="21"/>
            <w:szCs w:val="22"/>
          </w:rPr>
          <w:tab/>
        </w:r>
        <w:r w:rsidR="00B44426" w:rsidRPr="002824F1">
          <w:rPr>
            <w:rStyle w:val="a5"/>
            <w:rFonts w:hint="eastAsia"/>
          </w:rPr>
          <w:t>数据可视化模块</w:t>
        </w:r>
        <w:r w:rsidR="00B44426">
          <w:rPr>
            <w:webHidden/>
          </w:rPr>
          <w:tab/>
        </w:r>
        <w:r w:rsidR="00B44426">
          <w:rPr>
            <w:webHidden/>
          </w:rPr>
          <w:fldChar w:fldCharType="begin"/>
        </w:r>
        <w:r w:rsidR="00B44426">
          <w:rPr>
            <w:webHidden/>
          </w:rPr>
          <w:instrText xml:space="preserve"> PAGEREF _Toc89377549 \h </w:instrText>
        </w:r>
        <w:r w:rsidR="00B44426">
          <w:rPr>
            <w:webHidden/>
          </w:rPr>
        </w:r>
        <w:r w:rsidR="00B44426">
          <w:rPr>
            <w:webHidden/>
          </w:rPr>
          <w:fldChar w:fldCharType="separate"/>
        </w:r>
        <w:r w:rsidR="00B44426">
          <w:rPr>
            <w:webHidden/>
          </w:rPr>
          <w:t>6</w:t>
        </w:r>
        <w:r w:rsidR="00B44426">
          <w:rPr>
            <w:webHidden/>
          </w:rPr>
          <w:fldChar w:fldCharType="end"/>
        </w:r>
      </w:hyperlink>
    </w:p>
    <w:p w14:paraId="35E0609B" w14:textId="77777777" w:rsidR="00B44426" w:rsidRDefault="00A239D3">
      <w:pPr>
        <w:pStyle w:val="20"/>
        <w:rPr>
          <w:rFonts w:asciiTheme="minorHAnsi" w:eastAsiaTheme="minorEastAsia" w:hAnsiTheme="minorHAnsi" w:cstheme="minorBidi"/>
          <w:noProof/>
          <w:sz w:val="21"/>
          <w:szCs w:val="22"/>
        </w:rPr>
      </w:pPr>
      <w:hyperlink w:anchor="_Toc89377550" w:history="1">
        <w:r w:rsidR="00B44426" w:rsidRPr="002824F1">
          <w:rPr>
            <w:rStyle w:val="a5"/>
            <w:noProof/>
          </w:rPr>
          <w:t>5.1</w:t>
        </w:r>
        <w:r w:rsidR="00B44426">
          <w:rPr>
            <w:rFonts w:asciiTheme="minorHAnsi" w:eastAsiaTheme="minorEastAsia" w:hAnsiTheme="minorHAnsi" w:cstheme="minorBidi"/>
            <w:noProof/>
            <w:sz w:val="21"/>
            <w:szCs w:val="22"/>
          </w:rPr>
          <w:tab/>
        </w:r>
        <w:r w:rsidR="00B44426" w:rsidRPr="002824F1">
          <w:rPr>
            <w:rStyle w:val="a5"/>
            <w:rFonts w:hint="eastAsia"/>
            <w:noProof/>
          </w:rPr>
          <w:t>地理分布信息可视化引擎</w:t>
        </w:r>
        <w:r w:rsidR="00B44426">
          <w:rPr>
            <w:noProof/>
            <w:webHidden/>
          </w:rPr>
          <w:tab/>
        </w:r>
        <w:r w:rsidR="00B44426">
          <w:rPr>
            <w:noProof/>
            <w:webHidden/>
          </w:rPr>
          <w:fldChar w:fldCharType="begin"/>
        </w:r>
        <w:r w:rsidR="00B44426">
          <w:rPr>
            <w:noProof/>
            <w:webHidden/>
          </w:rPr>
          <w:instrText xml:space="preserve"> PAGEREF _Toc89377550 \h </w:instrText>
        </w:r>
        <w:r w:rsidR="00B44426">
          <w:rPr>
            <w:noProof/>
            <w:webHidden/>
          </w:rPr>
        </w:r>
        <w:r w:rsidR="00B44426">
          <w:rPr>
            <w:noProof/>
            <w:webHidden/>
          </w:rPr>
          <w:fldChar w:fldCharType="separate"/>
        </w:r>
        <w:r w:rsidR="00B44426">
          <w:rPr>
            <w:noProof/>
            <w:webHidden/>
          </w:rPr>
          <w:t>6</w:t>
        </w:r>
        <w:r w:rsidR="00B44426">
          <w:rPr>
            <w:noProof/>
            <w:webHidden/>
          </w:rPr>
          <w:fldChar w:fldCharType="end"/>
        </w:r>
      </w:hyperlink>
    </w:p>
    <w:p w14:paraId="7BE6DAD2" w14:textId="77777777" w:rsidR="00B44426" w:rsidRDefault="00A239D3">
      <w:pPr>
        <w:pStyle w:val="30"/>
        <w:rPr>
          <w:rFonts w:asciiTheme="minorHAnsi" w:eastAsiaTheme="minorEastAsia" w:hAnsiTheme="minorHAnsi" w:cstheme="minorBidi"/>
          <w:noProof/>
          <w:sz w:val="21"/>
          <w:szCs w:val="22"/>
        </w:rPr>
      </w:pPr>
      <w:hyperlink w:anchor="_Toc89377551" w:history="1">
        <w:r w:rsidR="00B44426" w:rsidRPr="002824F1">
          <w:rPr>
            <w:rStyle w:val="a5"/>
            <w:noProof/>
          </w:rPr>
          <w:t>5.1.1</w:t>
        </w:r>
        <w:r w:rsidR="00B44426">
          <w:rPr>
            <w:rFonts w:asciiTheme="minorHAnsi" w:eastAsiaTheme="minorEastAsia" w:hAnsiTheme="minorHAnsi" w:cstheme="minorBidi"/>
            <w:noProof/>
            <w:sz w:val="21"/>
            <w:szCs w:val="22"/>
          </w:rPr>
          <w:tab/>
        </w:r>
        <w:r w:rsidR="00B44426" w:rsidRPr="002824F1">
          <w:rPr>
            <w:rStyle w:val="a5"/>
            <w:rFonts w:hint="eastAsia"/>
            <w:noProof/>
          </w:rPr>
          <w:t>项目地理分布可视化</w:t>
        </w:r>
        <w:r w:rsidR="00B44426">
          <w:rPr>
            <w:noProof/>
            <w:webHidden/>
          </w:rPr>
          <w:tab/>
        </w:r>
        <w:r w:rsidR="00B44426">
          <w:rPr>
            <w:noProof/>
            <w:webHidden/>
          </w:rPr>
          <w:fldChar w:fldCharType="begin"/>
        </w:r>
        <w:r w:rsidR="00B44426">
          <w:rPr>
            <w:noProof/>
            <w:webHidden/>
          </w:rPr>
          <w:instrText xml:space="preserve"> PAGEREF _Toc89377551 \h </w:instrText>
        </w:r>
        <w:r w:rsidR="00B44426">
          <w:rPr>
            <w:noProof/>
            <w:webHidden/>
          </w:rPr>
        </w:r>
        <w:r w:rsidR="00B44426">
          <w:rPr>
            <w:noProof/>
            <w:webHidden/>
          </w:rPr>
          <w:fldChar w:fldCharType="separate"/>
        </w:r>
        <w:r w:rsidR="00B44426">
          <w:rPr>
            <w:noProof/>
            <w:webHidden/>
          </w:rPr>
          <w:t>6</w:t>
        </w:r>
        <w:r w:rsidR="00B44426">
          <w:rPr>
            <w:noProof/>
            <w:webHidden/>
          </w:rPr>
          <w:fldChar w:fldCharType="end"/>
        </w:r>
      </w:hyperlink>
    </w:p>
    <w:p w14:paraId="62659330" w14:textId="77777777" w:rsidR="00B44426" w:rsidRDefault="00A239D3">
      <w:pPr>
        <w:pStyle w:val="30"/>
        <w:rPr>
          <w:rFonts w:asciiTheme="minorHAnsi" w:eastAsiaTheme="minorEastAsia" w:hAnsiTheme="minorHAnsi" w:cstheme="minorBidi"/>
          <w:noProof/>
          <w:sz w:val="21"/>
          <w:szCs w:val="22"/>
        </w:rPr>
      </w:pPr>
      <w:hyperlink w:anchor="_Toc89377552" w:history="1">
        <w:r w:rsidR="00B44426" w:rsidRPr="002824F1">
          <w:rPr>
            <w:rStyle w:val="a5"/>
            <w:noProof/>
          </w:rPr>
          <w:t>5.1.2</w:t>
        </w:r>
        <w:r w:rsidR="00B44426">
          <w:rPr>
            <w:rFonts w:asciiTheme="minorHAnsi" w:eastAsiaTheme="minorEastAsia" w:hAnsiTheme="minorHAnsi" w:cstheme="minorBidi"/>
            <w:noProof/>
            <w:sz w:val="21"/>
            <w:szCs w:val="22"/>
          </w:rPr>
          <w:tab/>
        </w:r>
        <w:r w:rsidR="00B44426" w:rsidRPr="002824F1">
          <w:rPr>
            <w:rStyle w:val="a5"/>
            <w:rFonts w:hint="eastAsia"/>
            <w:noProof/>
          </w:rPr>
          <w:t>调运去向时空可视化</w:t>
        </w:r>
        <w:r w:rsidR="00B44426">
          <w:rPr>
            <w:noProof/>
            <w:webHidden/>
          </w:rPr>
          <w:tab/>
        </w:r>
        <w:r w:rsidR="00B44426">
          <w:rPr>
            <w:noProof/>
            <w:webHidden/>
          </w:rPr>
          <w:fldChar w:fldCharType="begin"/>
        </w:r>
        <w:r w:rsidR="00B44426">
          <w:rPr>
            <w:noProof/>
            <w:webHidden/>
          </w:rPr>
          <w:instrText xml:space="preserve"> PAGEREF _Toc89377552 \h </w:instrText>
        </w:r>
        <w:r w:rsidR="00B44426">
          <w:rPr>
            <w:noProof/>
            <w:webHidden/>
          </w:rPr>
        </w:r>
        <w:r w:rsidR="00B44426">
          <w:rPr>
            <w:noProof/>
            <w:webHidden/>
          </w:rPr>
          <w:fldChar w:fldCharType="separate"/>
        </w:r>
        <w:r w:rsidR="00B44426">
          <w:rPr>
            <w:noProof/>
            <w:webHidden/>
          </w:rPr>
          <w:t>6</w:t>
        </w:r>
        <w:r w:rsidR="00B44426">
          <w:rPr>
            <w:noProof/>
            <w:webHidden/>
          </w:rPr>
          <w:fldChar w:fldCharType="end"/>
        </w:r>
      </w:hyperlink>
    </w:p>
    <w:p w14:paraId="6DCC7DAA" w14:textId="77777777" w:rsidR="00B44426" w:rsidRDefault="00A239D3">
      <w:pPr>
        <w:pStyle w:val="30"/>
        <w:rPr>
          <w:rFonts w:asciiTheme="minorHAnsi" w:eastAsiaTheme="minorEastAsia" w:hAnsiTheme="minorHAnsi" w:cstheme="minorBidi"/>
          <w:noProof/>
          <w:sz w:val="21"/>
          <w:szCs w:val="22"/>
        </w:rPr>
      </w:pPr>
      <w:hyperlink w:anchor="_Toc89377553" w:history="1">
        <w:r w:rsidR="00B44426" w:rsidRPr="002824F1">
          <w:rPr>
            <w:rStyle w:val="a5"/>
            <w:noProof/>
          </w:rPr>
          <w:t>5.1.3</w:t>
        </w:r>
        <w:r w:rsidR="00B44426">
          <w:rPr>
            <w:rFonts w:asciiTheme="minorHAnsi" w:eastAsiaTheme="minorEastAsia" w:hAnsiTheme="minorHAnsi" w:cstheme="minorBidi"/>
            <w:noProof/>
            <w:sz w:val="21"/>
            <w:szCs w:val="22"/>
          </w:rPr>
          <w:tab/>
        </w:r>
        <w:r w:rsidR="00B44426" w:rsidRPr="002824F1">
          <w:rPr>
            <w:rStyle w:val="a5"/>
            <w:rFonts w:hint="eastAsia"/>
            <w:noProof/>
          </w:rPr>
          <w:t>运输强度可视化</w:t>
        </w:r>
        <w:r w:rsidR="00B44426">
          <w:rPr>
            <w:noProof/>
            <w:webHidden/>
          </w:rPr>
          <w:tab/>
        </w:r>
        <w:r w:rsidR="00B44426">
          <w:rPr>
            <w:noProof/>
            <w:webHidden/>
          </w:rPr>
          <w:fldChar w:fldCharType="begin"/>
        </w:r>
        <w:r w:rsidR="00B44426">
          <w:rPr>
            <w:noProof/>
            <w:webHidden/>
          </w:rPr>
          <w:instrText xml:space="preserve"> PAGEREF _Toc89377553 \h </w:instrText>
        </w:r>
        <w:r w:rsidR="00B44426">
          <w:rPr>
            <w:noProof/>
            <w:webHidden/>
          </w:rPr>
        </w:r>
        <w:r w:rsidR="00B44426">
          <w:rPr>
            <w:noProof/>
            <w:webHidden/>
          </w:rPr>
          <w:fldChar w:fldCharType="separate"/>
        </w:r>
        <w:r w:rsidR="00B44426">
          <w:rPr>
            <w:noProof/>
            <w:webHidden/>
          </w:rPr>
          <w:t>6</w:t>
        </w:r>
        <w:r w:rsidR="00B44426">
          <w:rPr>
            <w:noProof/>
            <w:webHidden/>
          </w:rPr>
          <w:fldChar w:fldCharType="end"/>
        </w:r>
      </w:hyperlink>
    </w:p>
    <w:p w14:paraId="58FDCBCE" w14:textId="77777777" w:rsidR="00B44426" w:rsidRDefault="00A239D3">
      <w:pPr>
        <w:pStyle w:val="20"/>
        <w:rPr>
          <w:rFonts w:asciiTheme="minorHAnsi" w:eastAsiaTheme="minorEastAsia" w:hAnsiTheme="minorHAnsi" w:cstheme="minorBidi"/>
          <w:noProof/>
          <w:sz w:val="21"/>
          <w:szCs w:val="22"/>
        </w:rPr>
      </w:pPr>
      <w:hyperlink w:anchor="_Toc89377554" w:history="1">
        <w:r w:rsidR="00B44426" w:rsidRPr="002824F1">
          <w:rPr>
            <w:rStyle w:val="a5"/>
            <w:noProof/>
          </w:rPr>
          <w:t>5.2</w:t>
        </w:r>
        <w:r w:rsidR="00B44426">
          <w:rPr>
            <w:rFonts w:asciiTheme="minorHAnsi" w:eastAsiaTheme="minorEastAsia" w:hAnsiTheme="minorHAnsi" w:cstheme="minorBidi"/>
            <w:noProof/>
            <w:sz w:val="21"/>
            <w:szCs w:val="22"/>
          </w:rPr>
          <w:tab/>
        </w:r>
        <w:r w:rsidR="00B44426" w:rsidRPr="002824F1">
          <w:rPr>
            <w:rStyle w:val="a5"/>
            <w:rFonts w:hint="eastAsia"/>
            <w:noProof/>
          </w:rPr>
          <w:t>统计引擎</w:t>
        </w:r>
        <w:r w:rsidR="00B44426">
          <w:rPr>
            <w:noProof/>
            <w:webHidden/>
          </w:rPr>
          <w:tab/>
        </w:r>
        <w:r w:rsidR="00B44426">
          <w:rPr>
            <w:noProof/>
            <w:webHidden/>
          </w:rPr>
          <w:fldChar w:fldCharType="begin"/>
        </w:r>
        <w:r w:rsidR="00B44426">
          <w:rPr>
            <w:noProof/>
            <w:webHidden/>
          </w:rPr>
          <w:instrText xml:space="preserve"> PAGEREF _Toc89377554 \h </w:instrText>
        </w:r>
        <w:r w:rsidR="00B44426">
          <w:rPr>
            <w:noProof/>
            <w:webHidden/>
          </w:rPr>
        </w:r>
        <w:r w:rsidR="00B44426">
          <w:rPr>
            <w:noProof/>
            <w:webHidden/>
          </w:rPr>
          <w:fldChar w:fldCharType="separate"/>
        </w:r>
        <w:r w:rsidR="00B44426">
          <w:rPr>
            <w:noProof/>
            <w:webHidden/>
          </w:rPr>
          <w:t>6</w:t>
        </w:r>
        <w:r w:rsidR="00B44426">
          <w:rPr>
            <w:noProof/>
            <w:webHidden/>
          </w:rPr>
          <w:fldChar w:fldCharType="end"/>
        </w:r>
      </w:hyperlink>
    </w:p>
    <w:p w14:paraId="1B809127" w14:textId="77777777" w:rsidR="00B44426" w:rsidRDefault="00A239D3">
      <w:pPr>
        <w:pStyle w:val="30"/>
        <w:rPr>
          <w:rFonts w:asciiTheme="minorHAnsi" w:eastAsiaTheme="minorEastAsia" w:hAnsiTheme="minorHAnsi" w:cstheme="minorBidi"/>
          <w:noProof/>
          <w:sz w:val="21"/>
          <w:szCs w:val="22"/>
        </w:rPr>
      </w:pPr>
      <w:hyperlink w:anchor="_Toc89377555" w:history="1">
        <w:r w:rsidR="00B44426" w:rsidRPr="002824F1">
          <w:rPr>
            <w:rStyle w:val="a5"/>
            <w:noProof/>
          </w:rPr>
          <w:t>5.2.1</w:t>
        </w:r>
        <w:r w:rsidR="00B44426">
          <w:rPr>
            <w:rFonts w:asciiTheme="minorHAnsi" w:eastAsiaTheme="minorEastAsia" w:hAnsiTheme="minorHAnsi" w:cstheme="minorBidi"/>
            <w:noProof/>
            <w:sz w:val="21"/>
            <w:szCs w:val="22"/>
          </w:rPr>
          <w:tab/>
        </w:r>
        <w:r w:rsidR="00B44426" w:rsidRPr="002824F1">
          <w:rPr>
            <w:rStyle w:val="a5"/>
            <w:rFonts w:hint="eastAsia"/>
            <w:noProof/>
          </w:rPr>
          <w:t>运输量统计引擎</w:t>
        </w:r>
        <w:r w:rsidR="00B44426">
          <w:rPr>
            <w:noProof/>
            <w:webHidden/>
          </w:rPr>
          <w:tab/>
        </w:r>
        <w:r w:rsidR="00B44426">
          <w:rPr>
            <w:noProof/>
            <w:webHidden/>
          </w:rPr>
          <w:fldChar w:fldCharType="begin"/>
        </w:r>
        <w:r w:rsidR="00B44426">
          <w:rPr>
            <w:noProof/>
            <w:webHidden/>
          </w:rPr>
          <w:instrText xml:space="preserve"> PAGEREF _Toc89377555 \h </w:instrText>
        </w:r>
        <w:r w:rsidR="00B44426">
          <w:rPr>
            <w:noProof/>
            <w:webHidden/>
          </w:rPr>
        </w:r>
        <w:r w:rsidR="00B44426">
          <w:rPr>
            <w:noProof/>
            <w:webHidden/>
          </w:rPr>
          <w:fldChar w:fldCharType="separate"/>
        </w:r>
        <w:r w:rsidR="00B44426">
          <w:rPr>
            <w:noProof/>
            <w:webHidden/>
          </w:rPr>
          <w:t>6</w:t>
        </w:r>
        <w:r w:rsidR="00B44426">
          <w:rPr>
            <w:noProof/>
            <w:webHidden/>
          </w:rPr>
          <w:fldChar w:fldCharType="end"/>
        </w:r>
      </w:hyperlink>
    </w:p>
    <w:p w14:paraId="2E4D4D8D" w14:textId="77777777" w:rsidR="00B44426" w:rsidRDefault="00A239D3">
      <w:pPr>
        <w:pStyle w:val="30"/>
        <w:rPr>
          <w:rFonts w:asciiTheme="minorHAnsi" w:eastAsiaTheme="minorEastAsia" w:hAnsiTheme="minorHAnsi" w:cstheme="minorBidi"/>
          <w:noProof/>
          <w:sz w:val="21"/>
          <w:szCs w:val="22"/>
        </w:rPr>
      </w:pPr>
      <w:hyperlink w:anchor="_Toc89377556" w:history="1">
        <w:r w:rsidR="00B44426" w:rsidRPr="002824F1">
          <w:rPr>
            <w:rStyle w:val="a5"/>
            <w:noProof/>
          </w:rPr>
          <w:t>5.2.2</w:t>
        </w:r>
        <w:r w:rsidR="00B44426">
          <w:rPr>
            <w:rFonts w:asciiTheme="minorHAnsi" w:eastAsiaTheme="minorEastAsia" w:hAnsiTheme="minorHAnsi" w:cstheme="minorBidi"/>
            <w:noProof/>
            <w:sz w:val="21"/>
            <w:szCs w:val="22"/>
          </w:rPr>
          <w:tab/>
        </w:r>
        <w:r w:rsidR="00B44426" w:rsidRPr="002824F1">
          <w:rPr>
            <w:rStyle w:val="a5"/>
            <w:rFonts w:hint="eastAsia"/>
            <w:noProof/>
          </w:rPr>
          <w:t>受纳场堆存统计</w:t>
        </w:r>
        <w:r w:rsidR="00B44426">
          <w:rPr>
            <w:noProof/>
            <w:webHidden/>
          </w:rPr>
          <w:tab/>
        </w:r>
        <w:r w:rsidR="00B44426">
          <w:rPr>
            <w:noProof/>
            <w:webHidden/>
          </w:rPr>
          <w:fldChar w:fldCharType="begin"/>
        </w:r>
        <w:r w:rsidR="00B44426">
          <w:rPr>
            <w:noProof/>
            <w:webHidden/>
          </w:rPr>
          <w:instrText xml:space="preserve"> PAGEREF _Toc89377556 \h </w:instrText>
        </w:r>
        <w:r w:rsidR="00B44426">
          <w:rPr>
            <w:noProof/>
            <w:webHidden/>
          </w:rPr>
        </w:r>
        <w:r w:rsidR="00B44426">
          <w:rPr>
            <w:noProof/>
            <w:webHidden/>
          </w:rPr>
          <w:fldChar w:fldCharType="separate"/>
        </w:r>
        <w:r w:rsidR="00B44426">
          <w:rPr>
            <w:noProof/>
            <w:webHidden/>
          </w:rPr>
          <w:t>6</w:t>
        </w:r>
        <w:r w:rsidR="00B44426">
          <w:rPr>
            <w:noProof/>
            <w:webHidden/>
          </w:rPr>
          <w:fldChar w:fldCharType="end"/>
        </w:r>
      </w:hyperlink>
    </w:p>
    <w:p w14:paraId="66A4DF87" w14:textId="77777777" w:rsidR="00B44426" w:rsidRDefault="00A239D3">
      <w:pPr>
        <w:pStyle w:val="10"/>
        <w:rPr>
          <w:rFonts w:asciiTheme="minorHAnsi" w:eastAsiaTheme="minorEastAsia" w:hAnsiTheme="minorHAnsi" w:cstheme="minorBidi"/>
          <w:b w:val="0"/>
          <w:sz w:val="21"/>
          <w:szCs w:val="22"/>
        </w:rPr>
      </w:pPr>
      <w:hyperlink w:anchor="_Toc89377557" w:history="1">
        <w:r w:rsidR="00B44426" w:rsidRPr="002824F1">
          <w:rPr>
            <w:rStyle w:val="a5"/>
          </w:rPr>
          <w:t>6</w:t>
        </w:r>
        <w:r w:rsidR="00B44426">
          <w:rPr>
            <w:rFonts w:asciiTheme="minorHAnsi" w:eastAsiaTheme="minorEastAsia" w:hAnsiTheme="minorHAnsi" w:cstheme="minorBidi"/>
            <w:b w:val="0"/>
            <w:sz w:val="21"/>
            <w:szCs w:val="22"/>
          </w:rPr>
          <w:tab/>
        </w:r>
        <w:r w:rsidR="00B44426" w:rsidRPr="002824F1">
          <w:rPr>
            <w:rStyle w:val="a5"/>
            <w:rFonts w:hint="eastAsia"/>
          </w:rPr>
          <w:t>核心求解和优化引擎模块</w:t>
        </w:r>
        <w:r w:rsidR="00B44426">
          <w:rPr>
            <w:webHidden/>
          </w:rPr>
          <w:tab/>
        </w:r>
        <w:r w:rsidR="00B44426">
          <w:rPr>
            <w:webHidden/>
          </w:rPr>
          <w:fldChar w:fldCharType="begin"/>
        </w:r>
        <w:r w:rsidR="00B44426">
          <w:rPr>
            <w:webHidden/>
          </w:rPr>
          <w:instrText xml:space="preserve"> PAGEREF _Toc89377557 \h </w:instrText>
        </w:r>
        <w:r w:rsidR="00B44426">
          <w:rPr>
            <w:webHidden/>
          </w:rPr>
        </w:r>
        <w:r w:rsidR="00B44426">
          <w:rPr>
            <w:webHidden/>
          </w:rPr>
          <w:fldChar w:fldCharType="separate"/>
        </w:r>
        <w:r w:rsidR="00B44426">
          <w:rPr>
            <w:webHidden/>
          </w:rPr>
          <w:t>6</w:t>
        </w:r>
        <w:r w:rsidR="00B44426">
          <w:rPr>
            <w:webHidden/>
          </w:rPr>
          <w:fldChar w:fldCharType="end"/>
        </w:r>
      </w:hyperlink>
    </w:p>
    <w:p w14:paraId="5E203EEB" w14:textId="77777777" w:rsidR="00B44426" w:rsidRDefault="00A239D3">
      <w:pPr>
        <w:pStyle w:val="20"/>
        <w:rPr>
          <w:rFonts w:asciiTheme="minorHAnsi" w:eastAsiaTheme="minorEastAsia" w:hAnsiTheme="minorHAnsi" w:cstheme="minorBidi"/>
          <w:noProof/>
          <w:sz w:val="21"/>
          <w:szCs w:val="22"/>
        </w:rPr>
      </w:pPr>
      <w:hyperlink w:anchor="_Toc89377558" w:history="1">
        <w:r w:rsidR="00B44426" w:rsidRPr="002824F1">
          <w:rPr>
            <w:rStyle w:val="a5"/>
            <w:noProof/>
          </w:rPr>
          <w:t>6.1</w:t>
        </w:r>
        <w:r w:rsidR="00B44426">
          <w:rPr>
            <w:rFonts w:asciiTheme="minorHAnsi" w:eastAsiaTheme="minorEastAsia" w:hAnsiTheme="minorHAnsi" w:cstheme="minorBidi"/>
            <w:noProof/>
            <w:sz w:val="21"/>
            <w:szCs w:val="22"/>
          </w:rPr>
          <w:tab/>
        </w:r>
        <w:r w:rsidR="00B44426" w:rsidRPr="002824F1">
          <w:rPr>
            <w:rStyle w:val="a5"/>
            <w:rFonts w:hint="eastAsia"/>
            <w:noProof/>
          </w:rPr>
          <w:t>物料去向解算和优化引擎</w:t>
        </w:r>
        <w:r w:rsidR="00B44426">
          <w:rPr>
            <w:noProof/>
            <w:webHidden/>
          </w:rPr>
          <w:tab/>
        </w:r>
        <w:r w:rsidR="00B44426">
          <w:rPr>
            <w:noProof/>
            <w:webHidden/>
          </w:rPr>
          <w:fldChar w:fldCharType="begin"/>
        </w:r>
        <w:r w:rsidR="00B44426">
          <w:rPr>
            <w:noProof/>
            <w:webHidden/>
          </w:rPr>
          <w:instrText xml:space="preserve"> PAGEREF _Toc89377558 \h </w:instrText>
        </w:r>
        <w:r w:rsidR="00B44426">
          <w:rPr>
            <w:noProof/>
            <w:webHidden/>
          </w:rPr>
        </w:r>
        <w:r w:rsidR="00B44426">
          <w:rPr>
            <w:noProof/>
            <w:webHidden/>
          </w:rPr>
          <w:fldChar w:fldCharType="separate"/>
        </w:r>
        <w:r w:rsidR="00B44426">
          <w:rPr>
            <w:noProof/>
            <w:webHidden/>
          </w:rPr>
          <w:t>6</w:t>
        </w:r>
        <w:r w:rsidR="00B44426">
          <w:rPr>
            <w:noProof/>
            <w:webHidden/>
          </w:rPr>
          <w:fldChar w:fldCharType="end"/>
        </w:r>
      </w:hyperlink>
    </w:p>
    <w:p w14:paraId="161AA766" w14:textId="77777777" w:rsidR="00B44426" w:rsidRDefault="00A239D3">
      <w:pPr>
        <w:pStyle w:val="20"/>
        <w:rPr>
          <w:rFonts w:asciiTheme="minorHAnsi" w:eastAsiaTheme="minorEastAsia" w:hAnsiTheme="minorHAnsi" w:cstheme="minorBidi"/>
          <w:noProof/>
          <w:sz w:val="21"/>
          <w:szCs w:val="22"/>
        </w:rPr>
      </w:pPr>
      <w:hyperlink w:anchor="_Toc89377559" w:history="1">
        <w:r w:rsidR="00B44426" w:rsidRPr="002824F1">
          <w:rPr>
            <w:rStyle w:val="a5"/>
            <w:noProof/>
          </w:rPr>
          <w:t>6.2</w:t>
        </w:r>
        <w:r w:rsidR="00B44426">
          <w:rPr>
            <w:rFonts w:asciiTheme="minorHAnsi" w:eastAsiaTheme="minorEastAsia" w:hAnsiTheme="minorHAnsi" w:cstheme="minorBidi"/>
            <w:noProof/>
            <w:sz w:val="21"/>
            <w:szCs w:val="22"/>
          </w:rPr>
          <w:tab/>
        </w:r>
        <w:r w:rsidR="00B44426" w:rsidRPr="002824F1">
          <w:rPr>
            <w:rStyle w:val="a5"/>
            <w:rFonts w:hint="eastAsia"/>
            <w:noProof/>
          </w:rPr>
          <w:t>物料调运路线解算和优化引擎</w:t>
        </w:r>
        <w:r w:rsidR="00B44426">
          <w:rPr>
            <w:noProof/>
            <w:webHidden/>
          </w:rPr>
          <w:tab/>
        </w:r>
        <w:r w:rsidR="00B44426">
          <w:rPr>
            <w:noProof/>
            <w:webHidden/>
          </w:rPr>
          <w:fldChar w:fldCharType="begin"/>
        </w:r>
        <w:r w:rsidR="00B44426">
          <w:rPr>
            <w:noProof/>
            <w:webHidden/>
          </w:rPr>
          <w:instrText xml:space="preserve"> PAGEREF _Toc89377559 \h </w:instrText>
        </w:r>
        <w:r w:rsidR="00B44426">
          <w:rPr>
            <w:noProof/>
            <w:webHidden/>
          </w:rPr>
        </w:r>
        <w:r w:rsidR="00B44426">
          <w:rPr>
            <w:noProof/>
            <w:webHidden/>
          </w:rPr>
          <w:fldChar w:fldCharType="separate"/>
        </w:r>
        <w:r w:rsidR="00B44426">
          <w:rPr>
            <w:noProof/>
            <w:webHidden/>
          </w:rPr>
          <w:t>7</w:t>
        </w:r>
        <w:r w:rsidR="00B44426">
          <w:rPr>
            <w:noProof/>
            <w:webHidden/>
          </w:rPr>
          <w:fldChar w:fldCharType="end"/>
        </w:r>
      </w:hyperlink>
    </w:p>
    <w:p w14:paraId="1794A85C" w14:textId="77777777" w:rsidR="00B44426" w:rsidRDefault="00A239D3">
      <w:pPr>
        <w:pStyle w:val="10"/>
        <w:rPr>
          <w:rFonts w:asciiTheme="minorHAnsi" w:eastAsiaTheme="minorEastAsia" w:hAnsiTheme="minorHAnsi" w:cstheme="minorBidi"/>
          <w:b w:val="0"/>
          <w:sz w:val="21"/>
          <w:szCs w:val="22"/>
        </w:rPr>
      </w:pPr>
      <w:hyperlink w:anchor="_Toc89377578" w:history="1">
        <w:r w:rsidR="00B44426" w:rsidRPr="002824F1">
          <w:rPr>
            <w:rStyle w:val="a5"/>
          </w:rPr>
          <w:t>7</w:t>
        </w:r>
        <w:r w:rsidR="00B44426">
          <w:rPr>
            <w:rFonts w:asciiTheme="minorHAnsi" w:eastAsiaTheme="minorEastAsia" w:hAnsiTheme="minorHAnsi" w:cstheme="minorBidi"/>
            <w:b w:val="0"/>
            <w:sz w:val="21"/>
            <w:szCs w:val="22"/>
          </w:rPr>
          <w:tab/>
        </w:r>
        <w:r w:rsidR="00B44426" w:rsidRPr="002824F1">
          <w:rPr>
            <w:rStyle w:val="a5"/>
            <w:rFonts w:hint="eastAsia"/>
          </w:rPr>
          <w:t>研究的主要内容和预期目标</w:t>
        </w:r>
        <w:r w:rsidR="00B44426">
          <w:rPr>
            <w:webHidden/>
          </w:rPr>
          <w:tab/>
        </w:r>
        <w:r w:rsidR="00B44426">
          <w:rPr>
            <w:webHidden/>
          </w:rPr>
          <w:fldChar w:fldCharType="begin"/>
        </w:r>
        <w:r w:rsidR="00B44426">
          <w:rPr>
            <w:webHidden/>
          </w:rPr>
          <w:instrText xml:space="preserve"> PAGEREF _Toc89377578 \h </w:instrText>
        </w:r>
        <w:r w:rsidR="00B44426">
          <w:rPr>
            <w:webHidden/>
          </w:rPr>
        </w:r>
        <w:r w:rsidR="00B44426">
          <w:rPr>
            <w:webHidden/>
          </w:rPr>
          <w:fldChar w:fldCharType="separate"/>
        </w:r>
        <w:r w:rsidR="00B44426">
          <w:rPr>
            <w:webHidden/>
          </w:rPr>
          <w:t>8</w:t>
        </w:r>
        <w:r w:rsidR="00B44426">
          <w:rPr>
            <w:webHidden/>
          </w:rPr>
          <w:fldChar w:fldCharType="end"/>
        </w:r>
      </w:hyperlink>
    </w:p>
    <w:p w14:paraId="3D0B7CA8" w14:textId="77777777" w:rsidR="00B44426" w:rsidRDefault="00A239D3">
      <w:pPr>
        <w:pStyle w:val="20"/>
        <w:rPr>
          <w:rFonts w:asciiTheme="minorHAnsi" w:eastAsiaTheme="minorEastAsia" w:hAnsiTheme="minorHAnsi" w:cstheme="minorBidi"/>
          <w:noProof/>
          <w:sz w:val="21"/>
          <w:szCs w:val="22"/>
        </w:rPr>
      </w:pPr>
      <w:hyperlink w:anchor="_Toc89377579" w:history="1">
        <w:r w:rsidR="00B44426" w:rsidRPr="002824F1">
          <w:rPr>
            <w:rStyle w:val="a5"/>
            <w:noProof/>
          </w:rPr>
          <w:t>7.1</w:t>
        </w:r>
        <w:r w:rsidR="00B44426">
          <w:rPr>
            <w:rFonts w:asciiTheme="minorHAnsi" w:eastAsiaTheme="minorEastAsia" w:hAnsiTheme="minorHAnsi" w:cstheme="minorBidi"/>
            <w:noProof/>
            <w:sz w:val="21"/>
            <w:szCs w:val="22"/>
          </w:rPr>
          <w:tab/>
        </w:r>
        <w:r w:rsidR="00B44426" w:rsidRPr="002824F1">
          <w:rPr>
            <w:rStyle w:val="a5"/>
            <w:rFonts w:hint="eastAsia"/>
            <w:noProof/>
          </w:rPr>
          <w:t>主要研究内容</w:t>
        </w:r>
        <w:r w:rsidR="00B44426">
          <w:rPr>
            <w:noProof/>
            <w:webHidden/>
          </w:rPr>
          <w:tab/>
        </w:r>
        <w:r w:rsidR="00B44426">
          <w:rPr>
            <w:noProof/>
            <w:webHidden/>
          </w:rPr>
          <w:fldChar w:fldCharType="begin"/>
        </w:r>
        <w:r w:rsidR="00B44426">
          <w:rPr>
            <w:noProof/>
            <w:webHidden/>
          </w:rPr>
          <w:instrText xml:space="preserve"> PAGEREF _Toc89377579 \h </w:instrText>
        </w:r>
        <w:r w:rsidR="00B44426">
          <w:rPr>
            <w:noProof/>
            <w:webHidden/>
          </w:rPr>
        </w:r>
        <w:r w:rsidR="00B44426">
          <w:rPr>
            <w:noProof/>
            <w:webHidden/>
          </w:rPr>
          <w:fldChar w:fldCharType="separate"/>
        </w:r>
        <w:r w:rsidR="00B44426">
          <w:rPr>
            <w:noProof/>
            <w:webHidden/>
          </w:rPr>
          <w:t>8</w:t>
        </w:r>
        <w:r w:rsidR="00B44426">
          <w:rPr>
            <w:noProof/>
            <w:webHidden/>
          </w:rPr>
          <w:fldChar w:fldCharType="end"/>
        </w:r>
      </w:hyperlink>
    </w:p>
    <w:p w14:paraId="7CBA0B73" w14:textId="77777777" w:rsidR="00B44426" w:rsidRDefault="00A239D3">
      <w:pPr>
        <w:pStyle w:val="20"/>
        <w:rPr>
          <w:rFonts w:asciiTheme="minorHAnsi" w:eastAsiaTheme="minorEastAsia" w:hAnsiTheme="minorHAnsi" w:cstheme="minorBidi"/>
          <w:noProof/>
          <w:sz w:val="21"/>
          <w:szCs w:val="22"/>
        </w:rPr>
      </w:pPr>
      <w:hyperlink w:anchor="_Toc89377580" w:history="1">
        <w:r w:rsidR="00B44426" w:rsidRPr="002824F1">
          <w:rPr>
            <w:rStyle w:val="a5"/>
            <w:noProof/>
          </w:rPr>
          <w:t>7.2</w:t>
        </w:r>
        <w:r w:rsidR="00B44426">
          <w:rPr>
            <w:rFonts w:asciiTheme="minorHAnsi" w:eastAsiaTheme="minorEastAsia" w:hAnsiTheme="minorHAnsi" w:cstheme="minorBidi"/>
            <w:noProof/>
            <w:sz w:val="21"/>
            <w:szCs w:val="22"/>
          </w:rPr>
          <w:tab/>
        </w:r>
        <w:r w:rsidR="00B44426" w:rsidRPr="002824F1">
          <w:rPr>
            <w:rStyle w:val="a5"/>
            <w:rFonts w:hint="eastAsia"/>
            <w:noProof/>
          </w:rPr>
          <w:t>预期成果</w:t>
        </w:r>
        <w:r w:rsidR="00B44426">
          <w:rPr>
            <w:noProof/>
            <w:webHidden/>
          </w:rPr>
          <w:tab/>
        </w:r>
        <w:r w:rsidR="00B44426">
          <w:rPr>
            <w:noProof/>
            <w:webHidden/>
          </w:rPr>
          <w:fldChar w:fldCharType="begin"/>
        </w:r>
        <w:r w:rsidR="00B44426">
          <w:rPr>
            <w:noProof/>
            <w:webHidden/>
          </w:rPr>
          <w:instrText xml:space="preserve"> PAGEREF _Toc89377580 \h </w:instrText>
        </w:r>
        <w:r w:rsidR="00B44426">
          <w:rPr>
            <w:noProof/>
            <w:webHidden/>
          </w:rPr>
        </w:r>
        <w:r w:rsidR="00B44426">
          <w:rPr>
            <w:noProof/>
            <w:webHidden/>
          </w:rPr>
          <w:fldChar w:fldCharType="separate"/>
        </w:r>
        <w:r w:rsidR="00B44426">
          <w:rPr>
            <w:noProof/>
            <w:webHidden/>
          </w:rPr>
          <w:t>9</w:t>
        </w:r>
        <w:r w:rsidR="00B44426">
          <w:rPr>
            <w:noProof/>
            <w:webHidden/>
          </w:rPr>
          <w:fldChar w:fldCharType="end"/>
        </w:r>
      </w:hyperlink>
    </w:p>
    <w:p w14:paraId="0856337E" w14:textId="77777777" w:rsidR="00B44426" w:rsidRDefault="00A239D3">
      <w:pPr>
        <w:pStyle w:val="20"/>
        <w:rPr>
          <w:rFonts w:asciiTheme="minorHAnsi" w:eastAsiaTheme="minorEastAsia" w:hAnsiTheme="minorHAnsi" w:cstheme="minorBidi"/>
          <w:noProof/>
          <w:sz w:val="21"/>
          <w:szCs w:val="22"/>
        </w:rPr>
      </w:pPr>
      <w:hyperlink w:anchor="_Toc89377581" w:history="1">
        <w:r w:rsidR="00B44426" w:rsidRPr="002824F1">
          <w:rPr>
            <w:rStyle w:val="a5"/>
            <w:noProof/>
          </w:rPr>
          <w:t>7.3</w:t>
        </w:r>
        <w:r w:rsidR="00B44426">
          <w:rPr>
            <w:rFonts w:asciiTheme="minorHAnsi" w:eastAsiaTheme="minorEastAsia" w:hAnsiTheme="minorHAnsi" w:cstheme="minorBidi"/>
            <w:noProof/>
            <w:sz w:val="21"/>
            <w:szCs w:val="22"/>
          </w:rPr>
          <w:tab/>
        </w:r>
        <w:r w:rsidR="00B44426" w:rsidRPr="002824F1">
          <w:rPr>
            <w:rStyle w:val="a5"/>
            <w:rFonts w:hint="eastAsia"/>
            <w:noProof/>
          </w:rPr>
          <w:t>关键技术</w:t>
        </w:r>
        <w:r w:rsidR="00B44426">
          <w:rPr>
            <w:noProof/>
            <w:webHidden/>
          </w:rPr>
          <w:tab/>
        </w:r>
        <w:r w:rsidR="00B44426">
          <w:rPr>
            <w:noProof/>
            <w:webHidden/>
          </w:rPr>
          <w:fldChar w:fldCharType="begin"/>
        </w:r>
        <w:r w:rsidR="00B44426">
          <w:rPr>
            <w:noProof/>
            <w:webHidden/>
          </w:rPr>
          <w:instrText xml:space="preserve"> PAGEREF _Toc89377581 \h </w:instrText>
        </w:r>
        <w:r w:rsidR="00B44426">
          <w:rPr>
            <w:noProof/>
            <w:webHidden/>
          </w:rPr>
        </w:r>
        <w:r w:rsidR="00B44426">
          <w:rPr>
            <w:noProof/>
            <w:webHidden/>
          </w:rPr>
          <w:fldChar w:fldCharType="separate"/>
        </w:r>
        <w:r w:rsidR="00B44426">
          <w:rPr>
            <w:noProof/>
            <w:webHidden/>
          </w:rPr>
          <w:t>9</w:t>
        </w:r>
        <w:r w:rsidR="00B44426">
          <w:rPr>
            <w:noProof/>
            <w:webHidden/>
          </w:rPr>
          <w:fldChar w:fldCharType="end"/>
        </w:r>
      </w:hyperlink>
    </w:p>
    <w:p w14:paraId="6E020DDC" w14:textId="77777777" w:rsidR="00B44426" w:rsidRDefault="00A239D3">
      <w:pPr>
        <w:pStyle w:val="10"/>
        <w:rPr>
          <w:rFonts w:asciiTheme="minorHAnsi" w:eastAsiaTheme="minorEastAsia" w:hAnsiTheme="minorHAnsi" w:cstheme="minorBidi"/>
          <w:b w:val="0"/>
          <w:sz w:val="21"/>
          <w:szCs w:val="22"/>
        </w:rPr>
      </w:pPr>
      <w:hyperlink w:anchor="_Toc89377589" w:history="1">
        <w:r w:rsidR="00B44426" w:rsidRPr="002824F1">
          <w:rPr>
            <w:rStyle w:val="a5"/>
          </w:rPr>
          <w:t>8</w:t>
        </w:r>
        <w:r w:rsidR="00B44426">
          <w:rPr>
            <w:rFonts w:asciiTheme="minorHAnsi" w:eastAsiaTheme="minorEastAsia" w:hAnsiTheme="minorHAnsi" w:cstheme="minorBidi"/>
            <w:b w:val="0"/>
            <w:sz w:val="21"/>
            <w:szCs w:val="22"/>
          </w:rPr>
          <w:tab/>
        </w:r>
        <w:r w:rsidR="00B44426" w:rsidRPr="002824F1">
          <w:rPr>
            <w:rStyle w:val="a5"/>
            <w:rFonts w:hint="eastAsia"/>
          </w:rPr>
          <w:t>研究的基本思想和技术路线</w:t>
        </w:r>
        <w:r w:rsidR="00B44426">
          <w:rPr>
            <w:webHidden/>
          </w:rPr>
          <w:tab/>
        </w:r>
        <w:r w:rsidR="00B44426">
          <w:rPr>
            <w:webHidden/>
          </w:rPr>
          <w:fldChar w:fldCharType="begin"/>
        </w:r>
        <w:r w:rsidR="00B44426">
          <w:rPr>
            <w:webHidden/>
          </w:rPr>
          <w:instrText xml:space="preserve"> PAGEREF _Toc89377589 \h </w:instrText>
        </w:r>
        <w:r w:rsidR="00B44426">
          <w:rPr>
            <w:webHidden/>
          </w:rPr>
        </w:r>
        <w:r w:rsidR="00B44426">
          <w:rPr>
            <w:webHidden/>
          </w:rPr>
          <w:fldChar w:fldCharType="separate"/>
        </w:r>
        <w:r w:rsidR="00B44426">
          <w:rPr>
            <w:webHidden/>
          </w:rPr>
          <w:t>10</w:t>
        </w:r>
        <w:r w:rsidR="00B44426">
          <w:rPr>
            <w:webHidden/>
          </w:rPr>
          <w:fldChar w:fldCharType="end"/>
        </w:r>
      </w:hyperlink>
    </w:p>
    <w:p w14:paraId="5FDAADC0" w14:textId="77777777" w:rsidR="00B44426" w:rsidRDefault="00A239D3">
      <w:pPr>
        <w:pStyle w:val="20"/>
        <w:rPr>
          <w:rFonts w:asciiTheme="minorHAnsi" w:eastAsiaTheme="minorEastAsia" w:hAnsiTheme="minorHAnsi" w:cstheme="minorBidi"/>
          <w:noProof/>
          <w:sz w:val="21"/>
          <w:szCs w:val="22"/>
        </w:rPr>
      </w:pPr>
      <w:hyperlink w:anchor="_Toc89377590" w:history="1">
        <w:r w:rsidR="00B44426" w:rsidRPr="002824F1">
          <w:rPr>
            <w:rStyle w:val="a5"/>
            <w:noProof/>
          </w:rPr>
          <w:t>8.1</w:t>
        </w:r>
        <w:r w:rsidR="00B44426">
          <w:rPr>
            <w:rFonts w:asciiTheme="minorHAnsi" w:eastAsiaTheme="minorEastAsia" w:hAnsiTheme="minorHAnsi" w:cstheme="minorBidi"/>
            <w:noProof/>
            <w:sz w:val="21"/>
            <w:szCs w:val="22"/>
          </w:rPr>
          <w:tab/>
        </w:r>
        <w:r w:rsidR="00B44426" w:rsidRPr="002824F1">
          <w:rPr>
            <w:rStyle w:val="a5"/>
            <w:rFonts w:hint="eastAsia"/>
            <w:noProof/>
          </w:rPr>
          <w:t>研究的基本思路</w:t>
        </w:r>
        <w:r w:rsidR="00B44426">
          <w:rPr>
            <w:noProof/>
            <w:webHidden/>
          </w:rPr>
          <w:tab/>
        </w:r>
        <w:r w:rsidR="00B44426">
          <w:rPr>
            <w:noProof/>
            <w:webHidden/>
          </w:rPr>
          <w:fldChar w:fldCharType="begin"/>
        </w:r>
        <w:r w:rsidR="00B44426">
          <w:rPr>
            <w:noProof/>
            <w:webHidden/>
          </w:rPr>
          <w:instrText xml:space="preserve"> PAGEREF _Toc89377590 \h </w:instrText>
        </w:r>
        <w:r w:rsidR="00B44426">
          <w:rPr>
            <w:noProof/>
            <w:webHidden/>
          </w:rPr>
        </w:r>
        <w:r w:rsidR="00B44426">
          <w:rPr>
            <w:noProof/>
            <w:webHidden/>
          </w:rPr>
          <w:fldChar w:fldCharType="separate"/>
        </w:r>
        <w:r w:rsidR="00B44426">
          <w:rPr>
            <w:noProof/>
            <w:webHidden/>
          </w:rPr>
          <w:t>10</w:t>
        </w:r>
        <w:r w:rsidR="00B44426">
          <w:rPr>
            <w:noProof/>
            <w:webHidden/>
          </w:rPr>
          <w:fldChar w:fldCharType="end"/>
        </w:r>
      </w:hyperlink>
    </w:p>
    <w:p w14:paraId="63489044" w14:textId="77777777" w:rsidR="00B44426" w:rsidRDefault="00A239D3">
      <w:pPr>
        <w:pStyle w:val="20"/>
        <w:rPr>
          <w:rFonts w:asciiTheme="minorHAnsi" w:eastAsiaTheme="minorEastAsia" w:hAnsiTheme="minorHAnsi" w:cstheme="minorBidi"/>
          <w:noProof/>
          <w:sz w:val="21"/>
          <w:szCs w:val="22"/>
        </w:rPr>
      </w:pPr>
      <w:hyperlink w:anchor="_Toc89377591" w:history="1">
        <w:r w:rsidR="00B44426" w:rsidRPr="002824F1">
          <w:rPr>
            <w:rStyle w:val="a5"/>
            <w:noProof/>
          </w:rPr>
          <w:t>8.2</w:t>
        </w:r>
        <w:r w:rsidR="00B44426">
          <w:rPr>
            <w:rFonts w:asciiTheme="minorHAnsi" w:eastAsiaTheme="minorEastAsia" w:hAnsiTheme="minorHAnsi" w:cstheme="minorBidi"/>
            <w:noProof/>
            <w:sz w:val="21"/>
            <w:szCs w:val="22"/>
          </w:rPr>
          <w:tab/>
        </w:r>
        <w:r w:rsidR="00B44426" w:rsidRPr="002824F1">
          <w:rPr>
            <w:rStyle w:val="a5"/>
            <w:rFonts w:hint="eastAsia"/>
            <w:noProof/>
          </w:rPr>
          <w:t>技术路线</w:t>
        </w:r>
        <w:r w:rsidR="00B44426">
          <w:rPr>
            <w:noProof/>
            <w:webHidden/>
          </w:rPr>
          <w:tab/>
        </w:r>
        <w:r w:rsidR="00B44426">
          <w:rPr>
            <w:noProof/>
            <w:webHidden/>
          </w:rPr>
          <w:fldChar w:fldCharType="begin"/>
        </w:r>
        <w:r w:rsidR="00B44426">
          <w:rPr>
            <w:noProof/>
            <w:webHidden/>
          </w:rPr>
          <w:instrText xml:space="preserve"> PAGEREF _Toc89377591 \h </w:instrText>
        </w:r>
        <w:r w:rsidR="00B44426">
          <w:rPr>
            <w:noProof/>
            <w:webHidden/>
          </w:rPr>
        </w:r>
        <w:r w:rsidR="00B44426">
          <w:rPr>
            <w:noProof/>
            <w:webHidden/>
          </w:rPr>
          <w:fldChar w:fldCharType="separate"/>
        </w:r>
        <w:r w:rsidR="00B44426">
          <w:rPr>
            <w:noProof/>
            <w:webHidden/>
          </w:rPr>
          <w:t>11</w:t>
        </w:r>
        <w:r w:rsidR="00B44426">
          <w:rPr>
            <w:noProof/>
            <w:webHidden/>
          </w:rPr>
          <w:fldChar w:fldCharType="end"/>
        </w:r>
      </w:hyperlink>
    </w:p>
    <w:p w14:paraId="71D361A8" w14:textId="77777777" w:rsidR="00B44426" w:rsidRDefault="00A239D3">
      <w:pPr>
        <w:pStyle w:val="30"/>
        <w:rPr>
          <w:rFonts w:asciiTheme="minorHAnsi" w:eastAsiaTheme="minorEastAsia" w:hAnsiTheme="minorHAnsi" w:cstheme="minorBidi"/>
          <w:noProof/>
          <w:sz w:val="21"/>
          <w:szCs w:val="22"/>
        </w:rPr>
      </w:pPr>
      <w:hyperlink w:anchor="_Toc89377592" w:history="1">
        <w:r w:rsidR="00B44426" w:rsidRPr="002824F1">
          <w:rPr>
            <w:rStyle w:val="a5"/>
            <w:noProof/>
          </w:rPr>
          <w:t>8.2.1</w:t>
        </w:r>
        <w:r w:rsidR="00B44426">
          <w:rPr>
            <w:rFonts w:asciiTheme="minorHAnsi" w:eastAsiaTheme="minorEastAsia" w:hAnsiTheme="minorHAnsi" w:cstheme="minorBidi"/>
            <w:noProof/>
            <w:sz w:val="21"/>
            <w:szCs w:val="22"/>
          </w:rPr>
          <w:tab/>
        </w:r>
        <w:r w:rsidR="00B44426" w:rsidRPr="002824F1">
          <w:rPr>
            <w:rStyle w:val="a5"/>
            <w:rFonts w:hint="eastAsia"/>
            <w:noProof/>
          </w:rPr>
          <w:t>基础引擎</w:t>
        </w:r>
        <w:r w:rsidR="00B44426">
          <w:rPr>
            <w:noProof/>
            <w:webHidden/>
          </w:rPr>
          <w:tab/>
        </w:r>
        <w:r w:rsidR="00B44426">
          <w:rPr>
            <w:noProof/>
            <w:webHidden/>
          </w:rPr>
          <w:fldChar w:fldCharType="begin"/>
        </w:r>
        <w:r w:rsidR="00B44426">
          <w:rPr>
            <w:noProof/>
            <w:webHidden/>
          </w:rPr>
          <w:instrText xml:space="preserve"> PAGEREF _Toc89377592 \h </w:instrText>
        </w:r>
        <w:r w:rsidR="00B44426">
          <w:rPr>
            <w:noProof/>
            <w:webHidden/>
          </w:rPr>
        </w:r>
        <w:r w:rsidR="00B44426">
          <w:rPr>
            <w:noProof/>
            <w:webHidden/>
          </w:rPr>
          <w:fldChar w:fldCharType="separate"/>
        </w:r>
        <w:r w:rsidR="00B44426">
          <w:rPr>
            <w:noProof/>
            <w:webHidden/>
          </w:rPr>
          <w:t>11</w:t>
        </w:r>
        <w:r w:rsidR="00B44426">
          <w:rPr>
            <w:noProof/>
            <w:webHidden/>
          </w:rPr>
          <w:fldChar w:fldCharType="end"/>
        </w:r>
      </w:hyperlink>
    </w:p>
    <w:p w14:paraId="55566BE2" w14:textId="77777777" w:rsidR="00B44426" w:rsidRDefault="00A239D3">
      <w:pPr>
        <w:pStyle w:val="30"/>
        <w:rPr>
          <w:rFonts w:asciiTheme="minorHAnsi" w:eastAsiaTheme="minorEastAsia" w:hAnsiTheme="minorHAnsi" w:cstheme="minorBidi"/>
          <w:noProof/>
          <w:sz w:val="21"/>
          <w:szCs w:val="22"/>
        </w:rPr>
      </w:pPr>
      <w:hyperlink w:anchor="_Toc89377593" w:history="1">
        <w:r w:rsidR="00B44426" w:rsidRPr="002824F1">
          <w:rPr>
            <w:rStyle w:val="a5"/>
            <w:noProof/>
          </w:rPr>
          <w:t>8.2.2</w:t>
        </w:r>
        <w:r w:rsidR="00B44426">
          <w:rPr>
            <w:rFonts w:asciiTheme="minorHAnsi" w:eastAsiaTheme="minorEastAsia" w:hAnsiTheme="minorHAnsi" w:cstheme="minorBidi"/>
            <w:noProof/>
            <w:sz w:val="21"/>
            <w:szCs w:val="22"/>
          </w:rPr>
          <w:tab/>
        </w:r>
        <w:r w:rsidR="00B44426" w:rsidRPr="002824F1">
          <w:rPr>
            <w:rStyle w:val="a5"/>
            <w:rFonts w:hint="eastAsia"/>
            <w:noProof/>
          </w:rPr>
          <w:t>系统软件</w:t>
        </w:r>
        <w:r w:rsidR="00B44426">
          <w:rPr>
            <w:noProof/>
            <w:webHidden/>
          </w:rPr>
          <w:tab/>
        </w:r>
        <w:r w:rsidR="00B44426">
          <w:rPr>
            <w:noProof/>
            <w:webHidden/>
          </w:rPr>
          <w:fldChar w:fldCharType="begin"/>
        </w:r>
        <w:r w:rsidR="00B44426">
          <w:rPr>
            <w:noProof/>
            <w:webHidden/>
          </w:rPr>
          <w:instrText xml:space="preserve"> PAGEREF _Toc89377593 \h </w:instrText>
        </w:r>
        <w:r w:rsidR="00B44426">
          <w:rPr>
            <w:noProof/>
            <w:webHidden/>
          </w:rPr>
        </w:r>
        <w:r w:rsidR="00B44426">
          <w:rPr>
            <w:noProof/>
            <w:webHidden/>
          </w:rPr>
          <w:fldChar w:fldCharType="separate"/>
        </w:r>
        <w:r w:rsidR="00B44426">
          <w:rPr>
            <w:noProof/>
            <w:webHidden/>
          </w:rPr>
          <w:t>12</w:t>
        </w:r>
        <w:r w:rsidR="00B44426">
          <w:rPr>
            <w:noProof/>
            <w:webHidden/>
          </w:rPr>
          <w:fldChar w:fldCharType="end"/>
        </w:r>
      </w:hyperlink>
    </w:p>
    <w:p w14:paraId="6F758EB2" w14:textId="77777777" w:rsidR="00B44426" w:rsidRDefault="00A239D3">
      <w:pPr>
        <w:pStyle w:val="30"/>
        <w:rPr>
          <w:rFonts w:asciiTheme="minorHAnsi" w:eastAsiaTheme="minorEastAsia" w:hAnsiTheme="minorHAnsi" w:cstheme="minorBidi"/>
          <w:noProof/>
          <w:sz w:val="21"/>
          <w:szCs w:val="22"/>
        </w:rPr>
      </w:pPr>
      <w:hyperlink w:anchor="_Toc89377594" w:history="1">
        <w:r w:rsidR="00B44426" w:rsidRPr="002824F1">
          <w:rPr>
            <w:rStyle w:val="a5"/>
            <w:noProof/>
          </w:rPr>
          <w:t>8.2.3</w:t>
        </w:r>
        <w:r w:rsidR="00B44426">
          <w:rPr>
            <w:rFonts w:asciiTheme="minorHAnsi" w:eastAsiaTheme="minorEastAsia" w:hAnsiTheme="minorHAnsi" w:cstheme="minorBidi"/>
            <w:noProof/>
            <w:sz w:val="21"/>
            <w:szCs w:val="22"/>
          </w:rPr>
          <w:tab/>
        </w:r>
        <w:r w:rsidR="00B44426" w:rsidRPr="002824F1">
          <w:rPr>
            <w:rStyle w:val="a5"/>
            <w:rFonts w:hint="eastAsia"/>
            <w:noProof/>
          </w:rPr>
          <w:t>软件预期功能</w:t>
        </w:r>
        <w:r w:rsidR="00B44426">
          <w:rPr>
            <w:noProof/>
            <w:webHidden/>
          </w:rPr>
          <w:tab/>
        </w:r>
        <w:r w:rsidR="00B44426">
          <w:rPr>
            <w:noProof/>
            <w:webHidden/>
          </w:rPr>
          <w:fldChar w:fldCharType="begin"/>
        </w:r>
        <w:r w:rsidR="00B44426">
          <w:rPr>
            <w:noProof/>
            <w:webHidden/>
          </w:rPr>
          <w:instrText xml:space="preserve"> PAGEREF _Toc89377594 \h </w:instrText>
        </w:r>
        <w:r w:rsidR="00B44426">
          <w:rPr>
            <w:noProof/>
            <w:webHidden/>
          </w:rPr>
        </w:r>
        <w:r w:rsidR="00B44426">
          <w:rPr>
            <w:noProof/>
            <w:webHidden/>
          </w:rPr>
          <w:fldChar w:fldCharType="separate"/>
        </w:r>
        <w:r w:rsidR="00B44426">
          <w:rPr>
            <w:noProof/>
            <w:webHidden/>
          </w:rPr>
          <w:t>12</w:t>
        </w:r>
        <w:r w:rsidR="00B44426">
          <w:rPr>
            <w:noProof/>
            <w:webHidden/>
          </w:rPr>
          <w:fldChar w:fldCharType="end"/>
        </w:r>
      </w:hyperlink>
    </w:p>
    <w:p w14:paraId="0BF03B74" w14:textId="77777777" w:rsidR="00B44426" w:rsidRDefault="00A239D3">
      <w:pPr>
        <w:pStyle w:val="30"/>
        <w:rPr>
          <w:rFonts w:asciiTheme="minorHAnsi" w:eastAsiaTheme="minorEastAsia" w:hAnsiTheme="minorHAnsi" w:cstheme="minorBidi"/>
          <w:noProof/>
          <w:sz w:val="21"/>
          <w:szCs w:val="22"/>
        </w:rPr>
      </w:pPr>
      <w:hyperlink w:anchor="_Toc89377595" w:history="1">
        <w:r w:rsidR="00B44426" w:rsidRPr="002824F1">
          <w:rPr>
            <w:rStyle w:val="a5"/>
            <w:noProof/>
          </w:rPr>
          <w:t>8.2.4</w:t>
        </w:r>
        <w:r w:rsidR="00B44426">
          <w:rPr>
            <w:rFonts w:asciiTheme="minorHAnsi" w:eastAsiaTheme="minorEastAsia" w:hAnsiTheme="minorHAnsi" w:cstheme="minorBidi"/>
            <w:noProof/>
            <w:sz w:val="21"/>
            <w:szCs w:val="22"/>
          </w:rPr>
          <w:tab/>
        </w:r>
        <w:r w:rsidR="00B44426" w:rsidRPr="002824F1">
          <w:rPr>
            <w:rStyle w:val="a5"/>
            <w:rFonts w:hint="eastAsia"/>
            <w:noProof/>
          </w:rPr>
          <w:t>用户信息流程图</w:t>
        </w:r>
        <w:r w:rsidR="00B44426">
          <w:rPr>
            <w:noProof/>
            <w:webHidden/>
          </w:rPr>
          <w:tab/>
        </w:r>
        <w:r w:rsidR="00B44426">
          <w:rPr>
            <w:noProof/>
            <w:webHidden/>
          </w:rPr>
          <w:fldChar w:fldCharType="begin"/>
        </w:r>
        <w:r w:rsidR="00B44426">
          <w:rPr>
            <w:noProof/>
            <w:webHidden/>
          </w:rPr>
          <w:instrText xml:space="preserve"> PAGEREF _Toc89377595 \h </w:instrText>
        </w:r>
        <w:r w:rsidR="00B44426">
          <w:rPr>
            <w:noProof/>
            <w:webHidden/>
          </w:rPr>
        </w:r>
        <w:r w:rsidR="00B44426">
          <w:rPr>
            <w:noProof/>
            <w:webHidden/>
          </w:rPr>
          <w:fldChar w:fldCharType="separate"/>
        </w:r>
        <w:r w:rsidR="00B44426">
          <w:rPr>
            <w:noProof/>
            <w:webHidden/>
          </w:rPr>
          <w:t>13</w:t>
        </w:r>
        <w:r w:rsidR="00B44426">
          <w:rPr>
            <w:noProof/>
            <w:webHidden/>
          </w:rPr>
          <w:fldChar w:fldCharType="end"/>
        </w:r>
      </w:hyperlink>
    </w:p>
    <w:p w14:paraId="0C38855C" w14:textId="637CC899" w:rsidR="0005058B" w:rsidRPr="0005058B" w:rsidRDefault="0005058B" w:rsidP="00427583">
      <w:pPr>
        <w:rPr>
          <w:lang w:val="zh-CN"/>
        </w:rPr>
      </w:pPr>
      <w:r>
        <w:rPr>
          <w:lang w:val="zh-CN"/>
        </w:rPr>
        <w:fldChar w:fldCharType="end"/>
      </w:r>
    </w:p>
    <w:p w14:paraId="2D9803E7" w14:textId="77777777" w:rsidR="00E61CD5" w:rsidRDefault="00E61CD5" w:rsidP="00427583"/>
    <w:p w14:paraId="301A4F36" w14:textId="7C5D97DD" w:rsidR="00E61CD5" w:rsidRDefault="00E61CD5" w:rsidP="00427583">
      <w:pPr>
        <w:sectPr w:rsidR="00E61CD5" w:rsidSect="00640DA6">
          <w:headerReference w:type="first" r:id="rId11"/>
          <w:pgSz w:w="11906" w:h="16838"/>
          <w:pgMar w:top="1440" w:right="1800" w:bottom="1440" w:left="1800" w:header="851" w:footer="992" w:gutter="0"/>
          <w:cols w:space="425"/>
          <w:titlePg/>
          <w:docGrid w:type="lines" w:linePitch="312"/>
        </w:sectPr>
      </w:pPr>
    </w:p>
    <w:p w14:paraId="317FD427" w14:textId="77777777" w:rsidR="001D145D" w:rsidRPr="00BC6B0D" w:rsidRDefault="001D145D" w:rsidP="001D145D">
      <w:pPr>
        <w:pStyle w:val="2"/>
        <w:tabs>
          <w:tab w:val="clear" w:pos="1080"/>
          <w:tab w:val="num" w:pos="720"/>
        </w:tabs>
        <w:spacing w:line="240" w:lineRule="auto"/>
        <w:textAlignment w:val="auto"/>
        <w:rPr>
          <w:ins w:id="19" w:author="刘全" w:date="2021-12-03T20:35:00Z"/>
        </w:rPr>
      </w:pPr>
      <w:bookmarkStart w:id="20" w:name="_Toc267473764"/>
      <w:bookmarkStart w:id="21" w:name="_Toc89377529"/>
      <w:bookmarkStart w:id="22" w:name="_Toc77844902"/>
      <w:ins w:id="23" w:author="刘全" w:date="2021-12-03T20:35:00Z">
        <w:r>
          <w:rPr>
            <w:rFonts w:hint="eastAsia"/>
          </w:rPr>
          <w:lastRenderedPageBreak/>
          <w:t>主要名词解释</w:t>
        </w:r>
        <w:bookmarkEnd w:id="20"/>
      </w:ins>
    </w:p>
    <w:p w14:paraId="0FFA9DBC" w14:textId="77777777" w:rsidR="001D145D" w:rsidRDefault="001D145D">
      <w:pPr>
        <w:rPr>
          <w:ins w:id="24" w:author="刘全" w:date="2021-12-03T20:35:00Z"/>
        </w:rPr>
        <w:pPrChange w:id="25" w:author="刘全" w:date="2021-12-03T20:35:00Z">
          <w:pPr>
            <w:pStyle w:val="21"/>
            <w:ind w:firstLine="480"/>
          </w:pPr>
        </w:pPrChange>
      </w:pPr>
      <w:ins w:id="26" w:author="刘全" w:date="2021-12-03T20:35:00Z">
        <w:r>
          <w:rPr>
            <w:rFonts w:hint="eastAsia"/>
          </w:rPr>
          <w:t>节点：仿真系统中不需要考虑其占地的场地都抽象成节点，用以描述坐标系统和定位。</w:t>
        </w:r>
      </w:ins>
    </w:p>
    <w:p w14:paraId="1C81E64D" w14:textId="77777777" w:rsidR="001D145D" w:rsidRDefault="001D145D">
      <w:pPr>
        <w:rPr>
          <w:ins w:id="27" w:author="刘全" w:date="2021-12-03T20:35:00Z"/>
        </w:rPr>
        <w:pPrChange w:id="28" w:author="刘全" w:date="2021-12-03T20:35:00Z">
          <w:pPr>
            <w:pStyle w:val="21"/>
            <w:ind w:firstLine="480"/>
          </w:pPr>
        </w:pPrChange>
      </w:pPr>
      <w:ins w:id="29" w:author="刘全" w:date="2021-12-03T20:35:00Z">
        <w:r>
          <w:rPr>
            <w:rFonts w:hint="eastAsia"/>
          </w:rPr>
          <w:t>路段：主要用于描述各段道路的信息，是道路描述的基本单元。</w:t>
        </w:r>
      </w:ins>
    </w:p>
    <w:p w14:paraId="3E6CE9DF" w14:textId="77777777" w:rsidR="001D145D" w:rsidRDefault="001D145D">
      <w:pPr>
        <w:rPr>
          <w:ins w:id="30" w:author="刘全" w:date="2021-12-03T20:35:00Z"/>
        </w:rPr>
        <w:pPrChange w:id="31" w:author="刘全" w:date="2021-12-03T20:35:00Z">
          <w:pPr>
            <w:ind w:leftChars="200" w:left="1200" w:hangingChars="300" w:hanging="720"/>
          </w:pPr>
        </w:pPrChange>
      </w:pPr>
      <w:ins w:id="32" w:author="刘全" w:date="2021-12-03T20:35:00Z">
        <w:r>
          <w:rPr>
            <w:rFonts w:hint="eastAsia"/>
          </w:rPr>
          <w:t>路径：路段的组合，用以描述两个节点之间的道路集合，是标志不连续的两个节点之间以某种要求建立路径联系的路段集合。</w:t>
        </w:r>
      </w:ins>
    </w:p>
    <w:p w14:paraId="7354D7F1" w14:textId="77777777" w:rsidR="001D145D" w:rsidRDefault="001D145D">
      <w:pPr>
        <w:rPr>
          <w:ins w:id="33" w:author="刘全" w:date="2021-12-03T20:35:00Z"/>
        </w:rPr>
        <w:pPrChange w:id="34" w:author="刘全" w:date="2021-12-03T20:35:00Z">
          <w:pPr>
            <w:pStyle w:val="21"/>
            <w:ind w:firstLine="480"/>
          </w:pPr>
        </w:pPrChange>
      </w:pPr>
      <w:ins w:id="35" w:author="刘全" w:date="2021-12-03T20:35:00Z">
        <w:r>
          <w:rPr>
            <w:rFonts w:hint="eastAsia"/>
          </w:rPr>
          <w:t>料性：料性包括工程物流中涉及的所有料物资源种类信息。</w:t>
        </w:r>
      </w:ins>
    </w:p>
    <w:p w14:paraId="18ED20C7" w14:textId="77777777" w:rsidR="001D145D" w:rsidRDefault="001D145D">
      <w:pPr>
        <w:rPr>
          <w:ins w:id="36" w:author="刘全" w:date="2021-12-03T20:35:00Z"/>
        </w:rPr>
        <w:pPrChange w:id="37" w:author="刘全" w:date="2021-12-03T20:35:00Z">
          <w:pPr>
            <w:pStyle w:val="21"/>
            <w:ind w:firstLine="480"/>
          </w:pPr>
        </w:pPrChange>
      </w:pPr>
      <w:ins w:id="38" w:author="刘全" w:date="2021-12-03T20:35:00Z">
        <w:r>
          <w:rPr>
            <w:rFonts w:hint="eastAsia"/>
          </w:rPr>
          <w:t>料性转换：将物料从一种状态向另一种状态转化，如：开挖料→毛骨料→骨料。</w:t>
        </w:r>
      </w:ins>
    </w:p>
    <w:p w14:paraId="5C0F3F3E" w14:textId="77777777" w:rsidR="001D145D" w:rsidRDefault="001D145D">
      <w:pPr>
        <w:rPr>
          <w:ins w:id="39" w:author="刘全" w:date="2021-12-03T20:35:00Z"/>
        </w:rPr>
        <w:pPrChange w:id="40" w:author="刘全" w:date="2021-12-03T20:35:00Z">
          <w:pPr>
            <w:pStyle w:val="21"/>
            <w:ind w:firstLine="480"/>
          </w:pPr>
        </w:pPrChange>
      </w:pPr>
      <w:ins w:id="41" w:author="刘全" w:date="2021-12-03T20:35:00Z">
        <w:r>
          <w:rPr>
            <w:rFonts w:hint="eastAsia"/>
          </w:rPr>
          <w:t>料性转换点：料性转换点是料性转换具体发生的地方。</w:t>
        </w:r>
      </w:ins>
    </w:p>
    <w:p w14:paraId="4FFA1C44" w14:textId="77777777" w:rsidR="001D145D" w:rsidRDefault="001D145D" w:rsidP="001D145D">
      <w:pPr>
        <w:pStyle w:val="2"/>
        <w:tabs>
          <w:tab w:val="clear" w:pos="1080"/>
          <w:tab w:val="num" w:pos="720"/>
        </w:tabs>
        <w:spacing w:line="240" w:lineRule="auto"/>
        <w:textAlignment w:val="auto"/>
        <w:rPr>
          <w:ins w:id="42" w:author="刘全" w:date="2021-12-03T20:35:00Z"/>
        </w:rPr>
      </w:pPr>
      <w:bookmarkStart w:id="43" w:name="_Toc267473765"/>
      <w:ins w:id="44" w:author="刘全" w:date="2021-12-03T20:35:00Z">
        <w:r>
          <w:rPr>
            <w:rFonts w:hint="eastAsia"/>
          </w:rPr>
          <w:t>施工组织与总布置仿真相关概念对照</w:t>
        </w:r>
        <w:bookmarkEnd w:id="43"/>
      </w:ins>
    </w:p>
    <w:p w14:paraId="491B4860" w14:textId="77777777" w:rsidR="001D145D" w:rsidRDefault="001D145D">
      <w:pPr>
        <w:rPr>
          <w:ins w:id="45" w:author="刘全" w:date="2021-12-03T20:35:00Z"/>
        </w:rPr>
        <w:pPrChange w:id="46" w:author="刘全" w:date="2021-12-03T20:35:00Z">
          <w:pPr>
            <w:pStyle w:val="21"/>
            <w:ind w:firstLine="480"/>
          </w:pPr>
        </w:pPrChange>
      </w:pPr>
      <w:ins w:id="47" w:author="刘全" w:date="2021-12-03T20:35:00Z">
        <w:r>
          <w:rPr>
            <w:rFonts w:hint="eastAsia"/>
          </w:rPr>
          <w:t>总布置土方调运仿真系统是对工程土石方调运施工的抽象，因此一些工程概念与在仿真系统中的名称发生了变化，或者使用更为概括的名称来表达说明。</w:t>
        </w:r>
        <w:r>
          <w:fldChar w:fldCharType="begin"/>
        </w:r>
        <w:r>
          <w:instrText xml:space="preserve"> REF </w:instrText>
        </w:r>
        <w:r>
          <w:rPr>
            <w:rFonts w:hint="eastAsia"/>
          </w:rPr>
          <w:instrText>工程概念与仿真系统概念的对应表</w:instrText>
        </w:r>
        <w:r>
          <w:rPr>
            <w:rFonts w:hint="eastAsia"/>
          </w:rPr>
          <w:instrText xml:space="preserve"> \h</w:instrText>
        </w:r>
        <w:r>
          <w:instrText xml:space="preserve"> </w:instrText>
        </w:r>
      </w:ins>
      <w:ins w:id="48" w:author="刘全" w:date="2021-12-03T20:35:00Z">
        <w:r>
          <w:fldChar w:fldCharType="separate"/>
        </w:r>
        <w:r>
          <w:rPr>
            <w:rFonts w:hint="eastAsia"/>
          </w:rPr>
          <w:t>表</w:t>
        </w:r>
        <w:r>
          <w:rPr>
            <w:noProof/>
          </w:rPr>
          <w:t>12</w:t>
        </w:r>
        <w:r w:rsidRPr="00BC6B0D">
          <w:t>.</w:t>
        </w:r>
        <w:r>
          <w:rPr>
            <w:noProof/>
          </w:rPr>
          <w:t>1</w:t>
        </w:r>
        <w:r>
          <w:fldChar w:fldCharType="end"/>
        </w:r>
        <w:r>
          <w:rPr>
            <w:rFonts w:hint="eastAsia"/>
          </w:rPr>
          <w:t>即为工程概念与仿真系统概念的对应表。</w:t>
        </w:r>
      </w:ins>
    </w:p>
    <w:p w14:paraId="36B46564" w14:textId="77777777" w:rsidR="001D145D" w:rsidRDefault="001D145D" w:rsidP="001D145D">
      <w:pPr>
        <w:pStyle w:val="ae"/>
        <w:rPr>
          <w:ins w:id="49" w:author="刘全" w:date="2021-12-03T20:35:00Z"/>
        </w:rPr>
      </w:pPr>
      <w:bookmarkStart w:id="50" w:name="工程概念与仿真系统概念的对应表"/>
      <w:ins w:id="51" w:author="刘全" w:date="2021-12-03T20:35:00Z">
        <w:r>
          <w:rPr>
            <w:rFonts w:hint="eastAsia"/>
          </w:rPr>
          <w:t>表</w:t>
        </w:r>
        <w:r w:rsidRPr="00BC6B0D">
          <w:fldChar w:fldCharType="begin"/>
        </w:r>
        <w:r w:rsidRPr="00BC6B0D">
          <w:instrText xml:space="preserve"> STYLEREF 1 \s </w:instrText>
        </w:r>
        <w:r w:rsidRPr="00BC6B0D">
          <w:fldChar w:fldCharType="separate"/>
        </w:r>
        <w:r>
          <w:rPr>
            <w:noProof/>
          </w:rPr>
          <w:t>12</w:t>
        </w:r>
        <w:r w:rsidRPr="00BC6B0D">
          <w:fldChar w:fldCharType="end"/>
        </w:r>
        <w:r w:rsidRPr="00BC6B0D">
          <w:t>.</w:t>
        </w:r>
        <w:r w:rsidRPr="00BC6B0D">
          <w:fldChar w:fldCharType="begin"/>
        </w:r>
        <w:r w:rsidRPr="00BC6B0D">
          <w:instrText xml:space="preserve"> SEQ </w:instrText>
        </w:r>
        <w:r>
          <w:rPr>
            <w:rFonts w:hint="eastAsia"/>
          </w:rPr>
          <w:instrText>表</w:instrText>
        </w:r>
        <w:r w:rsidRPr="00BC6B0D">
          <w:rPr>
            <w:rFonts w:hint="eastAsia"/>
          </w:rPr>
          <w:instrText xml:space="preserve"> \* ARABIC \s 1</w:instrText>
        </w:r>
        <w:r w:rsidRPr="00BC6B0D">
          <w:instrText xml:space="preserve"> </w:instrText>
        </w:r>
        <w:r w:rsidRPr="00BC6B0D">
          <w:fldChar w:fldCharType="separate"/>
        </w:r>
        <w:r>
          <w:rPr>
            <w:noProof/>
          </w:rPr>
          <w:t>1</w:t>
        </w:r>
        <w:r w:rsidRPr="00BC6B0D">
          <w:fldChar w:fldCharType="end"/>
        </w:r>
        <w:bookmarkEnd w:id="50"/>
        <w:r w:rsidRPr="00BC6B0D">
          <w:rPr>
            <w:rFonts w:hint="eastAsia"/>
          </w:rPr>
          <w:tab/>
        </w:r>
        <w:r>
          <w:rPr>
            <w:rFonts w:hint="eastAsia"/>
          </w:rPr>
          <w:t>工程概念与仿真系统概念的对应表</w:t>
        </w:r>
      </w:ins>
    </w:p>
    <w:tbl>
      <w:tblPr>
        <w:tblStyle w:val="af1"/>
        <w:tblW w:w="4500" w:type="pct"/>
        <w:jc w:val="center"/>
        <w:tblLook w:val="01E0" w:firstRow="1" w:lastRow="1" w:firstColumn="1" w:lastColumn="1" w:noHBand="0" w:noVBand="0"/>
      </w:tblPr>
      <w:tblGrid>
        <w:gridCol w:w="3487"/>
        <w:gridCol w:w="4667"/>
      </w:tblGrid>
      <w:tr w:rsidR="001D145D" w:rsidRPr="001F4E63" w14:paraId="0AE5FD01" w14:textId="77777777" w:rsidTr="00EF6B70">
        <w:trPr>
          <w:jc w:val="center"/>
        </w:trPr>
        <w:tc>
          <w:tcPr>
            <w:tcW w:w="3572" w:type="dxa"/>
          </w:tcPr>
          <w:p w14:paraId="41A270FD" w14:textId="77777777" w:rsidR="001D145D" w:rsidRPr="001F4E63" w:rsidRDefault="001D145D" w:rsidP="001D145D">
            <w:pPr>
              <w:pStyle w:val="af"/>
              <w:ind w:firstLineChars="0"/>
            </w:pPr>
            <w:r>
              <w:rPr>
                <w:rFonts w:hint="eastAsia"/>
              </w:rPr>
              <w:t>工程概念</w:t>
            </w:r>
          </w:p>
        </w:tc>
        <w:tc>
          <w:tcPr>
            <w:tcW w:w="4786" w:type="dxa"/>
          </w:tcPr>
          <w:p w14:paraId="0FD57494" w14:textId="77777777" w:rsidR="001D145D" w:rsidRPr="001F4E63" w:rsidRDefault="001D145D" w:rsidP="001D145D">
            <w:pPr>
              <w:pStyle w:val="af"/>
              <w:ind w:firstLineChars="0"/>
            </w:pPr>
            <w:r>
              <w:rPr>
                <w:rFonts w:hint="eastAsia"/>
              </w:rPr>
              <w:t>仿真系统概念</w:t>
            </w:r>
          </w:p>
        </w:tc>
      </w:tr>
      <w:tr w:rsidR="001D145D" w:rsidRPr="001F4E63" w14:paraId="10134F83" w14:textId="77777777" w:rsidTr="00EF6B70">
        <w:trPr>
          <w:jc w:val="center"/>
        </w:trPr>
        <w:tc>
          <w:tcPr>
            <w:tcW w:w="3572" w:type="dxa"/>
          </w:tcPr>
          <w:p w14:paraId="3427BB6C" w14:textId="77777777" w:rsidR="001D145D" w:rsidRDefault="001D145D" w:rsidP="001D145D">
            <w:pPr>
              <w:pStyle w:val="af"/>
              <w:ind w:firstLineChars="0"/>
              <w:jc w:val="left"/>
            </w:pPr>
            <w:r>
              <w:rPr>
                <w:rFonts w:hint="eastAsia"/>
              </w:rPr>
              <w:t>工程进度</w:t>
            </w:r>
          </w:p>
        </w:tc>
        <w:tc>
          <w:tcPr>
            <w:tcW w:w="4786" w:type="dxa"/>
          </w:tcPr>
          <w:p w14:paraId="734DF094" w14:textId="77777777" w:rsidR="001D145D" w:rsidRPr="001F4E63" w:rsidRDefault="001D145D" w:rsidP="001D145D">
            <w:pPr>
              <w:pStyle w:val="af"/>
              <w:ind w:firstLineChars="0"/>
              <w:jc w:val="left"/>
            </w:pPr>
            <w:r>
              <w:rPr>
                <w:rFonts w:hint="eastAsia"/>
              </w:rPr>
              <w:t>主生产计划</w:t>
            </w:r>
          </w:p>
        </w:tc>
      </w:tr>
      <w:tr w:rsidR="001D145D" w:rsidRPr="001F4E63" w14:paraId="3B642E18" w14:textId="77777777" w:rsidTr="00EF6B70">
        <w:trPr>
          <w:jc w:val="center"/>
        </w:trPr>
        <w:tc>
          <w:tcPr>
            <w:tcW w:w="3572" w:type="dxa"/>
          </w:tcPr>
          <w:p w14:paraId="4FDDFDE0" w14:textId="77777777" w:rsidR="001D145D" w:rsidRDefault="001D145D" w:rsidP="001D145D">
            <w:pPr>
              <w:pStyle w:val="af"/>
              <w:ind w:firstLineChars="0"/>
              <w:jc w:val="left"/>
            </w:pPr>
            <w:r>
              <w:rPr>
                <w:rFonts w:hint="eastAsia"/>
              </w:rPr>
              <w:t>工程施工项目</w:t>
            </w:r>
          </w:p>
        </w:tc>
        <w:tc>
          <w:tcPr>
            <w:tcW w:w="4786" w:type="dxa"/>
          </w:tcPr>
          <w:p w14:paraId="12615770" w14:textId="77777777" w:rsidR="001D145D" w:rsidRPr="001F4E63" w:rsidRDefault="001D145D" w:rsidP="001D145D">
            <w:pPr>
              <w:pStyle w:val="af"/>
              <w:ind w:firstLineChars="0"/>
              <w:jc w:val="left"/>
            </w:pPr>
            <w:r>
              <w:rPr>
                <w:rFonts w:hint="eastAsia"/>
              </w:rPr>
              <w:t>主生产项目</w:t>
            </w:r>
          </w:p>
        </w:tc>
      </w:tr>
      <w:tr w:rsidR="001D145D" w:rsidRPr="001F4E63" w14:paraId="32105D78" w14:textId="77777777" w:rsidTr="00EF6B70">
        <w:trPr>
          <w:jc w:val="center"/>
        </w:trPr>
        <w:tc>
          <w:tcPr>
            <w:tcW w:w="3572" w:type="dxa"/>
          </w:tcPr>
          <w:p w14:paraId="0D49105C" w14:textId="77777777" w:rsidR="001D145D" w:rsidRDefault="001D145D" w:rsidP="001D145D">
            <w:pPr>
              <w:pStyle w:val="af"/>
              <w:ind w:firstLineChars="0"/>
              <w:jc w:val="left"/>
            </w:pPr>
          </w:p>
        </w:tc>
        <w:tc>
          <w:tcPr>
            <w:tcW w:w="4786" w:type="dxa"/>
          </w:tcPr>
          <w:p w14:paraId="47055165" w14:textId="77777777" w:rsidR="001D145D" w:rsidRPr="001F4E63" w:rsidRDefault="001D145D" w:rsidP="001D145D">
            <w:pPr>
              <w:pStyle w:val="af"/>
              <w:ind w:firstLineChars="0"/>
              <w:jc w:val="left"/>
            </w:pPr>
          </w:p>
        </w:tc>
      </w:tr>
      <w:tr w:rsidR="001D145D" w:rsidRPr="001F4E63" w14:paraId="6B0B1A9C" w14:textId="77777777" w:rsidTr="00EF6B70">
        <w:trPr>
          <w:jc w:val="center"/>
        </w:trPr>
        <w:tc>
          <w:tcPr>
            <w:tcW w:w="3572" w:type="dxa"/>
          </w:tcPr>
          <w:p w14:paraId="38DE8CE6" w14:textId="77777777" w:rsidR="001D145D" w:rsidRPr="001F4E63" w:rsidRDefault="001D145D" w:rsidP="001D145D">
            <w:pPr>
              <w:pStyle w:val="af"/>
              <w:ind w:firstLineChars="0"/>
              <w:jc w:val="left"/>
            </w:pPr>
            <w:r>
              <w:rPr>
                <w:rFonts w:hint="eastAsia"/>
              </w:rPr>
              <w:t>开挖后确定可用料比例</w:t>
            </w:r>
          </w:p>
        </w:tc>
        <w:tc>
          <w:tcPr>
            <w:tcW w:w="4786" w:type="dxa"/>
          </w:tcPr>
          <w:p w14:paraId="4CD03842" w14:textId="77777777" w:rsidR="001D145D" w:rsidRPr="001F4E63" w:rsidRDefault="001D145D" w:rsidP="001D145D">
            <w:pPr>
              <w:pStyle w:val="af"/>
              <w:ind w:firstLineChars="0"/>
              <w:jc w:val="left"/>
            </w:pPr>
            <w:r w:rsidRPr="001F4E63">
              <w:rPr>
                <w:rFonts w:hint="eastAsia"/>
              </w:rPr>
              <w:t>料性转换</w:t>
            </w:r>
          </w:p>
        </w:tc>
      </w:tr>
      <w:tr w:rsidR="001D145D" w:rsidRPr="001F4E63" w14:paraId="30CCBD67" w14:textId="77777777" w:rsidTr="00EF6B70">
        <w:trPr>
          <w:jc w:val="center"/>
        </w:trPr>
        <w:tc>
          <w:tcPr>
            <w:tcW w:w="3572" w:type="dxa"/>
          </w:tcPr>
          <w:p w14:paraId="2408BC53" w14:textId="77777777" w:rsidR="001D145D" w:rsidRDefault="001D145D" w:rsidP="001D145D">
            <w:pPr>
              <w:pStyle w:val="af"/>
              <w:ind w:firstLineChars="0"/>
              <w:jc w:val="left"/>
            </w:pPr>
            <w:r>
              <w:rPr>
                <w:rFonts w:hint="eastAsia"/>
              </w:rPr>
              <w:t>毛料生产加工</w:t>
            </w:r>
          </w:p>
        </w:tc>
        <w:tc>
          <w:tcPr>
            <w:tcW w:w="4786" w:type="dxa"/>
          </w:tcPr>
          <w:p w14:paraId="7E2D741F" w14:textId="77777777" w:rsidR="001D145D" w:rsidRPr="001F4E63" w:rsidRDefault="001D145D" w:rsidP="001D145D">
            <w:pPr>
              <w:pStyle w:val="af"/>
              <w:ind w:firstLineChars="0"/>
              <w:jc w:val="left"/>
            </w:pPr>
            <w:r w:rsidRPr="001F4E63">
              <w:rPr>
                <w:rFonts w:hint="eastAsia"/>
              </w:rPr>
              <w:t>料性转换</w:t>
            </w:r>
          </w:p>
        </w:tc>
      </w:tr>
      <w:tr w:rsidR="001D145D" w:rsidRPr="001F4E63" w14:paraId="32358610" w14:textId="77777777" w:rsidTr="00EF6B70">
        <w:trPr>
          <w:jc w:val="center"/>
        </w:trPr>
        <w:tc>
          <w:tcPr>
            <w:tcW w:w="3572" w:type="dxa"/>
          </w:tcPr>
          <w:p w14:paraId="398AE0E0" w14:textId="77777777" w:rsidR="001D145D" w:rsidRDefault="001D145D" w:rsidP="001D145D">
            <w:pPr>
              <w:pStyle w:val="af"/>
              <w:ind w:firstLineChars="0"/>
              <w:jc w:val="left"/>
            </w:pPr>
            <w:r>
              <w:rPr>
                <w:rFonts w:hint="eastAsia"/>
              </w:rPr>
              <w:t>混凝土配合比</w:t>
            </w:r>
          </w:p>
        </w:tc>
        <w:tc>
          <w:tcPr>
            <w:tcW w:w="4786" w:type="dxa"/>
          </w:tcPr>
          <w:p w14:paraId="1FE1BDA7" w14:textId="77777777" w:rsidR="001D145D" w:rsidRPr="001F4E63" w:rsidRDefault="001D145D" w:rsidP="001D145D">
            <w:pPr>
              <w:pStyle w:val="af"/>
              <w:ind w:firstLineChars="0"/>
              <w:jc w:val="left"/>
            </w:pPr>
            <w:r w:rsidRPr="001F4E63">
              <w:rPr>
                <w:rFonts w:hint="eastAsia"/>
              </w:rPr>
              <w:t>料性转换</w:t>
            </w:r>
          </w:p>
        </w:tc>
      </w:tr>
      <w:tr w:rsidR="001D145D" w:rsidRPr="001F4E63" w14:paraId="7B1611CF" w14:textId="77777777" w:rsidTr="00EF6B70">
        <w:trPr>
          <w:jc w:val="center"/>
        </w:trPr>
        <w:tc>
          <w:tcPr>
            <w:tcW w:w="3572" w:type="dxa"/>
          </w:tcPr>
          <w:p w14:paraId="4A64D7D9" w14:textId="77777777" w:rsidR="001D145D" w:rsidRDefault="001D145D" w:rsidP="001D145D">
            <w:pPr>
              <w:pStyle w:val="af"/>
              <w:ind w:firstLineChars="0"/>
              <w:jc w:val="left"/>
            </w:pPr>
            <w:r>
              <w:rPr>
                <w:rFonts w:hint="eastAsia"/>
              </w:rPr>
              <w:t>钢筋、水泥、炸药等辅助材料统计</w:t>
            </w:r>
          </w:p>
        </w:tc>
        <w:tc>
          <w:tcPr>
            <w:tcW w:w="4786" w:type="dxa"/>
          </w:tcPr>
          <w:p w14:paraId="19B976FA" w14:textId="77777777" w:rsidR="001D145D" w:rsidRPr="001F4E63" w:rsidRDefault="001D145D" w:rsidP="001D145D">
            <w:pPr>
              <w:pStyle w:val="af"/>
              <w:ind w:firstLineChars="0"/>
              <w:jc w:val="left"/>
            </w:pPr>
            <w:r w:rsidRPr="001F4E63">
              <w:rPr>
                <w:rFonts w:hint="eastAsia"/>
              </w:rPr>
              <w:t>料性转换</w:t>
            </w:r>
          </w:p>
        </w:tc>
      </w:tr>
      <w:tr w:rsidR="001D145D" w:rsidRPr="001F4E63" w14:paraId="7D996EB4" w14:textId="77777777" w:rsidTr="00EF6B70">
        <w:trPr>
          <w:jc w:val="center"/>
        </w:trPr>
        <w:tc>
          <w:tcPr>
            <w:tcW w:w="3572" w:type="dxa"/>
          </w:tcPr>
          <w:p w14:paraId="18B62CDC" w14:textId="77777777" w:rsidR="001D145D" w:rsidRDefault="001D145D" w:rsidP="001D145D">
            <w:pPr>
              <w:pStyle w:val="af"/>
              <w:ind w:firstLineChars="0"/>
              <w:jc w:val="left"/>
            </w:pPr>
          </w:p>
        </w:tc>
        <w:tc>
          <w:tcPr>
            <w:tcW w:w="4786" w:type="dxa"/>
          </w:tcPr>
          <w:p w14:paraId="1FE3B4BD" w14:textId="77777777" w:rsidR="001D145D" w:rsidRPr="001F4E63" w:rsidRDefault="001D145D" w:rsidP="001D145D">
            <w:pPr>
              <w:pStyle w:val="af"/>
              <w:ind w:firstLineChars="0"/>
              <w:jc w:val="left"/>
            </w:pPr>
          </w:p>
        </w:tc>
      </w:tr>
      <w:tr w:rsidR="001D145D" w:rsidRPr="001F4E63" w14:paraId="0D22A287" w14:textId="77777777" w:rsidTr="00EF6B70">
        <w:trPr>
          <w:jc w:val="center"/>
        </w:trPr>
        <w:tc>
          <w:tcPr>
            <w:tcW w:w="3572" w:type="dxa"/>
          </w:tcPr>
          <w:p w14:paraId="0238EA80" w14:textId="77777777" w:rsidR="001D145D" w:rsidRDefault="001D145D" w:rsidP="001D145D">
            <w:pPr>
              <w:pStyle w:val="af"/>
              <w:ind w:firstLineChars="0"/>
              <w:jc w:val="left"/>
            </w:pPr>
            <w:r>
              <w:rPr>
                <w:rFonts w:hint="eastAsia"/>
              </w:rPr>
              <w:t>料场</w:t>
            </w:r>
          </w:p>
        </w:tc>
        <w:tc>
          <w:tcPr>
            <w:tcW w:w="4786" w:type="dxa"/>
          </w:tcPr>
          <w:p w14:paraId="5C88F4C2" w14:textId="77777777" w:rsidR="001D145D" w:rsidRPr="001F4E63" w:rsidRDefault="001D145D" w:rsidP="001D145D">
            <w:pPr>
              <w:pStyle w:val="af"/>
              <w:ind w:firstLineChars="0"/>
              <w:jc w:val="left"/>
            </w:pPr>
            <w:r w:rsidRPr="001F4E63">
              <w:rPr>
                <w:rFonts w:hint="eastAsia"/>
              </w:rPr>
              <w:t>料性转换点</w:t>
            </w:r>
          </w:p>
        </w:tc>
      </w:tr>
      <w:tr w:rsidR="001D145D" w:rsidRPr="001F4E63" w14:paraId="373D72E4" w14:textId="77777777" w:rsidTr="00EF6B70">
        <w:trPr>
          <w:jc w:val="center"/>
        </w:trPr>
        <w:tc>
          <w:tcPr>
            <w:tcW w:w="3572" w:type="dxa"/>
          </w:tcPr>
          <w:p w14:paraId="04C1DCAE" w14:textId="77777777" w:rsidR="001D145D" w:rsidRPr="001F4E63" w:rsidRDefault="001D145D" w:rsidP="001D145D">
            <w:pPr>
              <w:pStyle w:val="af"/>
              <w:ind w:firstLineChars="0"/>
              <w:jc w:val="left"/>
            </w:pPr>
            <w:r>
              <w:rPr>
                <w:rFonts w:hint="eastAsia"/>
              </w:rPr>
              <w:t>砂石料加工厂</w:t>
            </w:r>
          </w:p>
        </w:tc>
        <w:tc>
          <w:tcPr>
            <w:tcW w:w="4786" w:type="dxa"/>
          </w:tcPr>
          <w:p w14:paraId="1C3BA534" w14:textId="77777777" w:rsidR="001D145D" w:rsidRPr="001F4E63" w:rsidRDefault="001D145D" w:rsidP="001D145D">
            <w:pPr>
              <w:pStyle w:val="af"/>
              <w:ind w:firstLineChars="0"/>
              <w:jc w:val="left"/>
            </w:pPr>
            <w:r w:rsidRPr="001F4E63">
              <w:rPr>
                <w:rFonts w:hint="eastAsia"/>
              </w:rPr>
              <w:t>料性转换点</w:t>
            </w:r>
          </w:p>
        </w:tc>
      </w:tr>
      <w:tr w:rsidR="001D145D" w:rsidRPr="001F4E63" w14:paraId="36DE91F8" w14:textId="77777777" w:rsidTr="00EF6B70">
        <w:trPr>
          <w:jc w:val="center"/>
        </w:trPr>
        <w:tc>
          <w:tcPr>
            <w:tcW w:w="3572" w:type="dxa"/>
          </w:tcPr>
          <w:p w14:paraId="4B6D54BE" w14:textId="77777777" w:rsidR="001D145D" w:rsidRPr="001F4E63" w:rsidRDefault="001D145D" w:rsidP="001D145D">
            <w:pPr>
              <w:pStyle w:val="af"/>
              <w:ind w:firstLineChars="0"/>
              <w:jc w:val="left"/>
            </w:pPr>
            <w:r>
              <w:rPr>
                <w:rFonts w:hint="eastAsia"/>
              </w:rPr>
              <w:t>混凝土拌和系统</w:t>
            </w:r>
          </w:p>
        </w:tc>
        <w:tc>
          <w:tcPr>
            <w:tcW w:w="4786" w:type="dxa"/>
          </w:tcPr>
          <w:p w14:paraId="3C58D48A" w14:textId="77777777" w:rsidR="001D145D" w:rsidRPr="001F4E63" w:rsidRDefault="001D145D" w:rsidP="001D145D">
            <w:pPr>
              <w:pStyle w:val="af"/>
              <w:ind w:firstLineChars="0"/>
              <w:jc w:val="left"/>
            </w:pPr>
            <w:r w:rsidRPr="001F4E63">
              <w:rPr>
                <w:rFonts w:hint="eastAsia"/>
              </w:rPr>
              <w:t>料性转换点</w:t>
            </w:r>
          </w:p>
        </w:tc>
      </w:tr>
      <w:tr w:rsidR="001D145D" w:rsidRPr="001F4E63" w14:paraId="57F48FAF" w14:textId="77777777" w:rsidTr="00EF6B70">
        <w:trPr>
          <w:jc w:val="center"/>
        </w:trPr>
        <w:tc>
          <w:tcPr>
            <w:tcW w:w="3572" w:type="dxa"/>
          </w:tcPr>
          <w:p w14:paraId="139296C9" w14:textId="77777777" w:rsidR="001D145D" w:rsidRPr="001F4E63" w:rsidRDefault="001D145D" w:rsidP="001D145D">
            <w:pPr>
              <w:pStyle w:val="af"/>
              <w:ind w:firstLineChars="0"/>
              <w:jc w:val="left"/>
            </w:pPr>
            <w:r>
              <w:rPr>
                <w:rFonts w:hint="eastAsia"/>
              </w:rPr>
              <w:t>中转场</w:t>
            </w:r>
          </w:p>
        </w:tc>
        <w:tc>
          <w:tcPr>
            <w:tcW w:w="4786" w:type="dxa"/>
          </w:tcPr>
          <w:p w14:paraId="79AF5FA1" w14:textId="77777777" w:rsidR="001D145D" w:rsidRPr="001F4E63" w:rsidRDefault="001D145D" w:rsidP="001D145D">
            <w:pPr>
              <w:pStyle w:val="af"/>
              <w:ind w:firstLineChars="0"/>
              <w:jc w:val="left"/>
            </w:pPr>
            <w:r w:rsidRPr="001F4E63">
              <w:rPr>
                <w:rFonts w:hint="eastAsia"/>
              </w:rPr>
              <w:t>料性转换点</w:t>
            </w:r>
          </w:p>
        </w:tc>
      </w:tr>
      <w:tr w:rsidR="001D145D" w:rsidRPr="001F4E63" w14:paraId="74220FEA" w14:textId="77777777" w:rsidTr="00EF6B70">
        <w:trPr>
          <w:jc w:val="center"/>
        </w:trPr>
        <w:tc>
          <w:tcPr>
            <w:tcW w:w="3572" w:type="dxa"/>
          </w:tcPr>
          <w:p w14:paraId="5C391180" w14:textId="77777777" w:rsidR="001D145D" w:rsidRDefault="001D145D" w:rsidP="001D145D">
            <w:pPr>
              <w:pStyle w:val="af"/>
              <w:ind w:firstLineChars="0"/>
              <w:jc w:val="left"/>
            </w:pPr>
            <w:r>
              <w:rPr>
                <w:rFonts w:hint="eastAsia"/>
              </w:rPr>
              <w:t>渣场</w:t>
            </w:r>
          </w:p>
        </w:tc>
        <w:tc>
          <w:tcPr>
            <w:tcW w:w="4786" w:type="dxa"/>
          </w:tcPr>
          <w:p w14:paraId="14614F0B" w14:textId="77777777" w:rsidR="001D145D" w:rsidRPr="001F4E63" w:rsidRDefault="001D145D" w:rsidP="001D145D">
            <w:pPr>
              <w:pStyle w:val="af"/>
              <w:ind w:firstLineChars="0"/>
              <w:jc w:val="left"/>
            </w:pPr>
            <w:r w:rsidRPr="001F4E63">
              <w:rPr>
                <w:rFonts w:hint="eastAsia"/>
              </w:rPr>
              <w:t>料性转换点</w:t>
            </w:r>
          </w:p>
        </w:tc>
      </w:tr>
      <w:tr w:rsidR="001D145D" w:rsidRPr="001F4E63" w14:paraId="40076B4A" w14:textId="77777777" w:rsidTr="00EF6B70">
        <w:trPr>
          <w:jc w:val="center"/>
        </w:trPr>
        <w:tc>
          <w:tcPr>
            <w:tcW w:w="3572" w:type="dxa"/>
          </w:tcPr>
          <w:p w14:paraId="59C989AE" w14:textId="77777777" w:rsidR="001D145D" w:rsidRDefault="001D145D" w:rsidP="001D145D">
            <w:pPr>
              <w:pStyle w:val="af"/>
              <w:ind w:firstLineChars="0"/>
              <w:jc w:val="left"/>
            </w:pPr>
          </w:p>
        </w:tc>
        <w:tc>
          <w:tcPr>
            <w:tcW w:w="4786" w:type="dxa"/>
          </w:tcPr>
          <w:p w14:paraId="23B3B3DA" w14:textId="77777777" w:rsidR="001D145D" w:rsidRPr="001F4E63" w:rsidRDefault="001D145D" w:rsidP="001D145D">
            <w:pPr>
              <w:pStyle w:val="af"/>
              <w:ind w:firstLineChars="0"/>
              <w:jc w:val="left"/>
            </w:pPr>
          </w:p>
        </w:tc>
      </w:tr>
      <w:tr w:rsidR="001D145D" w:rsidRPr="001F4E63" w14:paraId="31E0172B" w14:textId="77777777" w:rsidTr="00EF6B70">
        <w:trPr>
          <w:jc w:val="center"/>
        </w:trPr>
        <w:tc>
          <w:tcPr>
            <w:tcW w:w="3572" w:type="dxa"/>
          </w:tcPr>
          <w:p w14:paraId="77ABDF74" w14:textId="77777777" w:rsidR="001D145D" w:rsidRPr="001F4E63" w:rsidRDefault="001D145D" w:rsidP="001D145D">
            <w:pPr>
              <w:pStyle w:val="af"/>
              <w:ind w:firstLineChars="0"/>
              <w:jc w:val="left"/>
            </w:pPr>
            <w:r>
              <w:rPr>
                <w:rFonts w:hint="eastAsia"/>
              </w:rPr>
              <w:t>分标段统计</w:t>
            </w:r>
          </w:p>
        </w:tc>
        <w:tc>
          <w:tcPr>
            <w:tcW w:w="4786" w:type="dxa"/>
          </w:tcPr>
          <w:p w14:paraId="17A862B9" w14:textId="77777777" w:rsidR="001D145D" w:rsidRPr="001F4E63" w:rsidRDefault="001D145D" w:rsidP="001D145D">
            <w:pPr>
              <w:pStyle w:val="af"/>
              <w:ind w:firstLineChars="0"/>
              <w:jc w:val="left"/>
            </w:pPr>
            <w:r>
              <w:rPr>
                <w:rFonts w:hint="eastAsia"/>
              </w:rPr>
              <w:t>建立施工任务</w:t>
            </w:r>
            <w:r w:rsidRPr="001F4E63">
              <w:rPr>
                <w:rFonts w:hint="eastAsia"/>
              </w:rPr>
              <w:t>项目分组</w:t>
            </w:r>
            <w:r>
              <w:rPr>
                <w:rFonts w:hint="eastAsia"/>
              </w:rPr>
              <w:t>，以分组进行统计</w:t>
            </w:r>
          </w:p>
        </w:tc>
      </w:tr>
      <w:tr w:rsidR="001D145D" w:rsidRPr="001F4E63" w14:paraId="609801B3" w14:textId="77777777" w:rsidTr="00EF6B70">
        <w:trPr>
          <w:jc w:val="center"/>
        </w:trPr>
        <w:tc>
          <w:tcPr>
            <w:tcW w:w="3572" w:type="dxa"/>
          </w:tcPr>
          <w:p w14:paraId="7CE59CCA" w14:textId="77777777" w:rsidR="001D145D" w:rsidRPr="001F4E63" w:rsidRDefault="001D145D" w:rsidP="001D145D">
            <w:pPr>
              <w:pStyle w:val="af"/>
              <w:ind w:firstLineChars="0"/>
              <w:jc w:val="left"/>
            </w:pPr>
            <w:r>
              <w:rPr>
                <w:rFonts w:hint="eastAsia"/>
              </w:rPr>
              <w:t>调运区</w:t>
            </w:r>
          </w:p>
        </w:tc>
        <w:tc>
          <w:tcPr>
            <w:tcW w:w="4786" w:type="dxa"/>
          </w:tcPr>
          <w:p w14:paraId="0FBCFF3A" w14:textId="77777777" w:rsidR="001D145D" w:rsidRPr="001F4E63" w:rsidRDefault="001D145D" w:rsidP="001D145D">
            <w:pPr>
              <w:pStyle w:val="af"/>
              <w:ind w:firstLineChars="0"/>
              <w:jc w:val="left"/>
            </w:pPr>
            <w:r>
              <w:rPr>
                <w:rFonts w:hint="eastAsia"/>
              </w:rPr>
              <w:t>建立调运区</w:t>
            </w:r>
            <w:r w:rsidRPr="001F4E63">
              <w:rPr>
                <w:rFonts w:hint="eastAsia"/>
              </w:rPr>
              <w:t>分组</w:t>
            </w:r>
            <w:r>
              <w:rPr>
                <w:rFonts w:hint="eastAsia"/>
              </w:rPr>
              <w:t>，说明调运区内各个项目的关系</w:t>
            </w:r>
          </w:p>
        </w:tc>
      </w:tr>
      <w:tr w:rsidR="001D145D" w:rsidRPr="001F4E63" w14:paraId="462E5185" w14:textId="77777777" w:rsidTr="00EF6B70">
        <w:trPr>
          <w:jc w:val="center"/>
        </w:trPr>
        <w:tc>
          <w:tcPr>
            <w:tcW w:w="3572" w:type="dxa"/>
          </w:tcPr>
          <w:p w14:paraId="4286219E" w14:textId="77777777" w:rsidR="001D145D" w:rsidRPr="001F4E63" w:rsidRDefault="001D145D" w:rsidP="001D145D">
            <w:pPr>
              <w:pStyle w:val="af"/>
              <w:ind w:firstLineChars="0"/>
              <w:jc w:val="left"/>
            </w:pPr>
            <w:r>
              <w:rPr>
                <w:rFonts w:hint="eastAsia"/>
              </w:rPr>
              <w:t>按照道路进行统计</w:t>
            </w:r>
          </w:p>
        </w:tc>
        <w:tc>
          <w:tcPr>
            <w:tcW w:w="4786" w:type="dxa"/>
          </w:tcPr>
          <w:p w14:paraId="2EC49253" w14:textId="77777777" w:rsidR="001D145D" w:rsidRPr="001F4E63" w:rsidRDefault="001D145D" w:rsidP="001D145D">
            <w:pPr>
              <w:pStyle w:val="af"/>
              <w:ind w:firstLineChars="0"/>
              <w:jc w:val="left"/>
            </w:pPr>
            <w:r>
              <w:rPr>
                <w:rFonts w:hint="eastAsia"/>
              </w:rPr>
              <w:t>建立道路</w:t>
            </w:r>
            <w:r w:rsidRPr="001F4E63">
              <w:rPr>
                <w:rFonts w:hint="eastAsia"/>
              </w:rPr>
              <w:t>项目分组</w:t>
            </w:r>
            <w:r>
              <w:rPr>
                <w:rFonts w:hint="eastAsia"/>
              </w:rPr>
              <w:t>，以分组进行统计</w:t>
            </w:r>
          </w:p>
        </w:tc>
      </w:tr>
      <w:tr w:rsidR="001D145D" w:rsidRPr="001F4E63" w14:paraId="1C36F8DF" w14:textId="77777777" w:rsidTr="00EF6B70">
        <w:trPr>
          <w:jc w:val="center"/>
        </w:trPr>
        <w:tc>
          <w:tcPr>
            <w:tcW w:w="3572" w:type="dxa"/>
          </w:tcPr>
          <w:p w14:paraId="79FA2D36" w14:textId="77777777" w:rsidR="001D145D" w:rsidRDefault="001D145D" w:rsidP="001D145D">
            <w:pPr>
              <w:pStyle w:val="af"/>
              <w:ind w:firstLineChars="0"/>
              <w:jc w:val="left"/>
            </w:pPr>
          </w:p>
        </w:tc>
        <w:tc>
          <w:tcPr>
            <w:tcW w:w="4786" w:type="dxa"/>
          </w:tcPr>
          <w:p w14:paraId="0DA55EEA" w14:textId="77777777" w:rsidR="001D145D" w:rsidRPr="003514C9" w:rsidRDefault="001D145D" w:rsidP="001D145D">
            <w:pPr>
              <w:pStyle w:val="af"/>
              <w:ind w:firstLineChars="0"/>
              <w:jc w:val="left"/>
            </w:pPr>
          </w:p>
        </w:tc>
      </w:tr>
      <w:tr w:rsidR="001D145D" w:rsidRPr="001F4E63" w14:paraId="57E0D6F4" w14:textId="77777777" w:rsidTr="00EF6B70">
        <w:trPr>
          <w:jc w:val="center"/>
        </w:trPr>
        <w:tc>
          <w:tcPr>
            <w:tcW w:w="3572" w:type="dxa"/>
          </w:tcPr>
          <w:p w14:paraId="03F64FE4" w14:textId="77777777" w:rsidR="001D145D" w:rsidRDefault="001D145D" w:rsidP="001D145D">
            <w:pPr>
              <w:pStyle w:val="af"/>
              <w:ind w:firstLineChars="0"/>
              <w:jc w:val="left"/>
            </w:pPr>
            <w:r>
              <w:rPr>
                <w:rFonts w:hint="eastAsia"/>
              </w:rPr>
              <w:t>机械配套</w:t>
            </w:r>
          </w:p>
        </w:tc>
        <w:tc>
          <w:tcPr>
            <w:tcW w:w="4786" w:type="dxa"/>
          </w:tcPr>
          <w:p w14:paraId="1B639F3E" w14:textId="77777777" w:rsidR="001D145D" w:rsidRPr="001F4E63" w:rsidRDefault="001D145D" w:rsidP="001D145D">
            <w:pPr>
              <w:pStyle w:val="af"/>
              <w:ind w:firstLineChars="0"/>
              <w:jc w:val="left"/>
            </w:pPr>
            <w:r>
              <w:rPr>
                <w:rFonts w:hint="eastAsia"/>
              </w:rPr>
              <w:t>机械组</w:t>
            </w:r>
          </w:p>
        </w:tc>
      </w:tr>
      <w:tr w:rsidR="001D145D" w:rsidRPr="001F4E63" w14:paraId="7DB0CC02" w14:textId="77777777" w:rsidTr="00EF6B70">
        <w:trPr>
          <w:jc w:val="center"/>
        </w:trPr>
        <w:tc>
          <w:tcPr>
            <w:tcW w:w="3572" w:type="dxa"/>
          </w:tcPr>
          <w:p w14:paraId="67A328C7" w14:textId="77777777" w:rsidR="001D145D" w:rsidRPr="001F4E63" w:rsidRDefault="001D145D" w:rsidP="001D145D">
            <w:pPr>
              <w:pStyle w:val="af"/>
              <w:ind w:firstLineChars="0"/>
              <w:jc w:val="left"/>
            </w:pPr>
          </w:p>
        </w:tc>
        <w:tc>
          <w:tcPr>
            <w:tcW w:w="4786" w:type="dxa"/>
          </w:tcPr>
          <w:p w14:paraId="796047D6" w14:textId="77777777" w:rsidR="001D145D" w:rsidRPr="001F4E63" w:rsidRDefault="001D145D" w:rsidP="001D145D">
            <w:pPr>
              <w:pStyle w:val="af"/>
              <w:ind w:firstLineChars="0"/>
              <w:jc w:val="left"/>
            </w:pPr>
          </w:p>
        </w:tc>
      </w:tr>
    </w:tbl>
    <w:p w14:paraId="085033CA" w14:textId="30C034A2" w:rsidR="00233B30" w:rsidRDefault="00233B30" w:rsidP="00C361E8">
      <w:pPr>
        <w:pStyle w:val="1"/>
        <w:rPr>
          <w:ins w:id="52" w:author="刘全" w:date="2021-12-03T11:16:00Z"/>
        </w:rPr>
      </w:pPr>
      <w:r>
        <w:rPr>
          <w:rFonts w:hint="eastAsia"/>
        </w:rPr>
        <w:lastRenderedPageBreak/>
        <w:t>系统</w:t>
      </w:r>
      <w:r>
        <w:t>主要</w:t>
      </w:r>
      <w:r>
        <w:rPr>
          <w:rFonts w:hint="eastAsia"/>
        </w:rPr>
        <w:t>用户</w:t>
      </w:r>
      <w:r>
        <w:t>和功能</w:t>
      </w:r>
      <w:r>
        <w:rPr>
          <w:rFonts w:hint="eastAsia"/>
        </w:rPr>
        <w:t>设计</w:t>
      </w:r>
      <w:bookmarkEnd w:id="21"/>
    </w:p>
    <w:p w14:paraId="75ED4990" w14:textId="15F25A1F" w:rsidR="002412D4" w:rsidRDefault="002412D4">
      <w:pPr>
        <w:pStyle w:val="2"/>
        <w:rPr>
          <w:ins w:id="53" w:author="刘全" w:date="2021-12-03T11:17:00Z"/>
        </w:rPr>
        <w:pPrChange w:id="54" w:author="刘全" w:date="2021-12-03T11:16:00Z">
          <w:pPr>
            <w:pStyle w:val="1"/>
          </w:pPr>
        </w:pPrChange>
      </w:pPr>
      <w:ins w:id="55" w:author="刘全" w:date="2021-12-03T11:17:00Z">
        <w:r>
          <w:rPr>
            <w:rFonts w:hint="eastAsia"/>
          </w:rPr>
          <w:t>系统管理用户</w:t>
        </w:r>
      </w:ins>
    </w:p>
    <w:p w14:paraId="69F743D1" w14:textId="23C40E16" w:rsidR="002412D4" w:rsidRDefault="002412D4" w:rsidP="002412D4">
      <w:pPr>
        <w:rPr>
          <w:ins w:id="56" w:author="刘全" w:date="2021-12-03T11:17:00Z"/>
        </w:rPr>
      </w:pPr>
      <w:ins w:id="57" w:author="刘全" w:date="2021-12-03T11:17:00Z">
        <w:r>
          <w:rPr>
            <w:rFonts w:hint="eastAsia"/>
          </w:rPr>
          <w:t>用户</w:t>
        </w:r>
        <w:r>
          <w:t>说明</w:t>
        </w:r>
        <w:r>
          <w:rPr>
            <w:rFonts w:hint="eastAsia"/>
          </w:rPr>
          <w:t>。管理员主要维护系统基本料性</w:t>
        </w:r>
      </w:ins>
      <w:ins w:id="58" w:author="刘全" w:date="2021-12-03T11:18:00Z">
        <w:r>
          <w:rPr>
            <w:rFonts w:hint="eastAsia"/>
          </w:rPr>
          <w:t>及</w:t>
        </w:r>
      </w:ins>
      <w:ins w:id="59" w:author="刘全" w:date="2021-12-03T11:20:00Z">
        <w:r>
          <w:rPr>
            <w:rFonts w:hint="eastAsia"/>
          </w:rPr>
          <w:t>物料调运</w:t>
        </w:r>
      </w:ins>
      <w:ins w:id="60" w:author="刘全" w:date="2021-12-03T11:18:00Z">
        <w:r>
          <w:rPr>
            <w:rFonts w:hint="eastAsia"/>
          </w:rPr>
          <w:t>智能</w:t>
        </w:r>
        <w:r>
          <w:t>算法</w:t>
        </w:r>
      </w:ins>
      <w:ins w:id="61" w:author="刘全" w:date="2021-12-03T11:17:00Z">
        <w:r>
          <w:rPr>
            <w:rFonts w:hint="eastAsia"/>
          </w:rPr>
          <w:t>。</w:t>
        </w:r>
      </w:ins>
      <w:ins w:id="62" w:author="刘全" w:date="2021-12-03T11:18:00Z">
        <w:r>
          <w:rPr>
            <w:rFonts w:hint="eastAsia"/>
          </w:rPr>
          <w:t>料性是余泥渣土智能调配系统智能决策的</w:t>
        </w:r>
      </w:ins>
      <w:ins w:id="63" w:author="刘全" w:date="2021-12-03T11:19:00Z">
        <w:r>
          <w:rPr>
            <w:rFonts w:hint="eastAsia"/>
          </w:rPr>
          <w:t>基本参数</w:t>
        </w:r>
        <w:r>
          <w:t>，</w:t>
        </w:r>
        <w:r>
          <w:rPr>
            <w:rFonts w:hint="eastAsia"/>
          </w:rPr>
          <w:t>决定了物料类型、可利用规则等</w:t>
        </w:r>
      </w:ins>
      <w:ins w:id="64" w:author="刘全" w:date="2021-12-03T11:18:00Z">
        <w:r>
          <w:rPr>
            <w:rFonts w:hint="eastAsia"/>
          </w:rPr>
          <w:t>。</w:t>
        </w:r>
      </w:ins>
      <w:ins w:id="65" w:author="刘全" w:date="2021-12-03T11:20:00Z">
        <w:r>
          <w:rPr>
            <w:rFonts w:hint="eastAsia"/>
          </w:rPr>
          <w:t>物料调运智能算法是构建在项目用户输入的物料产出量和产出地点基础上的，优化决策和调配计算单元。</w:t>
        </w:r>
      </w:ins>
    </w:p>
    <w:p w14:paraId="4DF19665" w14:textId="77777777" w:rsidR="002412D4" w:rsidRDefault="002412D4" w:rsidP="002412D4">
      <w:pPr>
        <w:rPr>
          <w:ins w:id="66" w:author="刘全" w:date="2021-12-03T11:45:00Z"/>
        </w:rPr>
      </w:pPr>
      <w:ins w:id="67" w:author="刘全" w:date="2021-12-03T11:17:00Z">
        <w:r>
          <w:rPr>
            <w:rFonts w:hint="eastAsia"/>
          </w:rPr>
          <w:t>输入信息。</w:t>
        </w:r>
      </w:ins>
    </w:p>
    <w:p w14:paraId="29E10349" w14:textId="272F0FE8" w:rsidR="00FD5542" w:rsidRDefault="00FD5542" w:rsidP="002412D4">
      <w:pPr>
        <w:rPr>
          <w:ins w:id="68" w:author="刘全" w:date="2021-12-03T11:17:00Z"/>
        </w:rPr>
      </w:pPr>
      <w:ins w:id="69" w:author="刘全" w:date="2021-12-03T11:45:00Z">
        <w:r>
          <w:rPr>
            <w:rFonts w:hint="eastAsia"/>
          </w:rPr>
          <w:t>（</w:t>
        </w:r>
        <w:r>
          <w:fldChar w:fldCharType="begin"/>
        </w:r>
        <w:r>
          <w:rPr>
            <w:rFonts w:hint="eastAsia"/>
          </w:rPr>
          <w:instrText>seq</w:instrText>
        </w:r>
        <w:r>
          <w:instrText xml:space="preserve">  </w:instrText>
        </w:r>
        <w:r>
          <w:rPr>
            <w:rFonts w:hint="eastAsia"/>
          </w:rPr>
          <w:instrText>序号</w:instrText>
        </w:r>
        <w:r>
          <w:rPr>
            <w:rFonts w:hint="eastAsia"/>
          </w:rPr>
          <w:instrText xml:space="preserve"> \</w:instrText>
        </w:r>
        <w:r>
          <w:instrText xml:space="preserve">s 1 \s 2 \s 3 \s 4 </w:instrText>
        </w:r>
        <w:r>
          <w:fldChar w:fldCharType="separate"/>
        </w:r>
      </w:ins>
      <w:ins w:id="70" w:author="刘全" w:date="2021-12-04T00:54:00Z">
        <w:r w:rsidR="00845972">
          <w:rPr>
            <w:noProof/>
          </w:rPr>
          <w:t>1</w:t>
        </w:r>
      </w:ins>
      <w:ins w:id="71" w:author="刘全" w:date="2021-12-03T11:45:00Z">
        <w:r>
          <w:fldChar w:fldCharType="end"/>
        </w:r>
        <w:r>
          <w:rPr>
            <w:rFonts w:hint="eastAsia"/>
          </w:rPr>
          <w:t>）</w:t>
        </w:r>
      </w:ins>
      <w:ins w:id="72" w:author="刘全" w:date="2021-12-03T11:46:00Z">
        <w:r>
          <w:rPr>
            <w:rFonts w:hint="eastAsia"/>
          </w:rPr>
          <w:t>系统对象的编码体系。</w:t>
        </w:r>
      </w:ins>
    </w:p>
    <w:p w14:paraId="482388FE" w14:textId="53289970" w:rsidR="002412D4" w:rsidRDefault="002412D4" w:rsidP="002412D4">
      <w:pPr>
        <w:rPr>
          <w:ins w:id="73" w:author="刘全" w:date="2021-12-03T11:19:00Z"/>
        </w:rPr>
      </w:pPr>
      <w:ins w:id="74" w:author="刘全" w:date="2021-12-03T11:17:00Z">
        <w:r>
          <w:rPr>
            <w:rFonts w:hint="eastAsia"/>
          </w:rPr>
          <w:t>（</w:t>
        </w:r>
        <w:r>
          <w:fldChar w:fldCharType="begin"/>
        </w:r>
        <w:r>
          <w:rPr>
            <w:rFonts w:hint="eastAsia"/>
          </w:rPr>
          <w:instrText>seq</w:instrText>
        </w:r>
        <w:r>
          <w:instrText xml:space="preserve">  </w:instrText>
        </w:r>
        <w:r>
          <w:rPr>
            <w:rFonts w:hint="eastAsia"/>
          </w:rPr>
          <w:instrText>序号</w:instrText>
        </w:r>
        <w:r>
          <w:rPr>
            <w:rFonts w:hint="eastAsia"/>
          </w:rPr>
          <w:instrText xml:space="preserve"> \</w:instrText>
        </w:r>
        <w:r>
          <w:instrText xml:space="preserve">s 1 \s 2 \s 3 \s 4 </w:instrText>
        </w:r>
        <w:r>
          <w:fldChar w:fldCharType="separate"/>
        </w:r>
      </w:ins>
      <w:ins w:id="75" w:author="刘全" w:date="2021-12-04T00:54:00Z">
        <w:r w:rsidR="00845972">
          <w:rPr>
            <w:noProof/>
          </w:rPr>
          <w:t>2</w:t>
        </w:r>
      </w:ins>
      <w:ins w:id="76" w:author="刘全" w:date="2021-12-03T11:17:00Z">
        <w:r>
          <w:fldChar w:fldCharType="end"/>
        </w:r>
        <w:r>
          <w:rPr>
            <w:rFonts w:hint="eastAsia"/>
          </w:rPr>
          <w:t>）</w:t>
        </w:r>
      </w:ins>
      <w:ins w:id="77" w:author="刘全" w:date="2021-12-03T11:19:00Z">
        <w:r>
          <w:rPr>
            <w:rFonts w:hint="eastAsia"/>
          </w:rPr>
          <w:t>预先维护好系统的基本料性及其兼容性</w:t>
        </w:r>
      </w:ins>
    </w:p>
    <w:p w14:paraId="68F458CF" w14:textId="0C57D385" w:rsidR="002412D4" w:rsidRDefault="002412D4" w:rsidP="002412D4">
      <w:pPr>
        <w:rPr>
          <w:ins w:id="78" w:author="刘全" w:date="2021-12-03T11:17:00Z"/>
        </w:rPr>
      </w:pPr>
      <w:ins w:id="79" w:author="刘全" w:date="2021-12-03T11:20:00Z">
        <w:r>
          <w:rPr>
            <w:rFonts w:hint="eastAsia"/>
          </w:rPr>
          <w:t>（</w:t>
        </w:r>
        <w:r>
          <w:fldChar w:fldCharType="begin"/>
        </w:r>
        <w:r>
          <w:rPr>
            <w:rFonts w:hint="eastAsia"/>
          </w:rPr>
          <w:instrText>seq</w:instrText>
        </w:r>
        <w:r>
          <w:instrText xml:space="preserve">  </w:instrText>
        </w:r>
        <w:r>
          <w:rPr>
            <w:rFonts w:hint="eastAsia"/>
          </w:rPr>
          <w:instrText>序号</w:instrText>
        </w:r>
        <w:r>
          <w:rPr>
            <w:rFonts w:hint="eastAsia"/>
          </w:rPr>
          <w:instrText xml:space="preserve"> \</w:instrText>
        </w:r>
        <w:r>
          <w:instrText xml:space="preserve">s 1 \s 2 \s 3 \s 4 </w:instrText>
        </w:r>
        <w:r>
          <w:fldChar w:fldCharType="separate"/>
        </w:r>
      </w:ins>
      <w:ins w:id="80" w:author="刘全" w:date="2021-12-04T00:54:00Z">
        <w:r w:rsidR="00845972">
          <w:rPr>
            <w:noProof/>
          </w:rPr>
          <w:t>3</w:t>
        </w:r>
      </w:ins>
      <w:ins w:id="81" w:author="刘全" w:date="2021-12-03T11:20:00Z">
        <w:r>
          <w:fldChar w:fldCharType="end"/>
        </w:r>
        <w:r>
          <w:rPr>
            <w:rFonts w:hint="eastAsia"/>
          </w:rPr>
          <w:t>）</w:t>
        </w:r>
      </w:ins>
      <w:ins w:id="82" w:author="刘全" w:date="2021-12-03T11:21:00Z">
        <w:r>
          <w:rPr>
            <w:rFonts w:hint="eastAsia"/>
          </w:rPr>
          <w:t>根据用户需求，不断维护物料调运智能</w:t>
        </w:r>
        <w:r>
          <w:t>算法</w:t>
        </w:r>
      </w:ins>
    </w:p>
    <w:p w14:paraId="0D7821BE" w14:textId="1188AEFB" w:rsidR="002412D4" w:rsidRPr="002412D4" w:rsidDel="002412D4" w:rsidRDefault="002412D4">
      <w:pPr>
        <w:rPr>
          <w:del w:id="83" w:author="刘全" w:date="2021-12-03T11:21:00Z"/>
        </w:rPr>
        <w:pPrChange w:id="84" w:author="刘全" w:date="2021-12-03T11:17:00Z">
          <w:pPr>
            <w:pStyle w:val="1"/>
          </w:pPr>
        </w:pPrChange>
      </w:pPr>
    </w:p>
    <w:p w14:paraId="6C183710" w14:textId="70E7EC0B" w:rsidR="00233B30" w:rsidRDefault="00233B30">
      <w:pPr>
        <w:pStyle w:val="2"/>
        <w:pPrChange w:id="85" w:author="刘全" w:date="2021-12-02T11:59:00Z">
          <w:pPr>
            <w:pStyle w:val="1"/>
          </w:pPr>
        </w:pPrChange>
      </w:pPr>
      <w:bookmarkStart w:id="86" w:name="_Toc89377530"/>
      <w:r>
        <w:rPr>
          <w:rFonts w:hint="eastAsia"/>
        </w:rPr>
        <w:t>项目</w:t>
      </w:r>
      <w:r>
        <w:t>用户</w:t>
      </w:r>
      <w:bookmarkEnd w:id="86"/>
    </w:p>
    <w:p w14:paraId="4773A551" w14:textId="421E2D3C" w:rsidR="00233B30" w:rsidDel="00315961" w:rsidRDefault="00233B30">
      <w:pPr>
        <w:rPr>
          <w:del w:id="87" w:author="刘全" w:date="2021-12-03T11:04:00Z"/>
        </w:rPr>
        <w:pPrChange w:id="88" w:author="刘全" w:date="2021-12-02T12:00:00Z">
          <w:pPr>
            <w:pStyle w:val="1"/>
          </w:pPr>
        </w:pPrChange>
      </w:pPr>
      <w:r>
        <w:rPr>
          <w:rFonts w:hint="eastAsia"/>
        </w:rPr>
        <w:t>用户</w:t>
      </w:r>
      <w:r>
        <w:t>说明</w:t>
      </w:r>
      <w:ins w:id="89" w:author="刘全" w:date="2021-12-03T09:45:00Z">
        <w:r w:rsidR="00F77F45">
          <w:rPr>
            <w:rFonts w:hint="eastAsia"/>
          </w:rPr>
          <w:t>。</w:t>
        </w:r>
      </w:ins>
      <w:ins w:id="90" w:author="刘全" w:date="2021-12-03T11:02:00Z">
        <w:r w:rsidR="00523324">
          <w:rPr>
            <w:rFonts w:hint="eastAsia"/>
          </w:rPr>
          <w:t>项目用户主要指的是具体的项目生产负责单位，在系统中主要负责维护项目所在地项目的业务内容，项目余泥渣土的数量</w:t>
        </w:r>
      </w:ins>
      <w:ins w:id="91" w:author="刘全" w:date="2021-12-03T11:03:00Z">
        <w:r w:rsidR="00523324">
          <w:rPr>
            <w:rFonts w:hint="eastAsia"/>
          </w:rPr>
          <w:t>、产地等信息的维护。</w:t>
        </w:r>
      </w:ins>
    </w:p>
    <w:p w14:paraId="7C5C9A73" w14:textId="1279FBC4" w:rsidR="00233B30" w:rsidRDefault="00315961">
      <w:pPr>
        <w:pPrChange w:id="92" w:author="刘全" w:date="2021-12-02T12:00:00Z">
          <w:pPr>
            <w:pStyle w:val="1"/>
          </w:pPr>
        </w:pPrChange>
      </w:pPr>
      <w:ins w:id="93" w:author="刘全" w:date="2021-12-03T11:04:00Z">
        <w:r>
          <w:rPr>
            <w:rFonts w:hint="eastAsia"/>
          </w:rPr>
          <w:t>对于比较大型的工程，可能存在多个出渣点</w:t>
        </w:r>
      </w:ins>
      <w:ins w:id="94" w:author="刘全" w:date="2021-12-03T11:05:00Z">
        <w:r>
          <w:rPr>
            <w:rFonts w:hint="eastAsia"/>
          </w:rPr>
          <w:t>，只需要项目用户区分</w:t>
        </w:r>
      </w:ins>
      <w:ins w:id="95" w:author="刘全" w:date="2021-12-03T11:04:00Z">
        <w:r>
          <w:rPr>
            <w:rFonts w:hint="eastAsia"/>
          </w:rPr>
          <w:t>。</w:t>
        </w:r>
      </w:ins>
    </w:p>
    <w:p w14:paraId="4D5B2DBA" w14:textId="45F233DB" w:rsidR="00315961" w:rsidRDefault="00233B30">
      <w:pPr>
        <w:rPr>
          <w:ins w:id="96" w:author="刘全" w:date="2021-12-03T11:06:00Z"/>
        </w:rPr>
        <w:pPrChange w:id="97" w:author="刘全" w:date="2021-12-02T12:00:00Z">
          <w:pPr>
            <w:pStyle w:val="1"/>
          </w:pPr>
        </w:pPrChange>
      </w:pPr>
      <w:del w:id="98" w:author="刘全" w:date="2021-12-03T11:09:00Z">
        <w:r w:rsidDel="00315961">
          <w:rPr>
            <w:rFonts w:hint="eastAsia"/>
          </w:rPr>
          <w:delText>功能</w:delText>
        </w:r>
        <w:r w:rsidDel="00315961">
          <w:delText>设计</w:delText>
        </w:r>
      </w:del>
      <w:ins w:id="99" w:author="刘全" w:date="2021-12-03T11:09:00Z">
        <w:r w:rsidR="00315961">
          <w:rPr>
            <w:rFonts w:hint="eastAsia"/>
          </w:rPr>
          <w:t>输入信息</w:t>
        </w:r>
      </w:ins>
      <w:ins w:id="100" w:author="刘全" w:date="2021-12-03T11:05:00Z">
        <w:r w:rsidR="00315961">
          <w:rPr>
            <w:rFonts w:hint="eastAsia"/>
          </w:rPr>
          <w:t>。</w:t>
        </w:r>
      </w:ins>
    </w:p>
    <w:p w14:paraId="473EA606" w14:textId="77777777" w:rsidR="00315961" w:rsidRDefault="00315961">
      <w:pPr>
        <w:rPr>
          <w:ins w:id="101" w:author="刘全" w:date="2021-12-03T11:08:00Z"/>
        </w:rPr>
        <w:pPrChange w:id="102" w:author="刘全" w:date="2021-12-02T12:00:00Z">
          <w:pPr>
            <w:pStyle w:val="1"/>
          </w:pPr>
        </w:pPrChange>
      </w:pPr>
      <w:ins w:id="103" w:author="刘全" w:date="2021-12-03T11:06:00Z">
        <w:r>
          <w:rPr>
            <w:rFonts w:hint="eastAsia"/>
          </w:rPr>
          <w:t>（</w:t>
        </w:r>
        <w:r>
          <w:fldChar w:fldCharType="begin"/>
        </w:r>
        <w:r>
          <w:rPr>
            <w:rFonts w:hint="eastAsia"/>
          </w:rPr>
          <w:instrText>seq</w:instrText>
        </w:r>
        <w:r>
          <w:instrText xml:space="preserve">  </w:instrText>
        </w:r>
        <w:r>
          <w:rPr>
            <w:rFonts w:hint="eastAsia"/>
          </w:rPr>
          <w:instrText>序号</w:instrText>
        </w:r>
        <w:r>
          <w:rPr>
            <w:rFonts w:hint="eastAsia"/>
          </w:rPr>
          <w:instrText xml:space="preserve"> \</w:instrText>
        </w:r>
        <w:r>
          <w:instrText xml:space="preserve">s 1 \s 2 \s 3 \s 4 </w:instrText>
        </w:r>
        <w:r>
          <w:fldChar w:fldCharType="separate"/>
        </w:r>
      </w:ins>
      <w:ins w:id="104" w:author="刘全" w:date="2021-12-03T11:09:00Z">
        <w:r>
          <w:rPr>
            <w:noProof/>
          </w:rPr>
          <w:t>1</w:t>
        </w:r>
      </w:ins>
      <w:ins w:id="105" w:author="刘全" w:date="2021-12-03T11:06:00Z">
        <w:r>
          <w:fldChar w:fldCharType="end"/>
        </w:r>
        <w:r>
          <w:rPr>
            <w:rFonts w:hint="eastAsia"/>
          </w:rPr>
          <w:t>）</w:t>
        </w:r>
      </w:ins>
      <w:ins w:id="106" w:author="刘全" w:date="2021-12-03T11:05:00Z">
        <w:r>
          <w:rPr>
            <w:rFonts w:hint="eastAsia"/>
          </w:rPr>
          <w:t>维护项目本身的基本信息</w:t>
        </w:r>
      </w:ins>
      <w:ins w:id="107" w:author="刘全" w:date="2021-12-03T11:08:00Z">
        <w:r>
          <w:rPr>
            <w:rFonts w:hint="eastAsia"/>
          </w:rPr>
          <w:t>，如项目的地点、工程类型</w:t>
        </w:r>
      </w:ins>
    </w:p>
    <w:p w14:paraId="2FD90B78" w14:textId="5E51C841" w:rsidR="00315961" w:rsidRDefault="00315961">
      <w:pPr>
        <w:rPr>
          <w:ins w:id="108" w:author="刘全" w:date="2021-12-03T11:06:00Z"/>
        </w:rPr>
        <w:pPrChange w:id="109" w:author="刘全" w:date="2021-12-02T12:00:00Z">
          <w:pPr>
            <w:pStyle w:val="1"/>
          </w:pPr>
        </w:pPrChange>
      </w:pPr>
      <w:ins w:id="110" w:author="刘全" w:date="2021-12-03T11:08:00Z">
        <w:r>
          <w:rPr>
            <w:rFonts w:hint="eastAsia"/>
          </w:rPr>
          <w:t>（</w:t>
        </w:r>
        <w:r>
          <w:fldChar w:fldCharType="begin"/>
        </w:r>
        <w:r>
          <w:rPr>
            <w:rFonts w:hint="eastAsia"/>
          </w:rPr>
          <w:instrText>seq</w:instrText>
        </w:r>
        <w:r>
          <w:instrText xml:space="preserve">  </w:instrText>
        </w:r>
        <w:r>
          <w:rPr>
            <w:rFonts w:hint="eastAsia"/>
          </w:rPr>
          <w:instrText>序号</w:instrText>
        </w:r>
        <w:r>
          <w:rPr>
            <w:rFonts w:hint="eastAsia"/>
          </w:rPr>
          <w:instrText xml:space="preserve"> \</w:instrText>
        </w:r>
        <w:r>
          <w:instrText xml:space="preserve">s 1 \s 2 \s 3 \s 4 </w:instrText>
        </w:r>
        <w:r>
          <w:fldChar w:fldCharType="separate"/>
        </w:r>
      </w:ins>
      <w:ins w:id="111" w:author="刘全" w:date="2021-12-03T11:09:00Z">
        <w:r>
          <w:rPr>
            <w:noProof/>
          </w:rPr>
          <w:t>2</w:t>
        </w:r>
      </w:ins>
      <w:ins w:id="112" w:author="刘全" w:date="2021-12-03T11:08:00Z">
        <w:r>
          <w:fldChar w:fldCharType="end"/>
        </w:r>
        <w:r>
          <w:rPr>
            <w:rFonts w:hint="eastAsia"/>
          </w:rPr>
          <w:t>）项目所产生的余泥渣土的料性</w:t>
        </w:r>
      </w:ins>
    </w:p>
    <w:p w14:paraId="079E3002" w14:textId="4AC40E28" w:rsidR="00233B30" w:rsidRDefault="00315961">
      <w:pPr>
        <w:rPr>
          <w:ins w:id="113" w:author="刘全" w:date="2021-12-03T11:06:00Z"/>
        </w:rPr>
        <w:pPrChange w:id="114" w:author="刘全" w:date="2021-12-02T12:00:00Z">
          <w:pPr>
            <w:pStyle w:val="1"/>
          </w:pPr>
        </w:pPrChange>
      </w:pPr>
      <w:ins w:id="115" w:author="刘全" w:date="2021-12-03T11:06:00Z">
        <w:r>
          <w:rPr>
            <w:rFonts w:hint="eastAsia"/>
          </w:rPr>
          <w:t>（</w:t>
        </w:r>
        <w:r>
          <w:fldChar w:fldCharType="begin"/>
        </w:r>
        <w:r>
          <w:rPr>
            <w:rFonts w:hint="eastAsia"/>
          </w:rPr>
          <w:instrText>seq</w:instrText>
        </w:r>
        <w:r>
          <w:instrText xml:space="preserve">  </w:instrText>
        </w:r>
        <w:r>
          <w:rPr>
            <w:rFonts w:hint="eastAsia"/>
          </w:rPr>
          <w:instrText>序号</w:instrText>
        </w:r>
        <w:r>
          <w:rPr>
            <w:rFonts w:hint="eastAsia"/>
          </w:rPr>
          <w:instrText xml:space="preserve"> \</w:instrText>
        </w:r>
        <w:r>
          <w:instrText xml:space="preserve">s 1 \s 2 \s 3 \s 4 </w:instrText>
        </w:r>
        <w:r>
          <w:fldChar w:fldCharType="separate"/>
        </w:r>
      </w:ins>
      <w:ins w:id="116" w:author="刘全" w:date="2021-12-03T11:09:00Z">
        <w:r>
          <w:rPr>
            <w:noProof/>
          </w:rPr>
          <w:t>3</w:t>
        </w:r>
      </w:ins>
      <w:ins w:id="117" w:author="刘全" w:date="2021-12-03T11:06:00Z">
        <w:r>
          <w:fldChar w:fldCharType="end"/>
        </w:r>
        <w:r>
          <w:rPr>
            <w:rFonts w:hint="eastAsia"/>
          </w:rPr>
          <w:t>）</w:t>
        </w:r>
      </w:ins>
      <w:ins w:id="118" w:author="刘全" w:date="2021-12-03T11:05:00Z">
        <w:r>
          <w:rPr>
            <w:rFonts w:hint="eastAsia"/>
          </w:rPr>
          <w:t>在每个余泥渣土调运优化周期</w:t>
        </w:r>
      </w:ins>
      <w:ins w:id="119" w:author="刘全" w:date="2021-12-03T11:06:00Z">
        <w:r>
          <w:rPr>
            <w:rFonts w:hint="eastAsia"/>
          </w:rPr>
          <w:t>开始的时候，</w:t>
        </w:r>
      </w:ins>
      <w:ins w:id="120" w:author="刘全" w:date="2021-12-03T11:05:00Z">
        <w:r>
          <w:rPr>
            <w:rFonts w:hint="eastAsia"/>
          </w:rPr>
          <w:t>输入</w:t>
        </w:r>
      </w:ins>
      <w:ins w:id="121" w:author="刘全" w:date="2021-12-03T11:06:00Z">
        <w:r>
          <w:rPr>
            <w:rFonts w:hint="eastAsia"/>
          </w:rPr>
          <w:t>本项目在未来将会产生的余泥渣土数量和料性</w:t>
        </w:r>
      </w:ins>
      <w:ins w:id="122" w:author="刘全" w:date="2021-12-03T11:07:00Z">
        <w:r>
          <w:rPr>
            <w:rFonts w:hint="eastAsia"/>
          </w:rPr>
          <w:t>。</w:t>
        </w:r>
      </w:ins>
    </w:p>
    <w:p w14:paraId="35E2BED2" w14:textId="7721AE33" w:rsidR="00315961" w:rsidRDefault="00315961">
      <w:pPr>
        <w:rPr>
          <w:ins w:id="123" w:author="刘全" w:date="2021-12-03T11:09:00Z"/>
        </w:rPr>
        <w:pPrChange w:id="124" w:author="刘全" w:date="2021-12-02T12:00:00Z">
          <w:pPr>
            <w:pStyle w:val="1"/>
          </w:pPr>
        </w:pPrChange>
      </w:pPr>
      <w:ins w:id="125" w:author="刘全" w:date="2021-12-03T11:07:00Z">
        <w:r>
          <w:rPr>
            <w:rFonts w:hint="eastAsia"/>
          </w:rPr>
          <w:t>（</w:t>
        </w:r>
        <w:r>
          <w:fldChar w:fldCharType="begin"/>
        </w:r>
        <w:r>
          <w:rPr>
            <w:rFonts w:hint="eastAsia"/>
          </w:rPr>
          <w:instrText>seq</w:instrText>
        </w:r>
        <w:r>
          <w:instrText xml:space="preserve">  </w:instrText>
        </w:r>
        <w:r>
          <w:rPr>
            <w:rFonts w:hint="eastAsia"/>
          </w:rPr>
          <w:instrText>序号</w:instrText>
        </w:r>
        <w:r>
          <w:rPr>
            <w:rFonts w:hint="eastAsia"/>
          </w:rPr>
          <w:instrText xml:space="preserve"> \</w:instrText>
        </w:r>
        <w:r>
          <w:instrText xml:space="preserve">s 1 \s 2 \s 3 \s 4 </w:instrText>
        </w:r>
        <w:r>
          <w:fldChar w:fldCharType="separate"/>
        </w:r>
      </w:ins>
      <w:ins w:id="126" w:author="刘全" w:date="2021-12-03T11:10:00Z">
        <w:r>
          <w:rPr>
            <w:noProof/>
          </w:rPr>
          <w:t>4</w:t>
        </w:r>
      </w:ins>
      <w:ins w:id="127" w:author="刘全" w:date="2021-12-03T11:07:00Z">
        <w:r>
          <w:fldChar w:fldCharType="end"/>
        </w:r>
        <w:r>
          <w:rPr>
            <w:rFonts w:hint="eastAsia"/>
          </w:rPr>
          <w:t>）项目</w:t>
        </w:r>
      </w:ins>
      <w:ins w:id="128" w:author="刘全" w:date="2021-12-03T11:08:00Z">
        <w:r>
          <w:rPr>
            <w:rFonts w:hint="eastAsia"/>
          </w:rPr>
          <w:t>管理者针对淤泥渣土处置的偏好</w:t>
        </w:r>
      </w:ins>
    </w:p>
    <w:p w14:paraId="6224E49F" w14:textId="6C614515" w:rsidR="00315961" w:rsidRDefault="00315961">
      <w:pPr>
        <w:rPr>
          <w:ins w:id="129" w:author="刘全" w:date="2021-12-03T11:09:00Z"/>
        </w:rPr>
        <w:pPrChange w:id="130" w:author="刘全" w:date="2021-12-02T12:00:00Z">
          <w:pPr>
            <w:pStyle w:val="1"/>
          </w:pPr>
        </w:pPrChange>
      </w:pPr>
      <w:ins w:id="131" w:author="刘全" w:date="2021-12-03T11:09:00Z">
        <w:r>
          <w:rPr>
            <w:rFonts w:hint="eastAsia"/>
          </w:rPr>
          <w:t>查询</w:t>
        </w:r>
        <w:r>
          <w:t>信息</w:t>
        </w:r>
        <w:r>
          <w:rPr>
            <w:rFonts w:hint="eastAsia"/>
          </w:rPr>
          <w:t>。</w:t>
        </w:r>
      </w:ins>
    </w:p>
    <w:p w14:paraId="4DCA7E6F" w14:textId="4764293C" w:rsidR="00315961" w:rsidRDefault="00315961">
      <w:pPr>
        <w:rPr>
          <w:ins w:id="132" w:author="刘全" w:date="2021-12-03T11:10:00Z"/>
        </w:rPr>
        <w:pPrChange w:id="133" w:author="刘全" w:date="2021-12-02T12:00:00Z">
          <w:pPr>
            <w:pStyle w:val="1"/>
          </w:pPr>
        </w:pPrChange>
      </w:pPr>
      <w:ins w:id="134" w:author="刘全" w:date="2021-12-03T11:09:00Z">
        <w:r>
          <w:rPr>
            <w:rFonts w:hint="eastAsia"/>
          </w:rPr>
          <w:t>（</w:t>
        </w:r>
        <w:r>
          <w:fldChar w:fldCharType="begin"/>
        </w:r>
        <w:r>
          <w:rPr>
            <w:rFonts w:hint="eastAsia"/>
          </w:rPr>
          <w:instrText>seq</w:instrText>
        </w:r>
        <w:r>
          <w:instrText xml:space="preserve">  </w:instrText>
        </w:r>
        <w:r>
          <w:rPr>
            <w:rFonts w:hint="eastAsia"/>
          </w:rPr>
          <w:instrText>序号</w:instrText>
        </w:r>
        <w:r>
          <w:rPr>
            <w:rFonts w:hint="eastAsia"/>
          </w:rPr>
          <w:instrText xml:space="preserve"> \</w:instrText>
        </w:r>
        <w:r>
          <w:instrText xml:space="preserve">s 1 \s 2 \s 3 \s 4 </w:instrText>
        </w:r>
        <w:r>
          <w:fldChar w:fldCharType="separate"/>
        </w:r>
      </w:ins>
      <w:ins w:id="135" w:author="刘全" w:date="2021-12-03T11:10:00Z">
        <w:r>
          <w:rPr>
            <w:noProof/>
          </w:rPr>
          <w:t>5</w:t>
        </w:r>
      </w:ins>
      <w:ins w:id="136" w:author="刘全" w:date="2021-12-03T11:09:00Z">
        <w:r>
          <w:fldChar w:fldCharType="end"/>
        </w:r>
        <w:r>
          <w:rPr>
            <w:rFonts w:hint="eastAsia"/>
          </w:rPr>
          <w:t>）在余泥渣土处置调运优化计算完成后</w:t>
        </w:r>
      </w:ins>
      <w:ins w:id="137" w:author="刘全" w:date="2021-12-03T11:10:00Z">
        <w:r>
          <w:rPr>
            <w:rFonts w:hint="eastAsia"/>
          </w:rPr>
          <w:t>，可以查询本项目涉及的余泥渣土调运去向。</w:t>
        </w:r>
      </w:ins>
    </w:p>
    <w:p w14:paraId="4CADBCDA" w14:textId="2269F4FF" w:rsidR="00315961" w:rsidRPr="00315961" w:rsidDel="00315961" w:rsidRDefault="00315961">
      <w:pPr>
        <w:rPr>
          <w:del w:id="138" w:author="刘全" w:date="2021-12-03T11:10:00Z"/>
        </w:rPr>
        <w:pPrChange w:id="139" w:author="刘全" w:date="2021-12-02T12:00:00Z">
          <w:pPr>
            <w:pStyle w:val="1"/>
          </w:pPr>
        </w:pPrChange>
      </w:pPr>
    </w:p>
    <w:p w14:paraId="6FAA82C2" w14:textId="2B5D1B43" w:rsidR="00233B30" w:rsidRDefault="00315961">
      <w:pPr>
        <w:pStyle w:val="2"/>
        <w:rPr>
          <w:ins w:id="140" w:author="刘全" w:date="2021-12-03T11:04:00Z"/>
        </w:rPr>
        <w:pPrChange w:id="141" w:author="刘全" w:date="2021-12-03T11:04:00Z">
          <w:pPr>
            <w:pStyle w:val="1"/>
          </w:pPr>
        </w:pPrChange>
      </w:pPr>
      <w:ins w:id="142" w:author="刘全" w:date="2021-12-03T11:04:00Z">
        <w:r>
          <w:rPr>
            <w:rFonts w:hint="eastAsia"/>
          </w:rPr>
          <w:t>资源</w:t>
        </w:r>
        <w:r>
          <w:t>场站用户</w:t>
        </w:r>
      </w:ins>
    </w:p>
    <w:p w14:paraId="58649E38" w14:textId="605E0451" w:rsidR="00315961" w:rsidRDefault="00315961" w:rsidP="00315961">
      <w:pPr>
        <w:rPr>
          <w:ins w:id="143" w:author="刘全" w:date="2021-12-03T11:11:00Z"/>
        </w:rPr>
      </w:pPr>
      <w:ins w:id="144" w:author="刘全" w:date="2021-12-03T11:11:00Z">
        <w:r>
          <w:rPr>
            <w:rFonts w:hint="eastAsia"/>
          </w:rPr>
          <w:t>用户</w:t>
        </w:r>
        <w:r>
          <w:t>说明</w:t>
        </w:r>
        <w:r>
          <w:rPr>
            <w:rFonts w:hint="eastAsia"/>
          </w:rPr>
          <w:t>。资源场站包括：余泥渣土资源化工厂、余泥渣土受纳场等。</w:t>
        </w:r>
      </w:ins>
      <w:ins w:id="145" w:author="刘全" w:date="2021-12-03T11:12:00Z">
        <w:r>
          <w:rPr>
            <w:rFonts w:hint="eastAsia"/>
          </w:rPr>
          <w:t>用户需要维护资源化场站所在的位置、</w:t>
        </w:r>
      </w:ins>
      <w:ins w:id="146" w:author="刘全" w:date="2021-12-03T11:13:00Z">
        <w:r>
          <w:rPr>
            <w:rFonts w:hint="eastAsia"/>
          </w:rPr>
          <w:t>输入</w:t>
        </w:r>
      </w:ins>
      <w:ins w:id="147" w:author="刘全" w:date="2021-12-03T11:23:00Z">
        <w:r w:rsidR="00B92FE6">
          <w:rPr>
            <w:rFonts w:hint="eastAsia"/>
          </w:rPr>
          <w:t>强度</w:t>
        </w:r>
      </w:ins>
      <w:ins w:id="148" w:author="刘全" w:date="2021-12-03T11:13:00Z">
        <w:r>
          <w:rPr>
            <w:rFonts w:hint="eastAsia"/>
          </w:rPr>
          <w:t>限制、输出</w:t>
        </w:r>
      </w:ins>
      <w:ins w:id="149" w:author="刘全" w:date="2021-12-03T11:23:00Z">
        <w:r w:rsidR="00B92FE6">
          <w:rPr>
            <w:rFonts w:hint="eastAsia"/>
          </w:rPr>
          <w:t>强度</w:t>
        </w:r>
      </w:ins>
      <w:ins w:id="150" w:author="刘全" w:date="2021-12-03T11:13:00Z">
        <w:r>
          <w:rPr>
            <w:rFonts w:hint="eastAsia"/>
          </w:rPr>
          <w:t>限制、场站内部堆存容量限制、场站资源化单位成本、场站内部的料性转换描述</w:t>
        </w:r>
      </w:ins>
      <w:ins w:id="151" w:author="刘全" w:date="2021-12-03T11:16:00Z">
        <w:r w:rsidR="002412D4">
          <w:rPr>
            <w:rFonts w:hint="eastAsia"/>
          </w:rPr>
          <w:t>。</w:t>
        </w:r>
      </w:ins>
      <w:ins w:id="152" w:author="刘全" w:date="2021-12-03T11:13:00Z">
        <w:r w:rsidR="002412D4">
          <w:rPr>
            <w:rFonts w:hint="eastAsia"/>
          </w:rPr>
          <w:t>对于</w:t>
        </w:r>
      </w:ins>
      <w:ins w:id="153" w:author="刘全" w:date="2021-12-03T11:14:00Z">
        <w:r w:rsidR="002412D4">
          <w:rPr>
            <w:rFonts w:hint="eastAsia"/>
          </w:rPr>
          <w:t>余泥渣土</w:t>
        </w:r>
      </w:ins>
      <w:ins w:id="154" w:author="刘全" w:date="2021-12-03T11:13:00Z">
        <w:r w:rsidR="002412D4">
          <w:rPr>
            <w:rFonts w:hint="eastAsia"/>
          </w:rPr>
          <w:t>资源化工厂，</w:t>
        </w:r>
      </w:ins>
      <w:ins w:id="155" w:author="刘全" w:date="2021-12-03T11:15:00Z">
        <w:r w:rsidR="002412D4">
          <w:rPr>
            <w:rFonts w:hint="eastAsia"/>
          </w:rPr>
          <w:t>料性</w:t>
        </w:r>
      </w:ins>
      <w:ins w:id="156" w:author="刘全" w:date="2021-12-03T11:14:00Z">
        <w:r w:rsidR="002412D4">
          <w:rPr>
            <w:rFonts w:hint="eastAsia"/>
          </w:rPr>
          <w:t>转换指的是利用哪种余泥渣土，加工转换为哪种资源化副产物，需要投入什么程度的</w:t>
        </w:r>
        <w:r w:rsidR="002412D4">
          <w:t>成本；</w:t>
        </w:r>
      </w:ins>
      <w:ins w:id="157" w:author="刘全" w:date="2021-12-03T11:15:00Z">
        <w:r w:rsidR="002412D4">
          <w:rPr>
            <w:rFonts w:hint="eastAsia"/>
          </w:rPr>
          <w:t>对于余泥渣土受纳场，料性转换指的是可以接受哪些种类的余泥渣土，堆成后是否</w:t>
        </w:r>
      </w:ins>
      <w:ins w:id="158" w:author="刘全" w:date="2021-12-03T11:16:00Z">
        <w:r w:rsidR="002412D4">
          <w:rPr>
            <w:rFonts w:hint="eastAsia"/>
          </w:rPr>
          <w:t>转换为工程弃土</w:t>
        </w:r>
        <w:r w:rsidR="002412D4">
          <w:t>（</w:t>
        </w:r>
        <w:r w:rsidR="002412D4">
          <w:rPr>
            <w:rFonts w:hint="eastAsia"/>
          </w:rPr>
          <w:t>支持回采</w:t>
        </w:r>
        <w:r w:rsidR="002412D4">
          <w:t>）</w:t>
        </w:r>
        <w:r w:rsidR="002412D4">
          <w:rPr>
            <w:rFonts w:hint="eastAsia"/>
          </w:rPr>
          <w:t>，以及堆存中需要消耗的成本</w:t>
        </w:r>
      </w:ins>
      <w:ins w:id="159" w:author="刘全" w:date="2021-12-03T11:13:00Z">
        <w:r>
          <w:rPr>
            <w:rFonts w:hint="eastAsia"/>
          </w:rPr>
          <w:t>。</w:t>
        </w:r>
      </w:ins>
    </w:p>
    <w:p w14:paraId="2716B019" w14:textId="77777777" w:rsidR="00315961" w:rsidRDefault="00315961">
      <w:pPr>
        <w:rPr>
          <w:ins w:id="160" w:author="刘全" w:date="2021-12-03T11:11:00Z"/>
        </w:rPr>
        <w:pPrChange w:id="161" w:author="刘全" w:date="2021-12-02T12:00:00Z">
          <w:pPr>
            <w:pStyle w:val="1"/>
          </w:pPr>
        </w:pPrChange>
      </w:pPr>
      <w:ins w:id="162" w:author="刘全" w:date="2021-12-03T11:11:00Z">
        <w:del w:id="163" w:author="刘全" w:date="2021-12-03T11:09:00Z">
          <w:r w:rsidDel="00315961">
            <w:rPr>
              <w:rFonts w:hint="eastAsia"/>
            </w:rPr>
            <w:delText>功能</w:delText>
          </w:r>
          <w:r w:rsidDel="00315961">
            <w:delText>设计</w:delText>
          </w:r>
        </w:del>
        <w:r>
          <w:rPr>
            <w:rFonts w:hint="eastAsia"/>
          </w:rPr>
          <w:t>输入信息。</w:t>
        </w:r>
      </w:ins>
    </w:p>
    <w:p w14:paraId="7274C5B4" w14:textId="5D0F4B6F" w:rsidR="00AF0AEF" w:rsidRDefault="00AF0AEF" w:rsidP="00AF0AEF">
      <w:pPr>
        <w:rPr>
          <w:ins w:id="164" w:author="刘全" w:date="2021-12-03T11:24:00Z"/>
        </w:rPr>
      </w:pPr>
      <w:ins w:id="165" w:author="刘全" w:date="2021-12-03T11:24:00Z">
        <w:r>
          <w:rPr>
            <w:rFonts w:hint="eastAsia"/>
          </w:rPr>
          <w:lastRenderedPageBreak/>
          <w:t>（</w:t>
        </w:r>
        <w:r>
          <w:fldChar w:fldCharType="begin"/>
        </w:r>
        <w:r>
          <w:rPr>
            <w:rFonts w:hint="eastAsia"/>
          </w:rPr>
          <w:instrText>seq</w:instrText>
        </w:r>
        <w:r>
          <w:instrText xml:space="preserve">  </w:instrText>
        </w:r>
        <w:r>
          <w:rPr>
            <w:rFonts w:hint="eastAsia"/>
          </w:rPr>
          <w:instrText>序号</w:instrText>
        </w:r>
        <w:r>
          <w:rPr>
            <w:rFonts w:hint="eastAsia"/>
          </w:rPr>
          <w:instrText xml:space="preserve"> \</w:instrText>
        </w:r>
        <w:r>
          <w:instrText xml:space="preserve">s 1 \s 2 \s 3 \s 4 </w:instrText>
        </w:r>
        <w:r>
          <w:fldChar w:fldCharType="separate"/>
        </w:r>
      </w:ins>
      <w:ins w:id="166" w:author="刘全" w:date="2021-12-03T11:26:00Z">
        <w:r w:rsidR="007901BF">
          <w:rPr>
            <w:noProof/>
          </w:rPr>
          <w:t>1</w:t>
        </w:r>
      </w:ins>
      <w:ins w:id="167" w:author="刘全" w:date="2021-12-03T11:24:00Z">
        <w:r>
          <w:fldChar w:fldCharType="end"/>
        </w:r>
        <w:r>
          <w:rPr>
            <w:rFonts w:hint="eastAsia"/>
          </w:rPr>
          <w:t>）场站内部的料性转换描述。输入料性限制</w:t>
        </w:r>
      </w:ins>
      <w:ins w:id="168" w:author="刘全" w:date="2021-12-03T11:25:00Z">
        <w:r>
          <w:rPr>
            <w:rFonts w:hint="eastAsia"/>
          </w:rPr>
          <w:t>、</w:t>
        </w:r>
      </w:ins>
      <w:ins w:id="169" w:author="刘全" w:date="2021-12-03T11:24:00Z">
        <w:r>
          <w:rPr>
            <w:rFonts w:hint="eastAsia"/>
          </w:rPr>
          <w:t>输出</w:t>
        </w:r>
      </w:ins>
      <w:ins w:id="170" w:author="刘全" w:date="2021-12-03T11:25:00Z">
        <w:r>
          <w:rPr>
            <w:rFonts w:hint="eastAsia"/>
          </w:rPr>
          <w:t>料性、</w:t>
        </w:r>
      </w:ins>
      <w:ins w:id="171" w:author="刘全" w:date="2021-12-03T11:24:00Z">
        <w:r>
          <w:rPr>
            <w:rFonts w:hint="eastAsia"/>
          </w:rPr>
          <w:t>资源化单位成本</w:t>
        </w:r>
      </w:ins>
      <w:ins w:id="172" w:author="刘全" w:date="2021-12-03T11:25:00Z">
        <w:r>
          <w:rPr>
            <w:rFonts w:hint="eastAsia"/>
          </w:rPr>
          <w:t>。单位输入方量和</w:t>
        </w:r>
        <w:r>
          <w:t>输出料量比例关系。</w:t>
        </w:r>
        <w:r>
          <w:rPr>
            <w:rFonts w:hint="eastAsia"/>
          </w:rPr>
          <w:t>资源化加工的副产物料性及数量</w:t>
        </w:r>
      </w:ins>
      <w:ins w:id="173" w:author="刘全" w:date="2021-12-03T11:26:00Z">
        <w:r>
          <w:rPr>
            <w:rFonts w:hint="eastAsia"/>
          </w:rPr>
          <w:t>比例</w:t>
        </w:r>
      </w:ins>
      <w:ins w:id="174" w:author="刘全" w:date="2021-12-03T11:25:00Z">
        <w:r>
          <w:rPr>
            <w:rFonts w:hint="eastAsia"/>
          </w:rPr>
          <w:t>说明</w:t>
        </w:r>
      </w:ins>
      <w:ins w:id="175" w:author="刘全" w:date="2021-12-03T11:26:00Z">
        <w:r>
          <w:rPr>
            <w:rFonts w:hint="eastAsia"/>
          </w:rPr>
          <w:t>。</w:t>
        </w:r>
      </w:ins>
    </w:p>
    <w:p w14:paraId="2C6E7C2F" w14:textId="2ECDC9B3" w:rsidR="00315961" w:rsidRDefault="00315961" w:rsidP="00315961">
      <w:pPr>
        <w:rPr>
          <w:ins w:id="176" w:author="刘全" w:date="2021-12-03T11:22:00Z"/>
        </w:rPr>
      </w:pPr>
      <w:ins w:id="177" w:author="刘全" w:date="2021-12-03T11:11:00Z">
        <w:r>
          <w:rPr>
            <w:rFonts w:hint="eastAsia"/>
          </w:rPr>
          <w:t>（</w:t>
        </w:r>
        <w:r>
          <w:fldChar w:fldCharType="begin"/>
        </w:r>
        <w:r>
          <w:rPr>
            <w:rFonts w:hint="eastAsia"/>
          </w:rPr>
          <w:instrText>seq</w:instrText>
        </w:r>
        <w:r>
          <w:instrText xml:space="preserve">  </w:instrText>
        </w:r>
        <w:r>
          <w:rPr>
            <w:rFonts w:hint="eastAsia"/>
          </w:rPr>
          <w:instrText>序号</w:instrText>
        </w:r>
        <w:r>
          <w:rPr>
            <w:rFonts w:hint="eastAsia"/>
          </w:rPr>
          <w:instrText xml:space="preserve"> \</w:instrText>
        </w:r>
        <w:r>
          <w:instrText xml:space="preserve">s 1 \s 2 \s 3 \s 4 </w:instrText>
        </w:r>
        <w:r>
          <w:fldChar w:fldCharType="separate"/>
        </w:r>
      </w:ins>
      <w:ins w:id="178" w:author="刘全" w:date="2021-12-03T11:26:00Z">
        <w:r w:rsidR="007901BF">
          <w:rPr>
            <w:noProof/>
          </w:rPr>
          <w:t>2</w:t>
        </w:r>
      </w:ins>
      <w:ins w:id="179" w:author="刘全" w:date="2021-12-03T11:11:00Z">
        <w:r>
          <w:fldChar w:fldCharType="end"/>
        </w:r>
        <w:r>
          <w:rPr>
            <w:rFonts w:hint="eastAsia"/>
          </w:rPr>
          <w:t>）</w:t>
        </w:r>
      </w:ins>
      <w:ins w:id="180" w:author="刘全" w:date="2021-12-03T11:22:00Z">
        <w:r w:rsidR="00B92FE6">
          <w:rPr>
            <w:rFonts w:hint="eastAsia"/>
          </w:rPr>
          <w:t>余泥渣土</w:t>
        </w:r>
      </w:ins>
      <w:ins w:id="181" w:author="刘全" w:date="2021-12-03T11:21:00Z">
        <w:r w:rsidR="00B92FE6">
          <w:rPr>
            <w:rFonts w:hint="eastAsia"/>
          </w:rPr>
          <w:t>资源化工厂的</w:t>
        </w:r>
      </w:ins>
      <w:ins w:id="182" w:author="刘全" w:date="2021-12-03T11:22:00Z">
        <w:r w:rsidR="00B92FE6">
          <w:rPr>
            <w:rFonts w:hint="eastAsia"/>
          </w:rPr>
          <w:t>所在的位置、输入</w:t>
        </w:r>
      </w:ins>
      <w:ins w:id="183" w:author="刘全" w:date="2021-12-03T11:23:00Z">
        <w:r w:rsidR="00B92FE6">
          <w:rPr>
            <w:rFonts w:hint="eastAsia"/>
          </w:rPr>
          <w:t>强度</w:t>
        </w:r>
      </w:ins>
      <w:ins w:id="184" w:author="刘全" w:date="2021-12-03T11:22:00Z">
        <w:r w:rsidR="00B92FE6">
          <w:rPr>
            <w:rFonts w:hint="eastAsia"/>
          </w:rPr>
          <w:t>限制、输出</w:t>
        </w:r>
      </w:ins>
      <w:ins w:id="185" w:author="刘全" w:date="2021-12-03T11:23:00Z">
        <w:r w:rsidR="00B92FE6">
          <w:rPr>
            <w:rFonts w:hint="eastAsia"/>
          </w:rPr>
          <w:t>强度</w:t>
        </w:r>
      </w:ins>
      <w:ins w:id="186" w:author="刘全" w:date="2021-12-03T11:22:00Z">
        <w:r w:rsidR="00B92FE6">
          <w:rPr>
            <w:rFonts w:hint="eastAsia"/>
          </w:rPr>
          <w:t>限制、场站内部</w:t>
        </w:r>
      </w:ins>
      <w:ins w:id="187" w:author="刘全" w:date="2021-12-03T11:23:00Z">
        <w:r w:rsidR="00B92FE6">
          <w:rPr>
            <w:rFonts w:hint="eastAsia"/>
          </w:rPr>
          <w:t>毛料堆</w:t>
        </w:r>
      </w:ins>
      <w:ins w:id="188" w:author="刘全" w:date="2021-12-03T11:22:00Z">
        <w:r w:rsidR="00B92FE6">
          <w:rPr>
            <w:rFonts w:hint="eastAsia"/>
          </w:rPr>
          <w:t>容量限制</w:t>
        </w:r>
      </w:ins>
      <w:ins w:id="189" w:author="刘全" w:date="2021-12-03T11:23:00Z">
        <w:r w:rsidR="00B92FE6">
          <w:rPr>
            <w:rFonts w:hint="eastAsia"/>
          </w:rPr>
          <w:t>、成品料</w:t>
        </w:r>
      </w:ins>
      <w:ins w:id="190" w:author="刘全" w:date="2021-12-03T11:24:00Z">
        <w:r w:rsidR="00AF0AEF">
          <w:rPr>
            <w:rFonts w:hint="eastAsia"/>
          </w:rPr>
          <w:t>堆容量限制</w:t>
        </w:r>
      </w:ins>
      <w:ins w:id="191" w:author="刘全" w:date="2021-12-03T11:26:00Z">
        <w:r w:rsidR="00AF0AEF">
          <w:rPr>
            <w:rFonts w:hint="eastAsia"/>
          </w:rPr>
          <w:t>。</w:t>
        </w:r>
      </w:ins>
    </w:p>
    <w:p w14:paraId="5D05F8C2" w14:textId="77777777" w:rsidR="00315961" w:rsidRDefault="00315961" w:rsidP="00315961">
      <w:pPr>
        <w:rPr>
          <w:ins w:id="192" w:author="刘全" w:date="2021-12-03T11:11:00Z"/>
        </w:rPr>
      </w:pPr>
      <w:ins w:id="193" w:author="刘全" w:date="2021-12-03T11:11:00Z">
        <w:r>
          <w:rPr>
            <w:rFonts w:hint="eastAsia"/>
          </w:rPr>
          <w:t>查询</w:t>
        </w:r>
        <w:r>
          <w:t>信息</w:t>
        </w:r>
        <w:r>
          <w:rPr>
            <w:rFonts w:hint="eastAsia"/>
          </w:rPr>
          <w:t>。</w:t>
        </w:r>
      </w:ins>
    </w:p>
    <w:p w14:paraId="56DE7EC8" w14:textId="44E8B39C" w:rsidR="007901BF" w:rsidRDefault="00315961">
      <w:pPr>
        <w:rPr>
          <w:ins w:id="194" w:author="刘全" w:date="2021-12-03T16:34:00Z"/>
        </w:rPr>
        <w:pPrChange w:id="195" w:author="刘全" w:date="2021-12-03T11:04:00Z">
          <w:pPr>
            <w:pStyle w:val="1"/>
          </w:pPr>
        </w:pPrChange>
      </w:pPr>
      <w:ins w:id="196" w:author="刘全" w:date="2021-12-03T11:11:00Z">
        <w:r>
          <w:rPr>
            <w:rFonts w:hint="eastAsia"/>
          </w:rPr>
          <w:t>（</w:t>
        </w:r>
        <w:r>
          <w:fldChar w:fldCharType="begin"/>
        </w:r>
        <w:r>
          <w:rPr>
            <w:rFonts w:hint="eastAsia"/>
          </w:rPr>
          <w:instrText>seq</w:instrText>
        </w:r>
        <w:r>
          <w:instrText xml:space="preserve">  </w:instrText>
        </w:r>
        <w:r>
          <w:rPr>
            <w:rFonts w:hint="eastAsia"/>
          </w:rPr>
          <w:instrText>序号</w:instrText>
        </w:r>
        <w:r>
          <w:rPr>
            <w:rFonts w:hint="eastAsia"/>
          </w:rPr>
          <w:instrText xml:space="preserve"> \</w:instrText>
        </w:r>
        <w:r>
          <w:instrText xml:space="preserve">s 1 \s 2 \s 3 \s 4 </w:instrText>
        </w:r>
        <w:r>
          <w:fldChar w:fldCharType="separate"/>
        </w:r>
      </w:ins>
      <w:ins w:id="197" w:author="刘全" w:date="2021-12-03T11:28:00Z">
        <w:r w:rsidR="007901BF">
          <w:rPr>
            <w:noProof/>
          </w:rPr>
          <w:t>3</w:t>
        </w:r>
      </w:ins>
      <w:ins w:id="198" w:author="刘全" w:date="2021-12-03T11:11:00Z">
        <w:r>
          <w:fldChar w:fldCharType="end"/>
        </w:r>
        <w:r>
          <w:rPr>
            <w:rFonts w:hint="eastAsia"/>
          </w:rPr>
          <w:t>）</w:t>
        </w:r>
      </w:ins>
      <w:ins w:id="199" w:author="刘全" w:date="2021-12-03T11:26:00Z">
        <w:r w:rsidR="007901BF">
          <w:rPr>
            <w:rFonts w:hint="eastAsia"/>
          </w:rPr>
          <w:t>资源</w:t>
        </w:r>
        <w:r w:rsidR="007901BF">
          <w:t>场站</w:t>
        </w:r>
      </w:ins>
      <w:ins w:id="200" w:author="刘全" w:date="2021-12-03T11:27:00Z">
        <w:r w:rsidR="007901BF">
          <w:rPr>
            <w:rFonts w:hint="eastAsia"/>
          </w:rPr>
          <w:t>毛料堆、成品料堆</w:t>
        </w:r>
      </w:ins>
      <w:ins w:id="201" w:author="刘全" w:date="2021-12-03T11:28:00Z">
        <w:r w:rsidR="007901BF">
          <w:rPr>
            <w:rFonts w:hint="eastAsia"/>
          </w:rPr>
          <w:t>堆存量的动态变化过程，场站的加工量随时间变化的过程。</w:t>
        </w:r>
      </w:ins>
    </w:p>
    <w:p w14:paraId="52B34846" w14:textId="4F9C0385" w:rsidR="00AD7215" w:rsidRDefault="00AD7215">
      <w:pPr>
        <w:rPr>
          <w:ins w:id="202" w:author="刘全" w:date="2021-12-03T11:28:00Z"/>
        </w:rPr>
        <w:pPrChange w:id="203" w:author="刘全" w:date="2021-12-03T11:04:00Z">
          <w:pPr>
            <w:pStyle w:val="1"/>
          </w:pPr>
        </w:pPrChange>
      </w:pPr>
      <w:ins w:id="204" w:author="刘全" w:date="2021-12-03T16:34:00Z">
        <w:r>
          <w:rPr>
            <w:rFonts w:hint="eastAsia"/>
          </w:rPr>
          <w:t>（</w:t>
        </w:r>
        <w:r>
          <w:fldChar w:fldCharType="begin"/>
        </w:r>
        <w:r>
          <w:rPr>
            <w:rFonts w:hint="eastAsia"/>
          </w:rPr>
          <w:instrText>seq</w:instrText>
        </w:r>
        <w:r>
          <w:instrText xml:space="preserve">  </w:instrText>
        </w:r>
        <w:r>
          <w:rPr>
            <w:rFonts w:hint="eastAsia"/>
          </w:rPr>
          <w:instrText>序号</w:instrText>
        </w:r>
        <w:r>
          <w:rPr>
            <w:rFonts w:hint="eastAsia"/>
          </w:rPr>
          <w:instrText xml:space="preserve"> \</w:instrText>
        </w:r>
        <w:r>
          <w:instrText xml:space="preserve">s 1 \s 2 \s 3 \s 4 </w:instrText>
        </w:r>
        <w:r>
          <w:fldChar w:fldCharType="separate"/>
        </w:r>
      </w:ins>
      <w:ins w:id="205" w:author="刘全" w:date="2021-12-04T00:54:00Z">
        <w:r w:rsidR="00845972">
          <w:rPr>
            <w:noProof/>
          </w:rPr>
          <w:t>4</w:t>
        </w:r>
      </w:ins>
      <w:ins w:id="206" w:author="刘全" w:date="2021-12-03T16:34:00Z">
        <w:r>
          <w:fldChar w:fldCharType="end"/>
        </w:r>
        <w:r>
          <w:rPr>
            <w:rFonts w:hint="eastAsia"/>
          </w:rPr>
          <w:t>）资源</w:t>
        </w:r>
        <w:r>
          <w:t>场站</w:t>
        </w:r>
        <w:r>
          <w:rPr>
            <w:rFonts w:hint="eastAsia"/>
          </w:rPr>
          <w:t>运营收益情况。</w:t>
        </w:r>
      </w:ins>
      <w:ins w:id="207" w:author="刘全" w:date="2021-12-03T16:35:00Z">
        <w:r>
          <w:rPr>
            <w:rFonts w:hint="eastAsia"/>
          </w:rPr>
          <w:t>针对需要收费性和运营性</w:t>
        </w:r>
        <w:r>
          <w:t>的场站，</w:t>
        </w:r>
        <w:r>
          <w:rPr>
            <w:rFonts w:hint="eastAsia"/>
          </w:rPr>
          <w:t>处置余泥渣土可能会产生收益，</w:t>
        </w:r>
      </w:ins>
      <w:ins w:id="208" w:author="刘全" w:date="2021-12-03T16:36:00Z">
        <w:r>
          <w:rPr>
            <w:rFonts w:hint="eastAsia"/>
          </w:rPr>
          <w:t>与调运物料相关的收益</w:t>
        </w:r>
        <w:r>
          <w:t>系统可以统计。</w:t>
        </w:r>
      </w:ins>
    </w:p>
    <w:p w14:paraId="2E3F4D91" w14:textId="7C06E2D3" w:rsidR="007901BF" w:rsidRDefault="007901BF">
      <w:pPr>
        <w:rPr>
          <w:ins w:id="209" w:author="刘全" w:date="2021-12-03T16:34:00Z"/>
        </w:rPr>
        <w:pPrChange w:id="210" w:author="刘全" w:date="2021-12-03T11:04:00Z">
          <w:pPr>
            <w:pStyle w:val="1"/>
          </w:pPr>
        </w:pPrChange>
      </w:pPr>
      <w:ins w:id="211" w:author="刘全" w:date="2021-12-03T11:28:00Z">
        <w:r>
          <w:rPr>
            <w:rFonts w:hint="eastAsia"/>
          </w:rPr>
          <w:t>（</w:t>
        </w:r>
        <w:r>
          <w:fldChar w:fldCharType="begin"/>
        </w:r>
        <w:r>
          <w:rPr>
            <w:rFonts w:hint="eastAsia"/>
          </w:rPr>
          <w:instrText>seq</w:instrText>
        </w:r>
        <w:r>
          <w:instrText xml:space="preserve">  </w:instrText>
        </w:r>
        <w:r>
          <w:rPr>
            <w:rFonts w:hint="eastAsia"/>
          </w:rPr>
          <w:instrText>序号</w:instrText>
        </w:r>
        <w:r>
          <w:rPr>
            <w:rFonts w:hint="eastAsia"/>
          </w:rPr>
          <w:instrText xml:space="preserve"> \</w:instrText>
        </w:r>
        <w:r>
          <w:instrText xml:space="preserve">s 1 \s 2 \s 3 \s 4 </w:instrText>
        </w:r>
        <w:r>
          <w:fldChar w:fldCharType="separate"/>
        </w:r>
      </w:ins>
      <w:ins w:id="212" w:author="刘全" w:date="2021-12-04T00:54:00Z">
        <w:r w:rsidR="00845972">
          <w:rPr>
            <w:noProof/>
          </w:rPr>
          <w:t>5</w:t>
        </w:r>
      </w:ins>
      <w:ins w:id="213" w:author="刘全" w:date="2021-12-03T11:28:00Z">
        <w:r>
          <w:fldChar w:fldCharType="end"/>
        </w:r>
        <w:r>
          <w:rPr>
            <w:rFonts w:hint="eastAsia"/>
          </w:rPr>
          <w:t>）</w:t>
        </w:r>
      </w:ins>
      <w:ins w:id="214" w:author="刘全" w:date="2021-12-03T11:29:00Z">
        <w:r>
          <w:rPr>
            <w:rFonts w:hint="eastAsia"/>
          </w:rPr>
          <w:t>因资源</w:t>
        </w:r>
        <w:r>
          <w:t>场站</w:t>
        </w:r>
        <w:r>
          <w:rPr>
            <w:rFonts w:hint="eastAsia"/>
          </w:rPr>
          <w:t>输入强度限制、输出强度限制触发的调运限制。</w:t>
        </w:r>
      </w:ins>
    </w:p>
    <w:p w14:paraId="02B6CF7C" w14:textId="2A8F3B9A" w:rsidR="00AD7215" w:rsidRPr="00315961" w:rsidDel="00AD7215" w:rsidRDefault="00AD7215">
      <w:pPr>
        <w:rPr>
          <w:del w:id="215" w:author="刘全" w:date="2021-12-03T16:34:00Z"/>
        </w:rPr>
        <w:pPrChange w:id="216" w:author="刘全" w:date="2021-12-03T11:04:00Z">
          <w:pPr>
            <w:pStyle w:val="1"/>
          </w:pPr>
        </w:pPrChange>
      </w:pPr>
    </w:p>
    <w:p w14:paraId="0C5753F7" w14:textId="79566512" w:rsidR="00233B30" w:rsidRDefault="00233B30">
      <w:pPr>
        <w:pStyle w:val="2"/>
        <w:pPrChange w:id="217" w:author="刘全" w:date="2021-12-02T11:59:00Z">
          <w:pPr>
            <w:pStyle w:val="1"/>
          </w:pPr>
        </w:pPrChange>
      </w:pPr>
      <w:bookmarkStart w:id="218" w:name="_Toc89377531"/>
      <w:r>
        <w:rPr>
          <w:rFonts w:hint="eastAsia"/>
        </w:rPr>
        <w:t>项目</w:t>
      </w:r>
      <w:r>
        <w:t>管理单位用户</w:t>
      </w:r>
      <w:bookmarkEnd w:id="218"/>
    </w:p>
    <w:p w14:paraId="0D1111BC" w14:textId="14BB7B2C" w:rsidR="00315961" w:rsidRDefault="00315961" w:rsidP="00315961">
      <w:pPr>
        <w:rPr>
          <w:ins w:id="219" w:author="刘全" w:date="2021-12-03T11:11:00Z"/>
        </w:rPr>
      </w:pPr>
      <w:ins w:id="220" w:author="刘全" w:date="2021-12-03T11:11:00Z">
        <w:r>
          <w:rPr>
            <w:rFonts w:hint="eastAsia"/>
          </w:rPr>
          <w:t>用户</w:t>
        </w:r>
        <w:r>
          <w:t>说明</w:t>
        </w:r>
        <w:r>
          <w:rPr>
            <w:rFonts w:hint="eastAsia"/>
          </w:rPr>
          <w:t>。</w:t>
        </w:r>
      </w:ins>
      <w:ins w:id="221" w:author="刘全" w:date="2021-12-03T11:30:00Z">
        <w:r w:rsidR="007901BF">
          <w:rPr>
            <w:rFonts w:hint="eastAsia"/>
          </w:rPr>
          <w:t>项目管理用户为项目用户的上级单位，通常管理多个项目。在这些项目内部，可能</w:t>
        </w:r>
      </w:ins>
      <w:ins w:id="222" w:author="刘全" w:date="2021-12-03T11:31:00Z">
        <w:r w:rsidR="007901BF">
          <w:rPr>
            <w:rFonts w:hint="eastAsia"/>
          </w:rPr>
          <w:t>存在</w:t>
        </w:r>
      </w:ins>
      <w:ins w:id="223" w:author="刘全" w:date="2021-12-03T11:30:00Z">
        <w:r w:rsidR="007901BF">
          <w:rPr>
            <w:rFonts w:hint="eastAsia"/>
          </w:rPr>
          <w:t>项目余泥渣土内部调配结算</w:t>
        </w:r>
      </w:ins>
      <w:ins w:id="224" w:author="刘全" w:date="2021-12-03T11:31:00Z">
        <w:r w:rsidR="007901BF">
          <w:rPr>
            <w:rFonts w:hint="eastAsia"/>
          </w:rPr>
          <w:t>优化成本</w:t>
        </w:r>
      </w:ins>
      <w:ins w:id="225" w:author="刘全" w:date="2021-12-03T11:30:00Z">
        <w:r w:rsidR="007901BF">
          <w:rPr>
            <w:rFonts w:hint="eastAsia"/>
          </w:rPr>
          <w:t>的可能性</w:t>
        </w:r>
      </w:ins>
      <w:ins w:id="226" w:author="刘全" w:date="2021-12-03T11:31:00Z">
        <w:r w:rsidR="007901BF">
          <w:rPr>
            <w:rFonts w:hint="eastAsia"/>
          </w:rPr>
          <w:t>。</w:t>
        </w:r>
      </w:ins>
    </w:p>
    <w:p w14:paraId="62E22127" w14:textId="77777777" w:rsidR="00315961" w:rsidRDefault="00315961" w:rsidP="00315961">
      <w:pPr>
        <w:rPr>
          <w:ins w:id="227" w:author="刘全" w:date="2021-12-03T11:11:00Z"/>
        </w:rPr>
      </w:pPr>
      <w:ins w:id="228" w:author="刘全" w:date="2021-12-03T11:11:00Z">
        <w:r>
          <w:rPr>
            <w:rFonts w:hint="eastAsia"/>
          </w:rPr>
          <w:t>输入信息。</w:t>
        </w:r>
      </w:ins>
    </w:p>
    <w:p w14:paraId="181EB66D" w14:textId="500F0B7E" w:rsidR="00315961" w:rsidRDefault="00315961" w:rsidP="00315961">
      <w:pPr>
        <w:rPr>
          <w:ins w:id="229" w:author="刘全" w:date="2021-12-03T11:11:00Z"/>
        </w:rPr>
      </w:pPr>
      <w:ins w:id="230" w:author="刘全" w:date="2021-12-03T11:11:00Z">
        <w:r>
          <w:rPr>
            <w:rFonts w:hint="eastAsia"/>
          </w:rPr>
          <w:t>（</w:t>
        </w:r>
        <w:r>
          <w:fldChar w:fldCharType="begin"/>
        </w:r>
        <w:r>
          <w:rPr>
            <w:rFonts w:hint="eastAsia"/>
          </w:rPr>
          <w:instrText>seq</w:instrText>
        </w:r>
        <w:r>
          <w:instrText xml:space="preserve">  </w:instrText>
        </w:r>
        <w:r>
          <w:rPr>
            <w:rFonts w:hint="eastAsia"/>
          </w:rPr>
          <w:instrText>序号</w:instrText>
        </w:r>
        <w:r>
          <w:rPr>
            <w:rFonts w:hint="eastAsia"/>
          </w:rPr>
          <w:instrText xml:space="preserve"> \</w:instrText>
        </w:r>
        <w:r>
          <w:instrText xml:space="preserve">s 1 \s 2 \s 3 \s 4 </w:instrText>
        </w:r>
        <w:r>
          <w:fldChar w:fldCharType="separate"/>
        </w:r>
      </w:ins>
      <w:ins w:id="231" w:author="刘全" w:date="2021-12-04T00:54:00Z">
        <w:r w:rsidR="00845972">
          <w:rPr>
            <w:noProof/>
          </w:rPr>
          <w:t>1</w:t>
        </w:r>
      </w:ins>
      <w:ins w:id="232" w:author="刘全" w:date="2021-12-03T11:11:00Z">
        <w:r>
          <w:fldChar w:fldCharType="end"/>
        </w:r>
        <w:r>
          <w:rPr>
            <w:rFonts w:hint="eastAsia"/>
          </w:rPr>
          <w:t>）</w:t>
        </w:r>
      </w:ins>
      <w:ins w:id="233" w:author="刘全" w:date="2021-12-03T11:31:00Z">
        <w:r w:rsidR="007901BF">
          <w:rPr>
            <w:rFonts w:hint="eastAsia"/>
          </w:rPr>
          <w:t>多项目</w:t>
        </w:r>
      </w:ins>
      <w:ins w:id="234" w:author="刘全" w:date="2021-12-03T11:33:00Z">
        <w:r w:rsidR="003C169B">
          <w:rPr>
            <w:rFonts w:hint="eastAsia"/>
          </w:rPr>
          <w:t>和资源场站</w:t>
        </w:r>
      </w:ins>
      <w:ins w:id="235" w:author="刘全" w:date="2021-12-03T11:31:00Z">
        <w:r w:rsidR="007901BF">
          <w:rPr>
            <w:rFonts w:hint="eastAsia"/>
          </w:rPr>
          <w:t>之间的分组属性。</w:t>
        </w:r>
      </w:ins>
      <w:ins w:id="236" w:author="刘全" w:date="2021-12-03T11:32:00Z">
        <w:r w:rsidR="007901BF">
          <w:rPr>
            <w:rFonts w:hint="eastAsia"/>
          </w:rPr>
          <w:t>（此信息也可以由项目用户来维护，或者由系统管理用户维护）</w:t>
        </w:r>
      </w:ins>
    </w:p>
    <w:p w14:paraId="6D494498" w14:textId="77777777" w:rsidR="00315961" w:rsidRDefault="00315961" w:rsidP="00315961">
      <w:pPr>
        <w:rPr>
          <w:ins w:id="237" w:author="刘全" w:date="2021-12-03T11:11:00Z"/>
        </w:rPr>
      </w:pPr>
      <w:ins w:id="238" w:author="刘全" w:date="2021-12-03T11:11:00Z">
        <w:r>
          <w:rPr>
            <w:rFonts w:hint="eastAsia"/>
          </w:rPr>
          <w:t>查询</w:t>
        </w:r>
        <w:r>
          <w:t>信息</w:t>
        </w:r>
        <w:r>
          <w:rPr>
            <w:rFonts w:hint="eastAsia"/>
          </w:rPr>
          <w:t>。</w:t>
        </w:r>
      </w:ins>
    </w:p>
    <w:p w14:paraId="2ED9629F" w14:textId="248BA07F" w:rsidR="00315961" w:rsidRPr="00315961" w:rsidRDefault="00315961" w:rsidP="00315961">
      <w:pPr>
        <w:rPr>
          <w:ins w:id="239" w:author="刘全" w:date="2021-12-03T11:11:00Z"/>
        </w:rPr>
      </w:pPr>
      <w:ins w:id="240" w:author="刘全" w:date="2021-12-03T11:11:00Z">
        <w:r>
          <w:rPr>
            <w:rFonts w:hint="eastAsia"/>
          </w:rPr>
          <w:t>（</w:t>
        </w:r>
        <w:r>
          <w:fldChar w:fldCharType="begin"/>
        </w:r>
        <w:r>
          <w:rPr>
            <w:rFonts w:hint="eastAsia"/>
          </w:rPr>
          <w:instrText>seq</w:instrText>
        </w:r>
        <w:r>
          <w:instrText xml:space="preserve">  </w:instrText>
        </w:r>
        <w:r>
          <w:rPr>
            <w:rFonts w:hint="eastAsia"/>
          </w:rPr>
          <w:instrText>序号</w:instrText>
        </w:r>
        <w:r>
          <w:rPr>
            <w:rFonts w:hint="eastAsia"/>
          </w:rPr>
          <w:instrText xml:space="preserve"> \</w:instrText>
        </w:r>
        <w:r>
          <w:instrText xml:space="preserve">s 1 \s 2 \s 3 \s 4 </w:instrText>
        </w:r>
        <w:r>
          <w:fldChar w:fldCharType="separate"/>
        </w:r>
      </w:ins>
      <w:ins w:id="241" w:author="刘全" w:date="2021-12-04T00:54:00Z">
        <w:r w:rsidR="00845972">
          <w:rPr>
            <w:noProof/>
          </w:rPr>
          <w:t>2</w:t>
        </w:r>
      </w:ins>
      <w:ins w:id="242" w:author="刘全" w:date="2021-12-03T11:11:00Z">
        <w:r>
          <w:fldChar w:fldCharType="end"/>
        </w:r>
        <w:r>
          <w:rPr>
            <w:rFonts w:hint="eastAsia"/>
          </w:rPr>
          <w:t>）</w:t>
        </w:r>
      </w:ins>
      <w:ins w:id="243" w:author="刘全" w:date="2021-12-03T11:33:00Z">
        <w:r w:rsidR="003C169B">
          <w:rPr>
            <w:rFonts w:hint="eastAsia"/>
          </w:rPr>
          <w:t>项目组内部物料和资源调运情况，以及相关的成本优化情况。</w:t>
        </w:r>
      </w:ins>
    </w:p>
    <w:p w14:paraId="75EC9724" w14:textId="01AA97B5" w:rsidR="00233B30" w:rsidDel="00315961" w:rsidRDefault="00233B30" w:rsidP="00233B30">
      <w:pPr>
        <w:rPr>
          <w:del w:id="244" w:author="刘全" w:date="2021-12-03T11:11:00Z"/>
        </w:rPr>
      </w:pPr>
      <w:del w:id="245" w:author="刘全" w:date="2021-12-03T11:11:00Z">
        <w:r w:rsidDel="00315961">
          <w:rPr>
            <w:rFonts w:hint="eastAsia"/>
          </w:rPr>
          <w:delText>用户</w:delText>
        </w:r>
        <w:r w:rsidDel="00315961">
          <w:delText>说明</w:delText>
        </w:r>
      </w:del>
    </w:p>
    <w:p w14:paraId="106F3E56" w14:textId="088AB9C6" w:rsidR="00233B30" w:rsidDel="00315961" w:rsidRDefault="00233B30" w:rsidP="00233B30">
      <w:pPr>
        <w:rPr>
          <w:del w:id="246" w:author="刘全" w:date="2021-12-03T11:11:00Z"/>
        </w:rPr>
      </w:pPr>
    </w:p>
    <w:p w14:paraId="16B71F45" w14:textId="36FC1644" w:rsidR="00233B30" w:rsidDel="00315961" w:rsidRDefault="00233B30" w:rsidP="00233B30">
      <w:pPr>
        <w:rPr>
          <w:del w:id="247" w:author="刘全" w:date="2021-12-03T11:11:00Z"/>
        </w:rPr>
      </w:pPr>
      <w:del w:id="248" w:author="刘全" w:date="2021-12-03T11:11:00Z">
        <w:r w:rsidDel="00315961">
          <w:rPr>
            <w:rFonts w:hint="eastAsia"/>
          </w:rPr>
          <w:delText>功能</w:delText>
        </w:r>
        <w:r w:rsidDel="00315961">
          <w:delText>设计</w:delText>
        </w:r>
      </w:del>
    </w:p>
    <w:p w14:paraId="0A374C1F" w14:textId="7FEEF3EF" w:rsidR="00233B30" w:rsidRPr="00233B30" w:rsidDel="00315961" w:rsidRDefault="00233B30" w:rsidP="00233B30">
      <w:pPr>
        <w:rPr>
          <w:del w:id="249" w:author="刘全" w:date="2021-12-03T11:11:00Z"/>
        </w:rPr>
      </w:pPr>
    </w:p>
    <w:p w14:paraId="02705FD9" w14:textId="30408EED" w:rsidR="00233B30" w:rsidRDefault="00233B30">
      <w:pPr>
        <w:pStyle w:val="2"/>
        <w:pPrChange w:id="250" w:author="刘全" w:date="2021-12-02T12:00:00Z">
          <w:pPr>
            <w:pStyle w:val="1"/>
          </w:pPr>
        </w:pPrChange>
      </w:pPr>
      <w:bookmarkStart w:id="251" w:name="_Toc89377532"/>
      <w:r>
        <w:rPr>
          <w:rFonts w:hint="eastAsia"/>
        </w:rPr>
        <w:t>城市</w:t>
      </w:r>
      <w:r>
        <w:t>管理单位用户</w:t>
      </w:r>
      <w:bookmarkEnd w:id="251"/>
    </w:p>
    <w:p w14:paraId="3878439C" w14:textId="00B4BB7A" w:rsidR="00CD7ADB" w:rsidRDefault="00315961" w:rsidP="00315961">
      <w:pPr>
        <w:rPr>
          <w:ins w:id="252" w:author="刘全" w:date="2021-12-03T11:11:00Z"/>
        </w:rPr>
      </w:pPr>
      <w:ins w:id="253" w:author="刘全" w:date="2021-12-03T11:11:00Z">
        <w:r>
          <w:rPr>
            <w:rFonts w:hint="eastAsia"/>
          </w:rPr>
          <w:t>用户</w:t>
        </w:r>
        <w:r>
          <w:t>说明</w:t>
        </w:r>
        <w:r>
          <w:rPr>
            <w:rFonts w:hint="eastAsia"/>
          </w:rPr>
          <w:t>。</w:t>
        </w:r>
      </w:ins>
      <w:ins w:id="254" w:author="刘全" w:date="2021-12-03T11:34:00Z">
        <w:r w:rsidR="00CD7ADB">
          <w:rPr>
            <w:rFonts w:hint="eastAsia"/>
          </w:rPr>
          <w:t>对于特定的城市而言，一方面支持相关的工程建设项目；另一方面在城市规划</w:t>
        </w:r>
      </w:ins>
      <w:ins w:id="255" w:author="刘全" w:date="2021-12-03T11:35:00Z">
        <w:r w:rsidR="00CD7ADB">
          <w:rPr>
            <w:rFonts w:hint="eastAsia"/>
          </w:rPr>
          <w:t>、市容环境</w:t>
        </w:r>
      </w:ins>
      <w:ins w:id="256" w:author="刘全" w:date="2021-12-03T11:34:00Z">
        <w:r w:rsidR="00CD7ADB">
          <w:rPr>
            <w:rFonts w:hint="eastAsia"/>
          </w:rPr>
          <w:t>、道路利用</w:t>
        </w:r>
      </w:ins>
      <w:ins w:id="257" w:author="刘全" w:date="2021-12-03T11:35:00Z">
        <w:r w:rsidR="00CD7ADB">
          <w:rPr>
            <w:rFonts w:hint="eastAsia"/>
          </w:rPr>
          <w:t>等多个方面约束和管理这些工程项目建设。</w:t>
        </w:r>
      </w:ins>
    </w:p>
    <w:p w14:paraId="3D0D36EC" w14:textId="77777777" w:rsidR="00315961" w:rsidRDefault="00315961" w:rsidP="00315961">
      <w:pPr>
        <w:rPr>
          <w:ins w:id="258" w:author="刘全" w:date="2021-12-03T11:11:00Z"/>
        </w:rPr>
      </w:pPr>
      <w:ins w:id="259" w:author="刘全" w:date="2021-12-03T11:11:00Z">
        <w:r>
          <w:rPr>
            <w:rFonts w:hint="eastAsia"/>
          </w:rPr>
          <w:t>输入信息。</w:t>
        </w:r>
      </w:ins>
    </w:p>
    <w:p w14:paraId="3F00C2FE" w14:textId="4A5AD9DF" w:rsidR="00315961" w:rsidRDefault="00315961" w:rsidP="00315961">
      <w:pPr>
        <w:rPr>
          <w:ins w:id="260" w:author="刘全" w:date="2021-12-03T11:36:00Z"/>
        </w:rPr>
      </w:pPr>
      <w:ins w:id="261" w:author="刘全" w:date="2021-12-03T11:11:00Z">
        <w:r>
          <w:rPr>
            <w:rFonts w:hint="eastAsia"/>
          </w:rPr>
          <w:t>（</w:t>
        </w:r>
        <w:r>
          <w:fldChar w:fldCharType="begin"/>
        </w:r>
        <w:r>
          <w:rPr>
            <w:rFonts w:hint="eastAsia"/>
          </w:rPr>
          <w:instrText>seq</w:instrText>
        </w:r>
        <w:r>
          <w:instrText xml:space="preserve">  </w:instrText>
        </w:r>
        <w:r>
          <w:rPr>
            <w:rFonts w:hint="eastAsia"/>
          </w:rPr>
          <w:instrText>序号</w:instrText>
        </w:r>
        <w:r>
          <w:rPr>
            <w:rFonts w:hint="eastAsia"/>
          </w:rPr>
          <w:instrText xml:space="preserve"> \</w:instrText>
        </w:r>
        <w:r>
          <w:instrText xml:space="preserve">s 1 \s 2 \s 3 \s 4 </w:instrText>
        </w:r>
        <w:r>
          <w:fldChar w:fldCharType="separate"/>
        </w:r>
      </w:ins>
      <w:ins w:id="262" w:author="刘全" w:date="2021-12-04T00:54:00Z">
        <w:r w:rsidR="00845972">
          <w:rPr>
            <w:noProof/>
          </w:rPr>
          <w:t>1</w:t>
        </w:r>
      </w:ins>
      <w:ins w:id="263" w:author="刘全" w:date="2021-12-03T11:11:00Z">
        <w:r>
          <w:fldChar w:fldCharType="end"/>
        </w:r>
        <w:r>
          <w:rPr>
            <w:rFonts w:hint="eastAsia"/>
          </w:rPr>
          <w:t>）</w:t>
        </w:r>
      </w:ins>
      <w:ins w:id="264" w:author="刘全" w:date="2021-12-03T11:36:00Z">
        <w:r w:rsidR="0007432D">
          <w:rPr>
            <w:rFonts w:hint="eastAsia"/>
          </w:rPr>
          <w:t>城市出渣通道利用偏好</w:t>
        </w:r>
      </w:ins>
      <w:ins w:id="265" w:author="刘全" w:date="2021-12-03T11:37:00Z">
        <w:r w:rsidR="0007432D">
          <w:rPr>
            <w:rFonts w:hint="eastAsia"/>
          </w:rPr>
          <w:t>。</w:t>
        </w:r>
      </w:ins>
    </w:p>
    <w:p w14:paraId="5078962D" w14:textId="2B7E3BDF" w:rsidR="0007432D" w:rsidRDefault="0007432D" w:rsidP="0007432D">
      <w:pPr>
        <w:rPr>
          <w:ins w:id="266" w:author="刘全" w:date="2021-12-03T11:37:00Z"/>
        </w:rPr>
      </w:pPr>
      <w:ins w:id="267" w:author="刘全" w:date="2021-12-03T11:36:00Z">
        <w:r>
          <w:rPr>
            <w:rFonts w:hint="eastAsia"/>
          </w:rPr>
          <w:t>（</w:t>
        </w:r>
        <w:r>
          <w:fldChar w:fldCharType="begin"/>
        </w:r>
        <w:r>
          <w:rPr>
            <w:rFonts w:hint="eastAsia"/>
          </w:rPr>
          <w:instrText>seq</w:instrText>
        </w:r>
        <w:r>
          <w:instrText xml:space="preserve">  </w:instrText>
        </w:r>
        <w:r>
          <w:rPr>
            <w:rFonts w:hint="eastAsia"/>
          </w:rPr>
          <w:instrText>序号</w:instrText>
        </w:r>
        <w:r>
          <w:rPr>
            <w:rFonts w:hint="eastAsia"/>
          </w:rPr>
          <w:instrText xml:space="preserve"> \</w:instrText>
        </w:r>
        <w:r>
          <w:instrText xml:space="preserve">s 1 \s 2 \s 3 \s 4 </w:instrText>
        </w:r>
        <w:r>
          <w:fldChar w:fldCharType="separate"/>
        </w:r>
      </w:ins>
      <w:ins w:id="268" w:author="刘全" w:date="2021-12-04T00:54:00Z">
        <w:r w:rsidR="00845972">
          <w:rPr>
            <w:noProof/>
          </w:rPr>
          <w:t>2</w:t>
        </w:r>
      </w:ins>
      <w:ins w:id="269" w:author="刘全" w:date="2021-12-03T11:36:00Z">
        <w:r>
          <w:fldChar w:fldCharType="end"/>
        </w:r>
        <w:r>
          <w:rPr>
            <w:rFonts w:hint="eastAsia"/>
          </w:rPr>
          <w:t>）</w:t>
        </w:r>
      </w:ins>
      <w:ins w:id="270" w:author="刘全" w:date="2021-12-03T11:37:00Z">
        <w:r>
          <w:rPr>
            <w:rFonts w:hint="eastAsia"/>
          </w:rPr>
          <w:t>余泥渣土</w:t>
        </w:r>
      </w:ins>
      <w:ins w:id="271" w:author="刘全" w:date="2021-12-03T11:39:00Z">
        <w:r>
          <w:rPr>
            <w:rFonts w:hint="eastAsia"/>
          </w:rPr>
          <w:t>受纳场</w:t>
        </w:r>
      </w:ins>
      <w:ins w:id="272" w:author="刘全" w:date="2021-12-03T11:37:00Z">
        <w:r>
          <w:rPr>
            <w:rFonts w:hint="eastAsia"/>
          </w:rPr>
          <w:t>利用偏好。</w:t>
        </w:r>
      </w:ins>
    </w:p>
    <w:p w14:paraId="6204FFC3" w14:textId="20DDFC64" w:rsidR="0007432D" w:rsidRPr="0007432D" w:rsidRDefault="0007432D" w:rsidP="0007432D">
      <w:pPr>
        <w:rPr>
          <w:ins w:id="273" w:author="刘全" w:date="2021-12-03T11:36:00Z"/>
        </w:rPr>
      </w:pPr>
      <w:ins w:id="274" w:author="刘全" w:date="2021-12-03T11:37:00Z">
        <w:r>
          <w:rPr>
            <w:rFonts w:hint="eastAsia"/>
          </w:rPr>
          <w:t>（</w:t>
        </w:r>
        <w:r>
          <w:fldChar w:fldCharType="begin"/>
        </w:r>
        <w:r>
          <w:rPr>
            <w:rFonts w:hint="eastAsia"/>
          </w:rPr>
          <w:instrText>seq</w:instrText>
        </w:r>
        <w:r>
          <w:instrText xml:space="preserve">  </w:instrText>
        </w:r>
        <w:r>
          <w:rPr>
            <w:rFonts w:hint="eastAsia"/>
          </w:rPr>
          <w:instrText>序号</w:instrText>
        </w:r>
        <w:r>
          <w:rPr>
            <w:rFonts w:hint="eastAsia"/>
          </w:rPr>
          <w:instrText xml:space="preserve"> \</w:instrText>
        </w:r>
        <w:r>
          <w:instrText xml:space="preserve">s 1 \s 2 \s 3 \s 4 </w:instrText>
        </w:r>
        <w:r>
          <w:fldChar w:fldCharType="separate"/>
        </w:r>
      </w:ins>
      <w:ins w:id="275" w:author="刘全" w:date="2021-12-04T00:54:00Z">
        <w:r w:rsidR="00845972">
          <w:rPr>
            <w:noProof/>
          </w:rPr>
          <w:t>3</w:t>
        </w:r>
      </w:ins>
      <w:ins w:id="276" w:author="刘全" w:date="2021-12-03T11:37:00Z">
        <w:r>
          <w:fldChar w:fldCharType="end"/>
        </w:r>
        <w:r>
          <w:rPr>
            <w:rFonts w:hint="eastAsia"/>
          </w:rPr>
          <w:t>）城市建设引导政策和补偿政策信息维护。</w:t>
        </w:r>
      </w:ins>
    </w:p>
    <w:p w14:paraId="1B455A26" w14:textId="77777777" w:rsidR="00315961" w:rsidRDefault="00315961" w:rsidP="00315961">
      <w:pPr>
        <w:rPr>
          <w:ins w:id="277" w:author="刘全" w:date="2021-12-03T11:11:00Z"/>
        </w:rPr>
      </w:pPr>
      <w:ins w:id="278" w:author="刘全" w:date="2021-12-03T11:11:00Z">
        <w:r>
          <w:rPr>
            <w:rFonts w:hint="eastAsia"/>
          </w:rPr>
          <w:t>查询</w:t>
        </w:r>
        <w:r>
          <w:t>信息</w:t>
        </w:r>
        <w:r>
          <w:rPr>
            <w:rFonts w:hint="eastAsia"/>
          </w:rPr>
          <w:t>。</w:t>
        </w:r>
      </w:ins>
    </w:p>
    <w:p w14:paraId="067001A1" w14:textId="71B67669" w:rsidR="00233B30" w:rsidDel="00315961" w:rsidRDefault="00315961" w:rsidP="00233B30">
      <w:pPr>
        <w:rPr>
          <w:del w:id="279" w:author="刘全" w:date="2021-12-03T11:11:00Z"/>
        </w:rPr>
      </w:pPr>
      <w:ins w:id="280" w:author="刘全" w:date="2021-12-03T11:11:00Z">
        <w:r>
          <w:rPr>
            <w:rFonts w:hint="eastAsia"/>
          </w:rPr>
          <w:t>（</w:t>
        </w:r>
        <w:r>
          <w:fldChar w:fldCharType="begin"/>
        </w:r>
        <w:r>
          <w:rPr>
            <w:rFonts w:hint="eastAsia"/>
          </w:rPr>
          <w:instrText>seq</w:instrText>
        </w:r>
        <w:r>
          <w:instrText xml:space="preserve">  </w:instrText>
        </w:r>
        <w:r>
          <w:rPr>
            <w:rFonts w:hint="eastAsia"/>
          </w:rPr>
          <w:instrText>序号</w:instrText>
        </w:r>
        <w:r>
          <w:rPr>
            <w:rFonts w:hint="eastAsia"/>
          </w:rPr>
          <w:instrText xml:space="preserve"> \</w:instrText>
        </w:r>
        <w:r>
          <w:instrText xml:space="preserve">s 1 \s 2 \s 3 \s 4 </w:instrText>
        </w:r>
        <w:r>
          <w:fldChar w:fldCharType="separate"/>
        </w:r>
      </w:ins>
      <w:ins w:id="281" w:author="刘全" w:date="2021-12-04T00:54:00Z">
        <w:r w:rsidR="00845972">
          <w:rPr>
            <w:noProof/>
          </w:rPr>
          <w:t>4</w:t>
        </w:r>
      </w:ins>
      <w:ins w:id="282" w:author="刘全" w:date="2021-12-03T11:11:00Z">
        <w:r>
          <w:fldChar w:fldCharType="end"/>
        </w:r>
        <w:r>
          <w:rPr>
            <w:rFonts w:hint="eastAsia"/>
          </w:rPr>
          <w:t>）</w:t>
        </w:r>
      </w:ins>
      <w:ins w:id="283" w:author="刘全" w:date="2021-12-03T11:38:00Z">
        <w:r w:rsidR="0007432D">
          <w:rPr>
            <w:rFonts w:hint="eastAsia"/>
          </w:rPr>
          <w:t>城市相关的多工程建设项目物资调运总体情况：总出渣量、总运输量</w:t>
        </w:r>
      </w:ins>
      <w:del w:id="284" w:author="刘全" w:date="2021-12-03T11:11:00Z">
        <w:r w:rsidR="00233B30" w:rsidDel="00315961">
          <w:rPr>
            <w:rFonts w:hint="eastAsia"/>
          </w:rPr>
          <w:delText>用户</w:delText>
        </w:r>
        <w:r w:rsidR="00233B30" w:rsidDel="00315961">
          <w:delText>说明</w:delText>
        </w:r>
      </w:del>
    </w:p>
    <w:p w14:paraId="11FB3217" w14:textId="12140EBC" w:rsidR="00233B30" w:rsidDel="00315961" w:rsidRDefault="00233B30" w:rsidP="00233B30">
      <w:pPr>
        <w:rPr>
          <w:del w:id="285" w:author="刘全" w:date="2021-12-03T11:11:00Z"/>
        </w:rPr>
      </w:pPr>
    </w:p>
    <w:p w14:paraId="6CBD6376" w14:textId="43990BB8" w:rsidR="00233B30" w:rsidDel="00315961" w:rsidRDefault="00233B30" w:rsidP="00233B30">
      <w:pPr>
        <w:rPr>
          <w:del w:id="286" w:author="刘全" w:date="2021-12-03T11:11:00Z"/>
        </w:rPr>
      </w:pPr>
      <w:del w:id="287" w:author="刘全" w:date="2021-12-03T11:11:00Z">
        <w:r w:rsidDel="00315961">
          <w:rPr>
            <w:rFonts w:hint="eastAsia"/>
          </w:rPr>
          <w:delText>功能</w:delText>
        </w:r>
        <w:r w:rsidDel="00315961">
          <w:delText>设计</w:delText>
        </w:r>
      </w:del>
    </w:p>
    <w:p w14:paraId="389D8E2B" w14:textId="014E2472" w:rsidR="00233B30" w:rsidRDefault="0007432D" w:rsidP="00233B30">
      <w:pPr>
        <w:rPr>
          <w:ins w:id="288" w:author="刘全" w:date="2021-12-03T11:39:00Z"/>
        </w:rPr>
      </w:pPr>
      <w:ins w:id="289" w:author="刘全" w:date="2021-12-03T11:38:00Z">
        <w:r>
          <w:rPr>
            <w:rFonts w:hint="eastAsia"/>
          </w:rPr>
          <w:t>、城市道路出渣占用率</w:t>
        </w:r>
        <w:r>
          <w:t>。</w:t>
        </w:r>
      </w:ins>
    </w:p>
    <w:p w14:paraId="2DD8E057" w14:textId="21330B32" w:rsidR="0007432D" w:rsidRDefault="0007432D" w:rsidP="00233B30">
      <w:pPr>
        <w:rPr>
          <w:ins w:id="290" w:author="刘全" w:date="2021-12-03T11:39:00Z"/>
        </w:rPr>
      </w:pPr>
      <w:ins w:id="291" w:author="刘全" w:date="2021-12-03T11:39:00Z">
        <w:r>
          <w:rPr>
            <w:rFonts w:hint="eastAsia"/>
          </w:rPr>
          <w:t>（</w:t>
        </w:r>
        <w:r>
          <w:fldChar w:fldCharType="begin"/>
        </w:r>
        <w:r>
          <w:rPr>
            <w:rFonts w:hint="eastAsia"/>
          </w:rPr>
          <w:instrText>seq</w:instrText>
        </w:r>
        <w:r>
          <w:instrText xml:space="preserve">  </w:instrText>
        </w:r>
        <w:r>
          <w:rPr>
            <w:rFonts w:hint="eastAsia"/>
          </w:rPr>
          <w:instrText>序号</w:instrText>
        </w:r>
        <w:r>
          <w:rPr>
            <w:rFonts w:hint="eastAsia"/>
          </w:rPr>
          <w:instrText xml:space="preserve"> \</w:instrText>
        </w:r>
        <w:r>
          <w:instrText xml:space="preserve">s 1 \s 2 \s 3 \s 4 </w:instrText>
        </w:r>
        <w:r>
          <w:fldChar w:fldCharType="separate"/>
        </w:r>
      </w:ins>
      <w:ins w:id="292" w:author="刘全" w:date="2021-12-04T00:54:00Z">
        <w:r w:rsidR="00845972">
          <w:rPr>
            <w:noProof/>
          </w:rPr>
          <w:t>5</w:t>
        </w:r>
      </w:ins>
      <w:ins w:id="293" w:author="刘全" w:date="2021-12-03T11:39:00Z">
        <w:r>
          <w:fldChar w:fldCharType="end"/>
        </w:r>
        <w:r>
          <w:rPr>
            <w:rFonts w:hint="eastAsia"/>
          </w:rPr>
          <w:t>）城市相关的受纳场物料堆存水平及其安全评价。</w:t>
        </w:r>
      </w:ins>
    </w:p>
    <w:p w14:paraId="3E41391B" w14:textId="0C54E66A" w:rsidR="0007432D" w:rsidRDefault="0007432D" w:rsidP="00233B30">
      <w:pPr>
        <w:rPr>
          <w:ins w:id="294" w:author="刘全" w:date="2021-12-03T11:40:00Z"/>
        </w:rPr>
      </w:pPr>
      <w:ins w:id="295" w:author="刘全" w:date="2021-12-03T11:39:00Z">
        <w:r>
          <w:rPr>
            <w:rFonts w:hint="eastAsia"/>
          </w:rPr>
          <w:t>（</w:t>
        </w:r>
        <w:r>
          <w:fldChar w:fldCharType="begin"/>
        </w:r>
        <w:r>
          <w:rPr>
            <w:rFonts w:hint="eastAsia"/>
          </w:rPr>
          <w:instrText>seq</w:instrText>
        </w:r>
        <w:r>
          <w:instrText xml:space="preserve">  </w:instrText>
        </w:r>
        <w:r>
          <w:rPr>
            <w:rFonts w:hint="eastAsia"/>
          </w:rPr>
          <w:instrText>序号</w:instrText>
        </w:r>
        <w:r>
          <w:rPr>
            <w:rFonts w:hint="eastAsia"/>
          </w:rPr>
          <w:instrText xml:space="preserve"> \</w:instrText>
        </w:r>
        <w:r>
          <w:instrText xml:space="preserve">s 1 \s 2 \s 3 \s 4 </w:instrText>
        </w:r>
        <w:r>
          <w:fldChar w:fldCharType="separate"/>
        </w:r>
      </w:ins>
      <w:ins w:id="296" w:author="刘全" w:date="2021-12-04T00:54:00Z">
        <w:r w:rsidR="00845972">
          <w:rPr>
            <w:noProof/>
          </w:rPr>
          <w:t>6</w:t>
        </w:r>
      </w:ins>
      <w:ins w:id="297" w:author="刘全" w:date="2021-12-03T11:39:00Z">
        <w:r>
          <w:fldChar w:fldCharType="end"/>
        </w:r>
        <w:r>
          <w:rPr>
            <w:rFonts w:hint="eastAsia"/>
          </w:rPr>
          <w:t>）城市相关的</w:t>
        </w:r>
      </w:ins>
      <w:ins w:id="298" w:author="刘全" w:date="2021-12-03T11:40:00Z">
        <w:r>
          <w:rPr>
            <w:rFonts w:hint="eastAsia"/>
          </w:rPr>
          <w:t>余泥渣土资源化工厂生产量和</w:t>
        </w:r>
        <w:r>
          <w:t>生产强度</w:t>
        </w:r>
        <w:r>
          <w:rPr>
            <w:rFonts w:hint="eastAsia"/>
          </w:rPr>
          <w:t>。</w:t>
        </w:r>
      </w:ins>
    </w:p>
    <w:p w14:paraId="30181945" w14:textId="1B76E4D1" w:rsidR="0007432D" w:rsidRPr="0007432D" w:rsidRDefault="0007432D" w:rsidP="00233B30">
      <w:ins w:id="299" w:author="刘全" w:date="2021-12-03T11:40:00Z">
        <w:r>
          <w:rPr>
            <w:rFonts w:hint="eastAsia"/>
          </w:rPr>
          <w:t>（</w:t>
        </w:r>
        <w:r>
          <w:fldChar w:fldCharType="begin"/>
        </w:r>
        <w:r>
          <w:rPr>
            <w:rFonts w:hint="eastAsia"/>
          </w:rPr>
          <w:instrText>seq</w:instrText>
        </w:r>
        <w:r>
          <w:instrText xml:space="preserve">  </w:instrText>
        </w:r>
        <w:r>
          <w:rPr>
            <w:rFonts w:hint="eastAsia"/>
          </w:rPr>
          <w:instrText>序号</w:instrText>
        </w:r>
        <w:r>
          <w:rPr>
            <w:rFonts w:hint="eastAsia"/>
          </w:rPr>
          <w:instrText xml:space="preserve"> \</w:instrText>
        </w:r>
        <w:r>
          <w:instrText xml:space="preserve">s 1 \s 2 \s 3 \s 4 </w:instrText>
        </w:r>
        <w:r>
          <w:fldChar w:fldCharType="separate"/>
        </w:r>
      </w:ins>
      <w:ins w:id="300" w:author="刘全" w:date="2021-12-04T00:54:00Z">
        <w:r w:rsidR="00845972">
          <w:rPr>
            <w:noProof/>
          </w:rPr>
          <w:t>7</w:t>
        </w:r>
      </w:ins>
      <w:ins w:id="301" w:author="刘全" w:date="2021-12-03T11:40:00Z">
        <w:r>
          <w:fldChar w:fldCharType="end"/>
        </w:r>
        <w:r>
          <w:rPr>
            <w:rFonts w:hint="eastAsia"/>
          </w:rPr>
          <w:t>）</w:t>
        </w:r>
        <w:r w:rsidRPr="0007432D">
          <w:rPr>
            <w:rFonts w:hint="eastAsia"/>
          </w:rPr>
          <w:t>余泥渣土智能规划</w:t>
        </w:r>
      </w:ins>
      <w:ins w:id="302" w:author="刘全" w:date="2021-12-03T11:41:00Z">
        <w:r>
          <w:rPr>
            <w:rFonts w:hint="eastAsia"/>
          </w:rPr>
          <w:t>方案</w:t>
        </w:r>
        <w:r>
          <w:t>与各</w:t>
        </w:r>
        <w:r>
          <w:rPr>
            <w:rFonts w:hint="eastAsia"/>
          </w:rPr>
          <w:t>项目</w:t>
        </w:r>
        <w:r>
          <w:t>自发组织的</w:t>
        </w:r>
        <w:r w:rsidRPr="0007432D">
          <w:rPr>
            <w:rFonts w:hint="eastAsia"/>
          </w:rPr>
          <w:t>余泥渣土</w:t>
        </w:r>
        <w:r>
          <w:rPr>
            <w:rFonts w:hint="eastAsia"/>
          </w:rPr>
          <w:t>处置</w:t>
        </w:r>
        <w:r>
          <w:t>方案</w:t>
        </w:r>
        <w:r>
          <w:rPr>
            <w:rFonts w:hint="eastAsia"/>
          </w:rPr>
          <w:t>成本对比</w:t>
        </w:r>
        <w:r w:rsidR="001B0AF5">
          <w:rPr>
            <w:rFonts w:hint="eastAsia"/>
          </w:rPr>
          <w:t>（碳排放缩减、</w:t>
        </w:r>
        <w:r w:rsidR="001B0AF5" w:rsidRPr="0007432D">
          <w:rPr>
            <w:rFonts w:hint="eastAsia"/>
          </w:rPr>
          <w:t>余泥渣土</w:t>
        </w:r>
      </w:ins>
      <w:ins w:id="303" w:author="刘全" w:date="2021-12-03T11:42:00Z">
        <w:r w:rsidR="001B0AF5">
          <w:rPr>
            <w:rFonts w:hint="eastAsia"/>
          </w:rPr>
          <w:t>处置缩减</w:t>
        </w:r>
        <w:r w:rsidR="001B0AF5">
          <w:t>量</w:t>
        </w:r>
      </w:ins>
      <w:ins w:id="304" w:author="刘全" w:date="2021-12-03T11:41:00Z">
        <w:r w:rsidR="001B0AF5">
          <w:t>）</w:t>
        </w:r>
        <w:r>
          <w:rPr>
            <w:rFonts w:hint="eastAsia"/>
          </w:rPr>
          <w:t>。</w:t>
        </w:r>
      </w:ins>
    </w:p>
    <w:p w14:paraId="37B7E46D" w14:textId="697BA4F1" w:rsidR="00233B30" w:rsidRDefault="00233B30">
      <w:pPr>
        <w:pStyle w:val="2"/>
        <w:pPrChange w:id="305" w:author="刘全" w:date="2021-12-02T12:00:00Z">
          <w:pPr>
            <w:pStyle w:val="1"/>
          </w:pPr>
        </w:pPrChange>
      </w:pPr>
      <w:bookmarkStart w:id="306" w:name="_Toc89377533"/>
      <w:r>
        <w:rPr>
          <w:rFonts w:hint="eastAsia"/>
        </w:rPr>
        <w:lastRenderedPageBreak/>
        <w:t>公关</w:t>
      </w:r>
      <w:r>
        <w:t>用户</w:t>
      </w:r>
      <w:bookmarkEnd w:id="306"/>
    </w:p>
    <w:p w14:paraId="0401B6B8" w14:textId="76ABF449" w:rsidR="00315961" w:rsidRDefault="00315961" w:rsidP="00315961">
      <w:pPr>
        <w:rPr>
          <w:ins w:id="307" w:author="刘全" w:date="2021-12-03T11:11:00Z"/>
        </w:rPr>
      </w:pPr>
      <w:ins w:id="308" w:author="刘全" w:date="2021-12-03T11:11:00Z">
        <w:r>
          <w:rPr>
            <w:rFonts w:hint="eastAsia"/>
          </w:rPr>
          <w:t>用户</w:t>
        </w:r>
        <w:r>
          <w:t>说明</w:t>
        </w:r>
        <w:r>
          <w:rPr>
            <w:rFonts w:hint="eastAsia"/>
          </w:rPr>
          <w:t>。</w:t>
        </w:r>
      </w:ins>
      <w:ins w:id="309" w:author="刘全" w:date="2021-12-03T11:42:00Z">
        <w:r w:rsidR="00185DDE">
          <w:rPr>
            <w:rFonts w:hint="eastAsia"/>
          </w:rPr>
          <w:t>此用户主要用于向公众宣传，</w:t>
        </w:r>
        <w:r w:rsidR="00185DDE" w:rsidRPr="00185DDE">
          <w:rPr>
            <w:rFonts w:hint="eastAsia"/>
          </w:rPr>
          <w:t>余泥渣土智能规划</w:t>
        </w:r>
        <w:r w:rsidR="00185DDE">
          <w:rPr>
            <w:rFonts w:hint="eastAsia"/>
          </w:rPr>
          <w:t>为数字智慧城市</w:t>
        </w:r>
      </w:ins>
      <w:ins w:id="310" w:author="刘全" w:date="2021-12-03T11:43:00Z">
        <w:r w:rsidR="00185DDE">
          <w:rPr>
            <w:rFonts w:hint="eastAsia"/>
          </w:rPr>
          <w:t>带来的优势。</w:t>
        </w:r>
      </w:ins>
    </w:p>
    <w:p w14:paraId="55DF0E72" w14:textId="77777777" w:rsidR="00315961" w:rsidRDefault="00315961" w:rsidP="00315961">
      <w:pPr>
        <w:rPr>
          <w:ins w:id="311" w:author="刘全" w:date="2021-12-03T11:11:00Z"/>
        </w:rPr>
      </w:pPr>
      <w:ins w:id="312" w:author="刘全" w:date="2021-12-03T11:11:00Z">
        <w:r>
          <w:rPr>
            <w:rFonts w:hint="eastAsia"/>
          </w:rPr>
          <w:t>查询</w:t>
        </w:r>
        <w:r>
          <w:t>信息</w:t>
        </w:r>
        <w:r>
          <w:rPr>
            <w:rFonts w:hint="eastAsia"/>
          </w:rPr>
          <w:t>。</w:t>
        </w:r>
      </w:ins>
    </w:p>
    <w:p w14:paraId="5777E7C4" w14:textId="77777777" w:rsidR="00185DDE" w:rsidRDefault="00185DDE" w:rsidP="00185DDE">
      <w:pPr>
        <w:rPr>
          <w:ins w:id="313" w:author="刘全" w:date="2021-12-03T11:43:00Z"/>
        </w:rPr>
      </w:pPr>
      <w:ins w:id="314" w:author="刘全" w:date="2021-12-03T11:43:00Z">
        <w:r>
          <w:rPr>
            <w:rFonts w:hint="eastAsia"/>
          </w:rPr>
          <w:t>（</w:t>
        </w:r>
        <w:r>
          <w:fldChar w:fldCharType="begin"/>
        </w:r>
        <w:r>
          <w:rPr>
            <w:rFonts w:hint="eastAsia"/>
          </w:rPr>
          <w:instrText>seq</w:instrText>
        </w:r>
        <w:r>
          <w:instrText xml:space="preserve">  </w:instrText>
        </w:r>
        <w:r>
          <w:rPr>
            <w:rFonts w:hint="eastAsia"/>
          </w:rPr>
          <w:instrText>序号</w:instrText>
        </w:r>
        <w:r>
          <w:rPr>
            <w:rFonts w:hint="eastAsia"/>
          </w:rPr>
          <w:instrText xml:space="preserve"> \</w:instrText>
        </w:r>
        <w:r>
          <w:instrText xml:space="preserve">s 1 \s 2 \s 3 \s 4 </w:instrText>
        </w:r>
        <w:r>
          <w:fldChar w:fldCharType="separate"/>
        </w:r>
        <w:r>
          <w:rPr>
            <w:noProof/>
          </w:rPr>
          <w:t>1</w:t>
        </w:r>
        <w:r>
          <w:fldChar w:fldCharType="end"/>
        </w:r>
        <w:r>
          <w:rPr>
            <w:rFonts w:hint="eastAsia"/>
          </w:rPr>
          <w:t>）城市相关的余泥渣土资源化工厂生产量和</w:t>
        </w:r>
        <w:r>
          <w:t>生产强度</w:t>
        </w:r>
        <w:r>
          <w:rPr>
            <w:rFonts w:hint="eastAsia"/>
          </w:rPr>
          <w:t>。</w:t>
        </w:r>
      </w:ins>
    </w:p>
    <w:p w14:paraId="0F63DB78" w14:textId="1B8F72C4" w:rsidR="00233B30" w:rsidDel="00315961" w:rsidRDefault="00185DDE" w:rsidP="00185DDE">
      <w:pPr>
        <w:rPr>
          <w:del w:id="315" w:author="刘全" w:date="2021-12-03T11:11:00Z"/>
        </w:rPr>
      </w:pPr>
      <w:ins w:id="316" w:author="刘全" w:date="2021-12-03T11:43:00Z">
        <w:r>
          <w:rPr>
            <w:rFonts w:hint="eastAsia"/>
          </w:rPr>
          <w:t>（</w:t>
        </w:r>
        <w:r>
          <w:fldChar w:fldCharType="begin"/>
        </w:r>
        <w:r>
          <w:rPr>
            <w:rFonts w:hint="eastAsia"/>
          </w:rPr>
          <w:instrText>seq</w:instrText>
        </w:r>
        <w:r>
          <w:instrText xml:space="preserve">  </w:instrText>
        </w:r>
        <w:r>
          <w:rPr>
            <w:rFonts w:hint="eastAsia"/>
          </w:rPr>
          <w:instrText>序号</w:instrText>
        </w:r>
        <w:r>
          <w:rPr>
            <w:rFonts w:hint="eastAsia"/>
          </w:rPr>
          <w:instrText xml:space="preserve"> \</w:instrText>
        </w:r>
        <w:r>
          <w:instrText xml:space="preserve">s 1 \s 2 \s 3 \s 4 </w:instrText>
        </w:r>
        <w:r>
          <w:fldChar w:fldCharType="separate"/>
        </w:r>
        <w:r>
          <w:rPr>
            <w:noProof/>
          </w:rPr>
          <w:t>2</w:t>
        </w:r>
        <w:r>
          <w:fldChar w:fldCharType="end"/>
        </w:r>
        <w:r>
          <w:rPr>
            <w:rFonts w:hint="eastAsia"/>
          </w:rPr>
          <w:t>）</w:t>
        </w:r>
        <w:r w:rsidRPr="0007432D">
          <w:rPr>
            <w:rFonts w:hint="eastAsia"/>
          </w:rPr>
          <w:t>余泥渣土智能规划</w:t>
        </w:r>
        <w:r>
          <w:rPr>
            <w:rFonts w:hint="eastAsia"/>
          </w:rPr>
          <w:t>方案</w:t>
        </w:r>
        <w:r>
          <w:t>与各</w:t>
        </w:r>
        <w:r>
          <w:rPr>
            <w:rFonts w:hint="eastAsia"/>
          </w:rPr>
          <w:t>项目</w:t>
        </w:r>
        <w:r>
          <w:t>自发组织的</w:t>
        </w:r>
        <w:r w:rsidRPr="0007432D">
          <w:rPr>
            <w:rFonts w:hint="eastAsia"/>
          </w:rPr>
          <w:t>余泥渣土</w:t>
        </w:r>
        <w:r>
          <w:rPr>
            <w:rFonts w:hint="eastAsia"/>
          </w:rPr>
          <w:t>处置</w:t>
        </w:r>
        <w:r>
          <w:t>方案</w:t>
        </w:r>
        <w:r>
          <w:rPr>
            <w:rFonts w:hint="eastAsia"/>
          </w:rPr>
          <w:t>成本对比（碳排放缩减、</w:t>
        </w:r>
        <w:r w:rsidRPr="0007432D">
          <w:rPr>
            <w:rFonts w:hint="eastAsia"/>
          </w:rPr>
          <w:t>余泥渣土</w:t>
        </w:r>
        <w:r>
          <w:rPr>
            <w:rFonts w:hint="eastAsia"/>
          </w:rPr>
          <w:t>处置缩减</w:t>
        </w:r>
        <w:r>
          <w:t>量）</w:t>
        </w:r>
        <w:r>
          <w:rPr>
            <w:rFonts w:hint="eastAsia"/>
          </w:rPr>
          <w:t>。</w:t>
        </w:r>
      </w:ins>
      <w:del w:id="317" w:author="刘全" w:date="2021-12-03T11:11:00Z">
        <w:r w:rsidR="00233B30" w:rsidDel="00315961">
          <w:rPr>
            <w:rFonts w:hint="eastAsia"/>
          </w:rPr>
          <w:delText>用户</w:delText>
        </w:r>
        <w:r w:rsidR="00233B30" w:rsidDel="00315961">
          <w:delText>说明</w:delText>
        </w:r>
      </w:del>
    </w:p>
    <w:p w14:paraId="04E747E4" w14:textId="382DD037" w:rsidR="00233B30" w:rsidDel="00315961" w:rsidRDefault="00233B30" w:rsidP="00233B30">
      <w:pPr>
        <w:rPr>
          <w:del w:id="318" w:author="刘全" w:date="2021-12-03T11:11:00Z"/>
        </w:rPr>
      </w:pPr>
    </w:p>
    <w:p w14:paraId="37BD9945" w14:textId="33C06412" w:rsidR="00233B30" w:rsidDel="00315961" w:rsidRDefault="00233B30" w:rsidP="00233B30">
      <w:pPr>
        <w:rPr>
          <w:del w:id="319" w:author="刘全" w:date="2021-12-03T11:11:00Z"/>
        </w:rPr>
      </w:pPr>
      <w:del w:id="320" w:author="刘全" w:date="2021-12-03T11:11:00Z">
        <w:r w:rsidDel="00315961">
          <w:rPr>
            <w:rFonts w:hint="eastAsia"/>
          </w:rPr>
          <w:delText>功能</w:delText>
        </w:r>
        <w:r w:rsidDel="00315961">
          <w:delText>设计</w:delText>
        </w:r>
      </w:del>
    </w:p>
    <w:p w14:paraId="7FADC2AE" w14:textId="76CBD044" w:rsidR="00233B30" w:rsidDel="00315961" w:rsidRDefault="00233B30" w:rsidP="00233B30">
      <w:pPr>
        <w:rPr>
          <w:del w:id="321" w:author="刘全" w:date="2021-12-03T11:11:00Z"/>
        </w:rPr>
      </w:pPr>
    </w:p>
    <w:p w14:paraId="48128C84" w14:textId="77777777" w:rsidR="00233B30" w:rsidRDefault="00233B30" w:rsidP="00233B30"/>
    <w:p w14:paraId="0A157622" w14:textId="22784AE8" w:rsidR="00233B30" w:rsidRPr="001D145D" w:rsidRDefault="00233B30" w:rsidP="00233B30">
      <w:pPr>
        <w:pStyle w:val="1"/>
        <w:rPr>
          <w:highlight w:val="yellow"/>
          <w:rPrChange w:id="322" w:author="刘全" w:date="2021-12-03T20:36:00Z">
            <w:rPr/>
          </w:rPrChange>
        </w:rPr>
      </w:pPr>
      <w:bookmarkStart w:id="323" w:name="_Toc89377534"/>
      <w:r w:rsidRPr="001D145D">
        <w:rPr>
          <w:rFonts w:hint="eastAsia"/>
          <w:highlight w:val="yellow"/>
          <w:rPrChange w:id="324" w:author="刘全" w:date="2021-12-03T20:36:00Z">
            <w:rPr>
              <w:rFonts w:hint="eastAsia"/>
            </w:rPr>
          </w:rPrChange>
        </w:rPr>
        <w:t>系统硬件架构</w:t>
      </w:r>
      <w:bookmarkEnd w:id="323"/>
    </w:p>
    <w:p w14:paraId="7BDE6F7C" w14:textId="72EE7686" w:rsidR="00233B30" w:rsidRPr="001D145D" w:rsidRDefault="00C54BA6">
      <w:pPr>
        <w:pStyle w:val="2"/>
        <w:rPr>
          <w:ins w:id="325" w:author="刘全" w:date="2021-12-03T11:44:00Z"/>
          <w:highlight w:val="yellow"/>
          <w:rPrChange w:id="326" w:author="刘全" w:date="2021-12-03T20:36:00Z">
            <w:rPr>
              <w:ins w:id="327" w:author="刘全" w:date="2021-12-03T11:44:00Z"/>
            </w:rPr>
          </w:rPrChange>
        </w:rPr>
        <w:pPrChange w:id="328" w:author="刘全" w:date="2021-12-03T11:44:00Z">
          <w:pPr>
            <w:pStyle w:val="1"/>
          </w:pPr>
        </w:pPrChange>
      </w:pPr>
      <w:ins w:id="329" w:author="刘全" w:date="2021-12-03T11:44:00Z">
        <w:r w:rsidRPr="001D145D">
          <w:rPr>
            <w:rFonts w:hint="eastAsia"/>
            <w:highlight w:val="yellow"/>
            <w:rPrChange w:id="330" w:author="刘全" w:date="2021-12-03T20:36:00Z">
              <w:rPr>
                <w:rFonts w:hint="eastAsia"/>
                <w:b/>
              </w:rPr>
            </w:rPrChange>
          </w:rPr>
          <w:t>网络服务器</w:t>
        </w:r>
      </w:ins>
    </w:p>
    <w:p w14:paraId="4CAF0C21" w14:textId="77777777" w:rsidR="00C54BA6" w:rsidRPr="001D145D" w:rsidRDefault="00C54BA6" w:rsidP="00C54BA6">
      <w:pPr>
        <w:pStyle w:val="2"/>
        <w:rPr>
          <w:ins w:id="331" w:author="刘全" w:date="2021-12-03T11:44:00Z"/>
          <w:highlight w:val="yellow"/>
          <w:rPrChange w:id="332" w:author="刘全" w:date="2021-12-03T20:36:00Z">
            <w:rPr>
              <w:ins w:id="333" w:author="刘全" w:date="2021-12-03T11:44:00Z"/>
            </w:rPr>
          </w:rPrChange>
        </w:rPr>
      </w:pPr>
      <w:ins w:id="334" w:author="刘全" w:date="2021-12-03T11:44:00Z">
        <w:r w:rsidRPr="001D145D">
          <w:rPr>
            <w:rFonts w:hint="eastAsia"/>
            <w:highlight w:val="yellow"/>
            <w:rPrChange w:id="335" w:author="刘全" w:date="2021-12-03T20:36:00Z">
              <w:rPr>
                <w:rFonts w:hint="eastAsia"/>
              </w:rPr>
            </w:rPrChange>
          </w:rPr>
          <w:t>用户终端</w:t>
        </w:r>
      </w:ins>
    </w:p>
    <w:p w14:paraId="17429D92" w14:textId="2B0EDF27" w:rsidR="002837BE" w:rsidRPr="001D145D" w:rsidRDefault="00C54BA6">
      <w:pPr>
        <w:pStyle w:val="2"/>
        <w:rPr>
          <w:highlight w:val="yellow"/>
          <w:rPrChange w:id="336" w:author="刘全" w:date="2021-12-03T20:36:00Z">
            <w:rPr/>
          </w:rPrChange>
        </w:rPr>
        <w:pPrChange w:id="337" w:author="刘全" w:date="2021-12-03T11:44:00Z">
          <w:pPr>
            <w:pStyle w:val="1"/>
          </w:pPr>
        </w:pPrChange>
      </w:pPr>
      <w:ins w:id="338" w:author="刘全" w:date="2021-12-03T11:44:00Z">
        <w:r w:rsidRPr="001D145D">
          <w:rPr>
            <w:rFonts w:hint="eastAsia"/>
            <w:highlight w:val="yellow"/>
            <w:rPrChange w:id="339" w:author="刘全" w:date="2021-12-03T20:36:00Z">
              <w:rPr>
                <w:rFonts w:hint="eastAsia"/>
                <w:b/>
              </w:rPr>
            </w:rPrChange>
          </w:rPr>
          <w:t>优化解算单元</w:t>
        </w:r>
      </w:ins>
    </w:p>
    <w:p w14:paraId="1F67D3A5" w14:textId="7B4EA388" w:rsidR="00233B30" w:rsidRDefault="005345B3">
      <w:pPr>
        <w:pStyle w:val="1"/>
      </w:pPr>
      <w:bookmarkStart w:id="340" w:name="_Toc89377535"/>
      <w:r>
        <w:rPr>
          <w:rFonts w:hint="eastAsia"/>
        </w:rPr>
        <w:t>数据</w:t>
      </w:r>
      <w:r w:rsidR="00C47383">
        <w:rPr>
          <w:rFonts w:hint="eastAsia"/>
        </w:rPr>
        <w:t>采集和</w:t>
      </w:r>
      <w:r w:rsidR="00C47383">
        <w:t>输入</w:t>
      </w:r>
      <w:r w:rsidR="00233B30">
        <w:rPr>
          <w:rFonts w:hint="eastAsia"/>
        </w:rPr>
        <w:t>模块</w:t>
      </w:r>
      <w:bookmarkEnd w:id="340"/>
    </w:p>
    <w:p w14:paraId="33725222" w14:textId="3C260DDE" w:rsidR="008104BB" w:rsidRDefault="006D7B66">
      <w:pPr>
        <w:pStyle w:val="2"/>
        <w:pPrChange w:id="341" w:author="刘全" w:date="2021-12-02T22:27:00Z">
          <w:pPr>
            <w:pStyle w:val="1"/>
          </w:pPr>
        </w:pPrChange>
      </w:pPr>
      <w:bookmarkStart w:id="342" w:name="_Toc89377536"/>
      <w:r>
        <w:rPr>
          <w:rFonts w:hint="eastAsia"/>
        </w:rPr>
        <w:t>边界</w:t>
      </w:r>
      <w:r w:rsidR="008104BB">
        <w:t>参数</w:t>
      </w:r>
      <w:bookmarkEnd w:id="342"/>
    </w:p>
    <w:p w14:paraId="66C054F6" w14:textId="77777777" w:rsidR="006D7B66" w:rsidRDefault="006D7B66" w:rsidP="006D7B66">
      <w:pPr>
        <w:pStyle w:val="3"/>
      </w:pPr>
      <w:bookmarkStart w:id="343" w:name="_Toc89377537"/>
      <w:r>
        <w:rPr>
          <w:rFonts w:hint="eastAsia"/>
        </w:rPr>
        <w:t>道路</w:t>
      </w:r>
      <w:r>
        <w:t>（</w:t>
      </w:r>
      <w:r>
        <w:rPr>
          <w:rFonts w:hint="eastAsia"/>
        </w:rPr>
        <w:t>空间</w:t>
      </w:r>
      <w:r>
        <w:t>）</w:t>
      </w:r>
      <w:r>
        <w:rPr>
          <w:rFonts w:hint="eastAsia"/>
        </w:rPr>
        <w:t>交通</w:t>
      </w:r>
      <w:r>
        <w:t>网络</w:t>
      </w:r>
      <w:bookmarkEnd w:id="343"/>
    </w:p>
    <w:p w14:paraId="09E4B57C" w14:textId="781CF072" w:rsidR="006D7B66" w:rsidDel="00FD5542" w:rsidRDefault="006D7B66">
      <w:pPr>
        <w:rPr>
          <w:del w:id="344" w:author="刘全" w:date="2021-12-03T11:47:00Z"/>
        </w:rPr>
      </w:pPr>
      <w:del w:id="345" w:author="刘全" w:date="2021-12-03T11:47:00Z">
        <w:r w:rsidDel="00FD5542">
          <w:rPr>
            <w:rFonts w:hint="eastAsia"/>
          </w:rPr>
          <w:delText>（</w:delText>
        </w:r>
        <w:r w:rsidDel="00FD5542">
          <w:fldChar w:fldCharType="begin"/>
        </w:r>
        <w:r w:rsidDel="00FD5542">
          <w:rPr>
            <w:rFonts w:hint="eastAsia"/>
          </w:rPr>
          <w:delInstrText>seq</w:delInstrText>
        </w:r>
        <w:r w:rsidDel="00FD5542">
          <w:delInstrText xml:space="preserve">  </w:delInstrText>
        </w:r>
        <w:r w:rsidDel="00FD5542">
          <w:rPr>
            <w:rFonts w:hint="eastAsia"/>
          </w:rPr>
          <w:delInstrText>序号</w:delInstrText>
        </w:r>
        <w:r w:rsidDel="00FD5542">
          <w:rPr>
            <w:rFonts w:hint="eastAsia"/>
          </w:rPr>
          <w:delInstrText xml:space="preserve"> \</w:delInstrText>
        </w:r>
        <w:r w:rsidDel="00FD5542">
          <w:delInstrText xml:space="preserve">s 1 \s 2 \s 3 \s 4 </w:delInstrText>
        </w:r>
        <w:r w:rsidDel="00FD5542">
          <w:fldChar w:fldCharType="separate"/>
        </w:r>
        <w:r w:rsidR="008755A6" w:rsidDel="00FD5542">
          <w:rPr>
            <w:noProof/>
          </w:rPr>
          <w:delText>1</w:delText>
        </w:r>
        <w:r w:rsidDel="00FD5542">
          <w:fldChar w:fldCharType="end"/>
        </w:r>
        <w:r w:rsidDel="00FD5542">
          <w:rPr>
            <w:rFonts w:hint="eastAsia"/>
          </w:rPr>
          <w:delText>）道路节点</w:delText>
        </w:r>
      </w:del>
    </w:p>
    <w:p w14:paraId="3C08E2E5" w14:textId="5F43BFCF" w:rsidR="006D7B66" w:rsidDel="00FD5542" w:rsidRDefault="006D7B66">
      <w:pPr>
        <w:rPr>
          <w:del w:id="346" w:author="刘全" w:date="2021-12-03T11:47:00Z"/>
        </w:rPr>
      </w:pPr>
      <w:del w:id="347" w:author="刘全" w:date="2021-12-03T11:47:00Z">
        <w:r w:rsidDel="00FD5542">
          <w:rPr>
            <w:rFonts w:hint="eastAsia"/>
          </w:rPr>
          <w:delText>（</w:delText>
        </w:r>
        <w:r w:rsidDel="00FD5542">
          <w:fldChar w:fldCharType="begin"/>
        </w:r>
        <w:r w:rsidDel="00FD5542">
          <w:rPr>
            <w:rFonts w:hint="eastAsia"/>
          </w:rPr>
          <w:delInstrText>seq</w:delInstrText>
        </w:r>
        <w:r w:rsidDel="00FD5542">
          <w:delInstrText xml:space="preserve">  </w:delInstrText>
        </w:r>
        <w:r w:rsidDel="00FD5542">
          <w:rPr>
            <w:rFonts w:hint="eastAsia"/>
          </w:rPr>
          <w:delInstrText>序号</w:delInstrText>
        </w:r>
        <w:r w:rsidDel="00FD5542">
          <w:rPr>
            <w:rFonts w:hint="eastAsia"/>
          </w:rPr>
          <w:delInstrText xml:space="preserve"> \</w:delInstrText>
        </w:r>
        <w:r w:rsidDel="00FD5542">
          <w:delInstrText xml:space="preserve">s 1 \s 2 \s 3 \s 4 </w:delInstrText>
        </w:r>
        <w:r w:rsidDel="00FD5542">
          <w:fldChar w:fldCharType="separate"/>
        </w:r>
        <w:r w:rsidR="008755A6" w:rsidDel="00FD5542">
          <w:rPr>
            <w:noProof/>
          </w:rPr>
          <w:delText>2</w:delText>
        </w:r>
        <w:r w:rsidDel="00FD5542">
          <w:fldChar w:fldCharType="end"/>
        </w:r>
        <w:r w:rsidDel="00FD5542">
          <w:rPr>
            <w:rFonts w:hint="eastAsia"/>
          </w:rPr>
          <w:delText>）道路路段</w:delText>
        </w:r>
      </w:del>
    </w:p>
    <w:p w14:paraId="5371DA41" w14:textId="13B85247" w:rsidR="00FD5542" w:rsidRDefault="006D7B66">
      <w:pPr>
        <w:pPrChange w:id="348" w:author="刘全" w:date="2021-12-03T20:36:00Z">
          <w:pPr>
            <w:pStyle w:val="21"/>
            <w:ind w:firstLine="480"/>
          </w:pPr>
        </w:pPrChange>
      </w:pPr>
      <w:del w:id="349" w:author="刘全" w:date="2021-12-03T11:47:00Z">
        <w:r w:rsidDel="00FD5542">
          <w:rPr>
            <w:rFonts w:hint="eastAsia"/>
          </w:rPr>
          <w:delText>（</w:delText>
        </w:r>
        <w:r w:rsidDel="00FD5542">
          <w:fldChar w:fldCharType="begin"/>
        </w:r>
        <w:r w:rsidDel="00FD5542">
          <w:rPr>
            <w:rFonts w:hint="eastAsia"/>
          </w:rPr>
          <w:delInstrText>seq</w:delInstrText>
        </w:r>
        <w:r w:rsidDel="00FD5542">
          <w:delInstrText xml:space="preserve">  </w:delInstrText>
        </w:r>
        <w:r w:rsidDel="00FD5542">
          <w:rPr>
            <w:rFonts w:hint="eastAsia"/>
          </w:rPr>
          <w:delInstrText>序号</w:delInstrText>
        </w:r>
        <w:r w:rsidDel="00FD5542">
          <w:rPr>
            <w:rFonts w:hint="eastAsia"/>
          </w:rPr>
          <w:delInstrText xml:space="preserve"> \</w:delInstrText>
        </w:r>
        <w:r w:rsidDel="00FD5542">
          <w:delInstrText xml:space="preserve">s 1 \s 2 \s 3 \s 4 </w:delInstrText>
        </w:r>
        <w:r w:rsidDel="00FD5542">
          <w:fldChar w:fldCharType="separate"/>
        </w:r>
        <w:r w:rsidR="008755A6" w:rsidDel="00FD5542">
          <w:rPr>
            <w:noProof/>
          </w:rPr>
          <w:delText>3</w:delText>
        </w:r>
        <w:r w:rsidDel="00FD5542">
          <w:fldChar w:fldCharType="end"/>
        </w:r>
        <w:r w:rsidDel="00FD5542">
          <w:rPr>
            <w:rFonts w:hint="eastAsia"/>
          </w:rPr>
          <w:delText>）路径</w:delText>
        </w:r>
      </w:del>
      <w:r w:rsidR="00FD5542">
        <w:rPr>
          <w:rFonts w:hint="eastAsia"/>
        </w:rPr>
        <w:t>道路系统使用拓扑网络描述方法，其主要概念和组成如</w:t>
      </w:r>
      <w:r w:rsidR="00FD5542">
        <w:fldChar w:fldCharType="begin"/>
      </w:r>
      <w:r w:rsidR="00FD5542">
        <w:instrText xml:space="preserve"> REF </w:instrText>
      </w:r>
      <w:r w:rsidR="00FD5542">
        <w:rPr>
          <w:rFonts w:hint="eastAsia"/>
        </w:rPr>
        <w:instrText>节点、路段和路径关系图</w:instrText>
      </w:r>
      <w:r w:rsidR="00FD5542">
        <w:rPr>
          <w:rFonts w:hint="eastAsia"/>
        </w:rPr>
        <w:instrText xml:space="preserve"> \h</w:instrText>
      </w:r>
      <w:r w:rsidR="00FD5542">
        <w:instrText xml:space="preserve"> </w:instrText>
      </w:r>
      <w:r w:rsidR="00FD5542">
        <w:fldChar w:fldCharType="separate"/>
      </w:r>
      <w:ins w:id="350" w:author="刘全" w:date="2021-12-03T20:36:00Z">
        <w:r w:rsidR="001D145D" w:rsidRPr="00586411">
          <w:rPr>
            <w:rFonts w:hint="eastAsia"/>
          </w:rPr>
          <w:t>图</w:t>
        </w:r>
        <w:r w:rsidR="001D145D">
          <w:rPr>
            <w:noProof/>
          </w:rPr>
          <w:t>4</w:t>
        </w:r>
        <w:r w:rsidR="001D145D" w:rsidRPr="00586411">
          <w:t>.</w:t>
        </w:r>
        <w:r w:rsidR="001D145D">
          <w:rPr>
            <w:noProof/>
          </w:rPr>
          <w:t>1</w:t>
        </w:r>
      </w:ins>
      <w:del w:id="351" w:author="刘全" w:date="2021-12-03T20:36:00Z">
        <w:r w:rsidR="00FD5542" w:rsidRPr="00586411" w:rsidDel="001D145D">
          <w:rPr>
            <w:rFonts w:hint="eastAsia"/>
          </w:rPr>
          <w:delText>图</w:delText>
        </w:r>
        <w:r w:rsidR="00FD5542" w:rsidDel="001D145D">
          <w:rPr>
            <w:noProof/>
          </w:rPr>
          <w:delText>3</w:delText>
        </w:r>
        <w:r w:rsidR="00FD5542" w:rsidRPr="00586411" w:rsidDel="001D145D">
          <w:delText>.</w:delText>
        </w:r>
        <w:r w:rsidR="00FD5542" w:rsidDel="001D145D">
          <w:rPr>
            <w:noProof/>
          </w:rPr>
          <w:delText>1</w:delText>
        </w:r>
      </w:del>
      <w:r w:rsidR="00FD5542">
        <w:fldChar w:fldCharType="end"/>
      </w:r>
      <w:r w:rsidR="00FD5542">
        <w:rPr>
          <w:rFonts w:hint="eastAsia"/>
        </w:rPr>
        <w:t>所示。</w:t>
      </w:r>
    </w:p>
    <w:p w14:paraId="51CEDB0F" w14:textId="71FAFEAE" w:rsidR="00FD5542" w:rsidRPr="00C87875" w:rsidRDefault="00FD5542" w:rsidP="00FD5542">
      <w:pPr>
        <w:pStyle w:val="af0"/>
      </w:pPr>
      <w:r w:rsidRPr="00F15576">
        <w:rPr>
          <w:noProof/>
        </w:rPr>
        <w:drawing>
          <wp:inline distT="0" distB="0" distL="0" distR="0" wp14:anchorId="70C643C5" wp14:editId="6FAA43E1">
            <wp:extent cx="3093720" cy="183642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93720" cy="1836420"/>
                    </a:xfrm>
                    <a:prstGeom prst="rect">
                      <a:avLst/>
                    </a:prstGeom>
                    <a:noFill/>
                    <a:ln>
                      <a:noFill/>
                    </a:ln>
                  </pic:spPr>
                </pic:pic>
              </a:graphicData>
            </a:graphic>
          </wp:inline>
        </w:drawing>
      </w:r>
    </w:p>
    <w:p w14:paraId="07B6BA6D" w14:textId="77777777" w:rsidR="00FD5542" w:rsidRDefault="00FD5542" w:rsidP="00FD5542">
      <w:pPr>
        <w:pStyle w:val="ad"/>
      </w:pPr>
      <w:bookmarkStart w:id="352" w:name="节点、路段和路径关系图"/>
      <w:bookmarkStart w:id="353" w:name="_Toc167346053"/>
      <w:bookmarkStart w:id="354" w:name="_Toc168716126"/>
      <w:r w:rsidRPr="00586411">
        <w:rPr>
          <w:rFonts w:hint="eastAsia"/>
        </w:rPr>
        <w:t>图</w:t>
      </w:r>
      <w:fldSimple w:instr=" STYLEREF 1 \s ">
        <w:r w:rsidR="001D145D">
          <w:rPr>
            <w:noProof/>
          </w:rPr>
          <w:t>4</w:t>
        </w:r>
      </w:fldSimple>
      <w:r w:rsidRPr="00586411">
        <w:t>.</w:t>
      </w:r>
      <w:r w:rsidRPr="00586411">
        <w:fldChar w:fldCharType="begin"/>
      </w:r>
      <w:r w:rsidRPr="00586411">
        <w:instrText xml:space="preserve"> SEQ </w:instrText>
      </w:r>
      <w:r w:rsidRPr="00586411">
        <w:rPr>
          <w:rFonts w:hint="eastAsia"/>
        </w:rPr>
        <w:instrText>图</w:instrText>
      </w:r>
      <w:r w:rsidRPr="00586411">
        <w:rPr>
          <w:rFonts w:hint="eastAsia"/>
        </w:rPr>
        <w:instrText xml:space="preserve"> \* ARABIC \s 1</w:instrText>
      </w:r>
      <w:r w:rsidRPr="00586411">
        <w:instrText xml:space="preserve"> </w:instrText>
      </w:r>
      <w:r w:rsidRPr="00586411">
        <w:fldChar w:fldCharType="separate"/>
      </w:r>
      <w:r w:rsidR="001D145D">
        <w:rPr>
          <w:noProof/>
        </w:rPr>
        <w:t>1</w:t>
      </w:r>
      <w:r w:rsidRPr="00586411">
        <w:fldChar w:fldCharType="end"/>
      </w:r>
      <w:bookmarkEnd w:id="352"/>
      <w:r>
        <w:rPr>
          <w:rFonts w:hint="eastAsia"/>
        </w:rPr>
        <w:tab/>
      </w:r>
      <w:r w:rsidRPr="008A604D">
        <w:rPr>
          <w:rFonts w:hint="eastAsia"/>
        </w:rPr>
        <w:t>节点、路段和路径关系图</w:t>
      </w:r>
    </w:p>
    <w:bookmarkEnd w:id="353"/>
    <w:bookmarkEnd w:id="354"/>
    <w:p w14:paraId="081A9143" w14:textId="77777777" w:rsidR="00FD5542" w:rsidRPr="008A604D" w:rsidRDefault="00FD5542" w:rsidP="00FD5542">
      <w:pPr>
        <w:pStyle w:val="21"/>
        <w:ind w:firstLine="480"/>
      </w:pPr>
      <w:r>
        <w:rPr>
          <w:rFonts w:hint="eastAsia"/>
        </w:rPr>
        <w:t>道路拓扑网络的主要由</w:t>
      </w:r>
      <w:r w:rsidRPr="008A604D">
        <w:rPr>
          <w:rFonts w:hint="eastAsia"/>
        </w:rPr>
        <w:t>节点、路段和路径</w:t>
      </w:r>
      <w:r>
        <w:rPr>
          <w:rFonts w:hint="eastAsia"/>
        </w:rPr>
        <w:t>等部分组成。</w:t>
      </w:r>
    </w:p>
    <w:p w14:paraId="7E436A83" w14:textId="26EAAB3F" w:rsidR="00FD5542" w:rsidRDefault="00FD5542">
      <w:pPr>
        <w:pStyle w:val="4"/>
        <w:pPrChange w:id="355" w:author="刘全" w:date="2021-12-03T11:47:00Z">
          <w:pPr>
            <w:pStyle w:val="3"/>
            <w:tabs>
              <w:tab w:val="num" w:pos="1080"/>
            </w:tabs>
            <w:spacing w:line="360" w:lineRule="auto"/>
            <w:textAlignment w:val="auto"/>
          </w:pPr>
        </w:pPrChange>
      </w:pPr>
      <w:bookmarkStart w:id="356" w:name="_Toc267473652"/>
      <w:r>
        <w:rPr>
          <w:rFonts w:hint="eastAsia"/>
        </w:rPr>
        <w:lastRenderedPageBreak/>
        <w:t>节点</w:t>
      </w:r>
      <w:bookmarkEnd w:id="356"/>
    </w:p>
    <w:p w14:paraId="7B5A261D" w14:textId="2A9F7EC3" w:rsidR="00FD5542" w:rsidRDefault="00FD5542" w:rsidP="00FD5542">
      <w:pPr>
        <w:pStyle w:val="21"/>
        <w:ind w:firstLine="480"/>
      </w:pPr>
      <w:r>
        <w:rPr>
          <w:rFonts w:hint="eastAsia"/>
        </w:rPr>
        <w:t>节点的主要任务是描述道路系统的坐标位置。</w:t>
      </w:r>
      <w:ins w:id="357" w:author="刘全" w:date="2021-12-04T01:34:00Z">
        <w:r w:rsidR="00FD71E2">
          <w:rPr>
            <w:rFonts w:hint="eastAsia"/>
          </w:rPr>
          <w:t>对于</w:t>
        </w:r>
        <w:r w:rsidR="00FD71E2">
          <w:t>调运系统而言，余泥渣土产生的</w:t>
        </w:r>
        <w:r w:rsidR="00FD71E2">
          <w:rPr>
            <w:rFonts w:hint="eastAsia"/>
          </w:rPr>
          <w:t>初始</w:t>
        </w:r>
        <w:r w:rsidR="00FD71E2">
          <w:t>位置是</w:t>
        </w:r>
        <w:r w:rsidR="00FD71E2">
          <w:rPr>
            <w:rFonts w:hint="eastAsia"/>
          </w:rPr>
          <w:t>节点</w:t>
        </w:r>
        <w:r w:rsidR="00FD71E2">
          <w:t>。对于</w:t>
        </w:r>
        <w:r w:rsidR="00FD71E2">
          <w:rPr>
            <w:rFonts w:hint="eastAsia"/>
          </w:rPr>
          <w:t>运输</w:t>
        </w:r>
        <w:r w:rsidR="00FD71E2">
          <w:t>系统</w:t>
        </w:r>
        <w:r w:rsidR="00FD71E2">
          <w:rPr>
            <w:rFonts w:hint="eastAsia"/>
          </w:rPr>
          <w:t>而言</w:t>
        </w:r>
        <w:r w:rsidR="00FD71E2">
          <w:t>，</w:t>
        </w:r>
      </w:ins>
      <w:r>
        <w:rPr>
          <w:rFonts w:hint="eastAsia"/>
        </w:rPr>
        <w:t>节点对应</w:t>
      </w:r>
      <w:del w:id="358" w:author="刘全" w:date="2021-12-04T01:34:00Z">
        <w:r w:rsidDel="00FD71E2">
          <w:rPr>
            <w:rFonts w:hint="eastAsia"/>
          </w:rPr>
          <w:delText>交通系统的</w:delText>
        </w:r>
      </w:del>
      <w:r>
        <w:rPr>
          <w:rFonts w:hint="eastAsia"/>
        </w:rPr>
        <w:t>一个重要概念——岔口</w:t>
      </w:r>
      <w:del w:id="359" w:author="刘全" w:date="2021-12-04T01:35:00Z">
        <w:r w:rsidDel="00FD71E2">
          <w:rPr>
            <w:rFonts w:hint="eastAsia"/>
          </w:rPr>
          <w:delText>。</w:delText>
        </w:r>
      </w:del>
      <w:ins w:id="360" w:author="刘全" w:date="2021-12-04T01:35:00Z">
        <w:r w:rsidR="00FD71E2">
          <w:rPr>
            <w:rFonts w:hint="eastAsia"/>
          </w:rPr>
          <w:t>，</w:t>
        </w:r>
      </w:ins>
      <w:r>
        <w:rPr>
          <w:rFonts w:hint="eastAsia"/>
        </w:rPr>
        <w:t>针对岔口的交通流量统计是以节点为基础的。</w:t>
      </w:r>
    </w:p>
    <w:p w14:paraId="4C75108F" w14:textId="77777777" w:rsidR="00FD5542" w:rsidRDefault="00FD5542" w:rsidP="00FD5542">
      <w:pPr>
        <w:pStyle w:val="21"/>
        <w:ind w:firstLine="480"/>
      </w:pPr>
      <w:r>
        <w:rPr>
          <w:rFonts w:hint="eastAsia"/>
        </w:rPr>
        <w:t>“节点”表的部分内容如</w:t>
      </w:r>
      <w:r>
        <w:fldChar w:fldCharType="begin"/>
      </w:r>
      <w:r>
        <w:instrText xml:space="preserve"> REF </w:instrText>
      </w:r>
      <w:r>
        <w:rPr>
          <w:rFonts w:hint="eastAsia"/>
        </w:rPr>
        <w:instrText>节点表的部分内容</w:instrText>
      </w:r>
      <w:r>
        <w:rPr>
          <w:rFonts w:hint="eastAsia"/>
        </w:rPr>
        <w:instrText xml:space="preserve"> \h</w:instrText>
      </w:r>
      <w:r>
        <w:instrText xml:space="preserve"> </w:instrText>
      </w:r>
      <w:r>
        <w:fldChar w:fldCharType="separate"/>
      </w:r>
      <w:ins w:id="361" w:author="刘全" w:date="2021-12-03T20:36:00Z">
        <w:r w:rsidR="001D145D">
          <w:rPr>
            <w:rFonts w:hint="eastAsia"/>
          </w:rPr>
          <w:t>表</w:t>
        </w:r>
        <w:r w:rsidR="001D145D">
          <w:rPr>
            <w:noProof/>
          </w:rPr>
          <w:t>4</w:t>
        </w:r>
        <w:r w:rsidR="001D145D" w:rsidRPr="00BC6B0D">
          <w:t>.</w:t>
        </w:r>
        <w:r w:rsidR="001D145D">
          <w:rPr>
            <w:noProof/>
          </w:rPr>
          <w:t>1</w:t>
        </w:r>
      </w:ins>
      <w:del w:id="362" w:author="刘全" w:date="2021-12-03T20:36:00Z">
        <w:r w:rsidDel="001D145D">
          <w:rPr>
            <w:rFonts w:hint="eastAsia"/>
          </w:rPr>
          <w:delText>表</w:delText>
        </w:r>
        <w:r w:rsidDel="001D145D">
          <w:rPr>
            <w:noProof/>
          </w:rPr>
          <w:delText>4</w:delText>
        </w:r>
        <w:r w:rsidRPr="00BC6B0D" w:rsidDel="001D145D">
          <w:delText>.</w:delText>
        </w:r>
        <w:r w:rsidDel="001D145D">
          <w:rPr>
            <w:noProof/>
          </w:rPr>
          <w:delText>1</w:delText>
        </w:r>
      </w:del>
      <w:r>
        <w:fldChar w:fldCharType="end"/>
      </w:r>
      <w:r>
        <w:rPr>
          <w:rFonts w:hint="eastAsia"/>
        </w:rPr>
        <w:t>。</w:t>
      </w:r>
    </w:p>
    <w:p w14:paraId="420918B0" w14:textId="77777777" w:rsidR="00FD5542" w:rsidRDefault="00FD5542" w:rsidP="00FD5542">
      <w:pPr>
        <w:pStyle w:val="ae"/>
      </w:pPr>
      <w:bookmarkStart w:id="363" w:name="节点表的部分内容"/>
      <w:r>
        <w:rPr>
          <w:rFonts w:hint="eastAsia"/>
        </w:rPr>
        <w:t>表</w:t>
      </w:r>
      <w:fldSimple w:instr=" STYLEREF 1 \s ">
        <w:r w:rsidR="001D145D">
          <w:rPr>
            <w:noProof/>
          </w:rPr>
          <w:t>4</w:t>
        </w:r>
      </w:fldSimple>
      <w:r w:rsidRPr="00BC6B0D">
        <w:t>.</w:t>
      </w:r>
      <w:r w:rsidRPr="00BC6B0D">
        <w:fldChar w:fldCharType="begin"/>
      </w:r>
      <w:r w:rsidRPr="00BC6B0D">
        <w:instrText xml:space="preserve"> SEQ </w:instrText>
      </w:r>
      <w:r>
        <w:rPr>
          <w:rFonts w:hint="eastAsia"/>
        </w:rPr>
        <w:instrText>表</w:instrText>
      </w:r>
      <w:r w:rsidRPr="00BC6B0D">
        <w:rPr>
          <w:rFonts w:hint="eastAsia"/>
        </w:rPr>
        <w:instrText xml:space="preserve"> \* ARABIC \s 1</w:instrText>
      </w:r>
      <w:r w:rsidRPr="00BC6B0D">
        <w:instrText xml:space="preserve"> </w:instrText>
      </w:r>
      <w:r w:rsidRPr="00BC6B0D">
        <w:fldChar w:fldCharType="separate"/>
      </w:r>
      <w:r w:rsidR="001D145D">
        <w:rPr>
          <w:noProof/>
        </w:rPr>
        <w:t>1</w:t>
      </w:r>
      <w:r w:rsidRPr="00BC6B0D">
        <w:fldChar w:fldCharType="end"/>
      </w:r>
      <w:bookmarkEnd w:id="363"/>
      <w:r w:rsidRPr="00BC6B0D">
        <w:rPr>
          <w:rFonts w:hint="eastAsia"/>
        </w:rPr>
        <w:tab/>
      </w:r>
      <w:r>
        <w:rPr>
          <w:rFonts w:hint="eastAsia"/>
        </w:rPr>
        <w:t>“节点”表的部分内容</w:t>
      </w:r>
    </w:p>
    <w:tbl>
      <w:tblPr>
        <w:tblStyle w:val="af1"/>
        <w:tblW w:w="5000" w:type="pct"/>
        <w:jc w:val="center"/>
        <w:tblLook w:val="01E0" w:firstRow="1" w:lastRow="1" w:firstColumn="1" w:lastColumn="1" w:noHBand="0" w:noVBand="0"/>
      </w:tblPr>
      <w:tblGrid>
        <w:gridCol w:w="1177"/>
        <w:gridCol w:w="1253"/>
        <w:gridCol w:w="1019"/>
        <w:gridCol w:w="933"/>
        <w:gridCol w:w="881"/>
        <w:gridCol w:w="881"/>
        <w:gridCol w:w="881"/>
        <w:gridCol w:w="881"/>
        <w:gridCol w:w="577"/>
        <w:gridCol w:w="577"/>
      </w:tblGrid>
      <w:tr w:rsidR="00FD5542" w:rsidRPr="00FD5542" w14:paraId="2C8805E4" w14:textId="77777777" w:rsidTr="00FD5542">
        <w:trPr>
          <w:trHeight w:val="255"/>
          <w:jc w:val="center"/>
        </w:trPr>
        <w:tc>
          <w:tcPr>
            <w:tcW w:w="1161" w:type="dxa"/>
            <w:noWrap/>
          </w:tcPr>
          <w:p w14:paraId="7204F080" w14:textId="77777777" w:rsidR="00FD5542" w:rsidRPr="00FD5542" w:rsidRDefault="00FD5542">
            <w:pPr>
              <w:pStyle w:val="af"/>
              <w:ind w:firstLineChars="0"/>
              <w:pPrChange w:id="364" w:author="刘全" w:date="2021-12-03T11:51:00Z">
                <w:pPr>
                  <w:pStyle w:val="af"/>
                  <w:ind w:firstLine="420"/>
                </w:pPr>
              </w:pPrChange>
            </w:pPr>
            <w:r w:rsidRPr="00FD5542">
              <w:rPr>
                <w:rFonts w:hint="eastAsia"/>
              </w:rPr>
              <w:t>编号</w:t>
            </w:r>
          </w:p>
        </w:tc>
        <w:tc>
          <w:tcPr>
            <w:tcW w:w="1236" w:type="dxa"/>
            <w:noWrap/>
          </w:tcPr>
          <w:p w14:paraId="428B532A" w14:textId="77777777" w:rsidR="00FD5542" w:rsidRPr="00FD5542" w:rsidRDefault="00FD5542">
            <w:pPr>
              <w:pStyle w:val="af"/>
              <w:ind w:firstLineChars="0"/>
              <w:pPrChange w:id="365" w:author="刘全" w:date="2021-12-03T11:51:00Z">
                <w:pPr>
                  <w:pStyle w:val="af"/>
                  <w:ind w:firstLine="420"/>
                </w:pPr>
              </w:pPrChange>
            </w:pPr>
            <w:r w:rsidRPr="00FD5542">
              <w:rPr>
                <w:rFonts w:hint="eastAsia"/>
              </w:rPr>
              <w:t>名称</w:t>
            </w:r>
          </w:p>
        </w:tc>
        <w:tc>
          <w:tcPr>
            <w:tcW w:w="1006" w:type="dxa"/>
            <w:noWrap/>
          </w:tcPr>
          <w:p w14:paraId="7602450D" w14:textId="77777777" w:rsidR="00FD5542" w:rsidRPr="00FD5542" w:rsidRDefault="00FD5542">
            <w:pPr>
              <w:pStyle w:val="af"/>
              <w:ind w:firstLineChars="0"/>
              <w:pPrChange w:id="366" w:author="刘全" w:date="2021-12-03T11:51:00Z">
                <w:pPr>
                  <w:pStyle w:val="af"/>
                  <w:ind w:firstLine="420"/>
                </w:pPr>
              </w:pPrChange>
            </w:pPr>
            <w:r w:rsidRPr="00FD5542">
              <w:rPr>
                <w:rFonts w:hint="eastAsia"/>
              </w:rPr>
              <w:t>X</w:t>
            </w:r>
          </w:p>
        </w:tc>
        <w:tc>
          <w:tcPr>
            <w:tcW w:w="921" w:type="dxa"/>
            <w:noWrap/>
          </w:tcPr>
          <w:p w14:paraId="501FF8E9" w14:textId="77777777" w:rsidR="00FD5542" w:rsidRPr="00FD5542" w:rsidRDefault="00FD5542">
            <w:pPr>
              <w:pStyle w:val="af"/>
              <w:ind w:firstLineChars="0"/>
              <w:pPrChange w:id="367" w:author="刘全" w:date="2021-12-03T11:51:00Z">
                <w:pPr>
                  <w:pStyle w:val="af"/>
                  <w:ind w:firstLine="420"/>
                </w:pPr>
              </w:pPrChange>
            </w:pPr>
            <w:r w:rsidRPr="00FD5542">
              <w:rPr>
                <w:rFonts w:hint="eastAsia"/>
              </w:rPr>
              <w:t>Y</w:t>
            </w:r>
          </w:p>
        </w:tc>
        <w:tc>
          <w:tcPr>
            <w:tcW w:w="870" w:type="dxa"/>
            <w:noWrap/>
          </w:tcPr>
          <w:p w14:paraId="759CDFC7" w14:textId="77777777" w:rsidR="00FD5542" w:rsidRPr="00FD5542" w:rsidRDefault="00FD5542">
            <w:pPr>
              <w:pStyle w:val="af"/>
              <w:ind w:firstLineChars="0"/>
              <w:pPrChange w:id="368" w:author="刘全" w:date="2021-12-03T11:51:00Z">
                <w:pPr>
                  <w:pStyle w:val="af"/>
                  <w:ind w:firstLine="420"/>
                </w:pPr>
              </w:pPrChange>
            </w:pPr>
            <w:r w:rsidRPr="00FD5542">
              <w:rPr>
                <w:rFonts w:hint="eastAsia"/>
              </w:rPr>
              <w:t>Z</w:t>
            </w:r>
          </w:p>
        </w:tc>
        <w:tc>
          <w:tcPr>
            <w:tcW w:w="870" w:type="dxa"/>
            <w:noWrap/>
          </w:tcPr>
          <w:p w14:paraId="1E41CD08" w14:textId="77777777" w:rsidR="00FD5542" w:rsidRPr="00FD5542" w:rsidRDefault="00FD5542">
            <w:pPr>
              <w:pStyle w:val="af"/>
              <w:ind w:firstLineChars="0"/>
              <w:pPrChange w:id="369" w:author="刘全" w:date="2021-12-03T11:51:00Z">
                <w:pPr>
                  <w:pStyle w:val="af"/>
                  <w:ind w:firstLine="420"/>
                </w:pPr>
              </w:pPrChange>
            </w:pPr>
            <w:r w:rsidRPr="00FD5542">
              <w:rPr>
                <w:rFonts w:hint="eastAsia"/>
              </w:rPr>
              <w:t>左右岸</w:t>
            </w:r>
          </w:p>
        </w:tc>
        <w:tc>
          <w:tcPr>
            <w:tcW w:w="870" w:type="dxa"/>
            <w:noWrap/>
          </w:tcPr>
          <w:p w14:paraId="5D636992" w14:textId="77777777" w:rsidR="00FD5542" w:rsidRPr="00FD5542" w:rsidRDefault="00FD5542">
            <w:pPr>
              <w:pStyle w:val="af"/>
              <w:ind w:firstLineChars="0"/>
              <w:pPrChange w:id="370" w:author="刘全" w:date="2021-12-03T11:51:00Z">
                <w:pPr>
                  <w:pStyle w:val="af"/>
                  <w:ind w:firstLine="420"/>
                </w:pPr>
              </w:pPrChange>
            </w:pPr>
            <w:r w:rsidRPr="00FD5542">
              <w:rPr>
                <w:rFonts w:hint="eastAsia"/>
              </w:rPr>
              <w:t>上下游</w:t>
            </w:r>
          </w:p>
        </w:tc>
        <w:tc>
          <w:tcPr>
            <w:tcW w:w="870" w:type="dxa"/>
            <w:noWrap/>
          </w:tcPr>
          <w:p w14:paraId="49D5F2AF" w14:textId="77777777" w:rsidR="00FD5542" w:rsidRPr="00FD5542" w:rsidRDefault="00FD5542">
            <w:pPr>
              <w:pStyle w:val="af"/>
              <w:ind w:firstLineChars="0"/>
              <w:pPrChange w:id="371" w:author="刘全" w:date="2021-12-03T11:51:00Z">
                <w:pPr>
                  <w:pStyle w:val="af"/>
                  <w:ind w:firstLine="420"/>
                </w:pPr>
              </w:pPrChange>
            </w:pPr>
            <w:r w:rsidRPr="00FD5542">
              <w:rPr>
                <w:rFonts w:hint="eastAsia"/>
              </w:rPr>
              <w:t>地上下</w:t>
            </w:r>
          </w:p>
        </w:tc>
        <w:tc>
          <w:tcPr>
            <w:tcW w:w="569" w:type="dxa"/>
            <w:noWrap/>
          </w:tcPr>
          <w:p w14:paraId="2FCC0BF3" w14:textId="77777777" w:rsidR="00FD5542" w:rsidRPr="00FD5542" w:rsidRDefault="00FD5542">
            <w:pPr>
              <w:pStyle w:val="af"/>
              <w:ind w:firstLineChars="0"/>
              <w:pPrChange w:id="372" w:author="刘全" w:date="2021-12-03T11:51:00Z">
                <w:pPr>
                  <w:pStyle w:val="af"/>
                  <w:ind w:firstLine="420"/>
                </w:pPr>
              </w:pPrChange>
            </w:pPr>
            <w:r w:rsidRPr="00FD5542">
              <w:rPr>
                <w:rFonts w:hint="eastAsia"/>
              </w:rPr>
              <w:t>生</w:t>
            </w:r>
          </w:p>
        </w:tc>
        <w:tc>
          <w:tcPr>
            <w:tcW w:w="569" w:type="dxa"/>
            <w:noWrap/>
          </w:tcPr>
          <w:p w14:paraId="41F34417" w14:textId="77777777" w:rsidR="00FD5542" w:rsidRPr="00FD5542" w:rsidRDefault="00FD5542">
            <w:pPr>
              <w:pStyle w:val="af"/>
              <w:ind w:firstLineChars="0"/>
              <w:pPrChange w:id="373" w:author="刘全" w:date="2021-12-03T11:51:00Z">
                <w:pPr>
                  <w:pStyle w:val="af"/>
                  <w:ind w:firstLine="420"/>
                </w:pPr>
              </w:pPrChange>
            </w:pPr>
            <w:r w:rsidRPr="00FD5542">
              <w:rPr>
                <w:rFonts w:hint="eastAsia"/>
              </w:rPr>
              <w:t>卒</w:t>
            </w:r>
          </w:p>
        </w:tc>
      </w:tr>
      <w:tr w:rsidR="00FD5542" w:rsidRPr="00FD5542" w14:paraId="0871BD66" w14:textId="77777777" w:rsidTr="00FD5542">
        <w:trPr>
          <w:trHeight w:val="255"/>
          <w:jc w:val="center"/>
        </w:trPr>
        <w:tc>
          <w:tcPr>
            <w:tcW w:w="1161" w:type="dxa"/>
            <w:noWrap/>
          </w:tcPr>
          <w:p w14:paraId="7956C601" w14:textId="77777777" w:rsidR="00FD5542" w:rsidRPr="00FD5542" w:rsidRDefault="00FD5542">
            <w:pPr>
              <w:pStyle w:val="af"/>
              <w:ind w:firstLineChars="0"/>
              <w:pPrChange w:id="374" w:author="刘全" w:date="2021-12-03T11:51:00Z">
                <w:pPr>
                  <w:pStyle w:val="af"/>
                  <w:ind w:firstLine="420"/>
                </w:pPr>
              </w:pPrChange>
            </w:pPr>
            <w:r w:rsidRPr="00FD5542">
              <w:rPr>
                <w:rFonts w:hint="eastAsia"/>
              </w:rPr>
              <w:t>200000000</w:t>
            </w:r>
          </w:p>
        </w:tc>
        <w:tc>
          <w:tcPr>
            <w:tcW w:w="1236" w:type="dxa"/>
            <w:noWrap/>
          </w:tcPr>
          <w:p w14:paraId="10F70DD3" w14:textId="77777777" w:rsidR="00FD5542" w:rsidRPr="00FD5542" w:rsidRDefault="00FD5542">
            <w:pPr>
              <w:pStyle w:val="af"/>
              <w:ind w:firstLineChars="0"/>
              <w:pPrChange w:id="375" w:author="刘全" w:date="2021-12-03T11:51:00Z">
                <w:pPr>
                  <w:pStyle w:val="af"/>
                  <w:ind w:firstLine="420"/>
                </w:pPr>
              </w:pPrChange>
            </w:pPr>
            <w:r w:rsidRPr="00FD5542">
              <w:rPr>
                <w:rFonts w:hint="eastAsia"/>
              </w:rPr>
              <w:t>编号保留</w:t>
            </w:r>
          </w:p>
        </w:tc>
        <w:tc>
          <w:tcPr>
            <w:tcW w:w="1006" w:type="dxa"/>
            <w:noWrap/>
          </w:tcPr>
          <w:p w14:paraId="70DA1C0F" w14:textId="77777777" w:rsidR="00FD5542" w:rsidRPr="00FD5542" w:rsidRDefault="00FD5542">
            <w:pPr>
              <w:pStyle w:val="af"/>
              <w:ind w:firstLineChars="0"/>
              <w:pPrChange w:id="376" w:author="刘全" w:date="2021-12-03T11:51:00Z">
                <w:pPr>
                  <w:pStyle w:val="af"/>
                  <w:ind w:firstLine="420"/>
                </w:pPr>
              </w:pPrChange>
            </w:pPr>
          </w:p>
        </w:tc>
        <w:tc>
          <w:tcPr>
            <w:tcW w:w="921" w:type="dxa"/>
            <w:noWrap/>
          </w:tcPr>
          <w:p w14:paraId="7A73656E" w14:textId="77777777" w:rsidR="00FD5542" w:rsidRPr="00FD5542" w:rsidRDefault="00FD5542">
            <w:pPr>
              <w:pStyle w:val="af"/>
              <w:ind w:firstLineChars="0"/>
              <w:pPrChange w:id="377" w:author="刘全" w:date="2021-12-03T11:51:00Z">
                <w:pPr>
                  <w:pStyle w:val="af"/>
                  <w:ind w:firstLine="420"/>
                </w:pPr>
              </w:pPrChange>
            </w:pPr>
          </w:p>
        </w:tc>
        <w:tc>
          <w:tcPr>
            <w:tcW w:w="870" w:type="dxa"/>
            <w:noWrap/>
          </w:tcPr>
          <w:p w14:paraId="38072213" w14:textId="77777777" w:rsidR="00FD5542" w:rsidRPr="00FD5542" w:rsidRDefault="00FD5542">
            <w:pPr>
              <w:pStyle w:val="af"/>
              <w:ind w:firstLineChars="0"/>
              <w:pPrChange w:id="378" w:author="刘全" w:date="2021-12-03T11:51:00Z">
                <w:pPr>
                  <w:pStyle w:val="af"/>
                  <w:ind w:firstLine="420"/>
                </w:pPr>
              </w:pPrChange>
            </w:pPr>
          </w:p>
        </w:tc>
        <w:tc>
          <w:tcPr>
            <w:tcW w:w="870" w:type="dxa"/>
            <w:noWrap/>
          </w:tcPr>
          <w:p w14:paraId="04B30926" w14:textId="77777777" w:rsidR="00FD5542" w:rsidRPr="00FD5542" w:rsidRDefault="00FD5542">
            <w:pPr>
              <w:pStyle w:val="af"/>
              <w:ind w:firstLineChars="0"/>
              <w:pPrChange w:id="379" w:author="刘全" w:date="2021-12-03T11:51:00Z">
                <w:pPr>
                  <w:pStyle w:val="af"/>
                  <w:ind w:firstLine="420"/>
                </w:pPr>
              </w:pPrChange>
            </w:pPr>
          </w:p>
        </w:tc>
        <w:tc>
          <w:tcPr>
            <w:tcW w:w="870" w:type="dxa"/>
            <w:noWrap/>
          </w:tcPr>
          <w:p w14:paraId="6372ACE7" w14:textId="77777777" w:rsidR="00FD5542" w:rsidRPr="00FD5542" w:rsidRDefault="00FD5542">
            <w:pPr>
              <w:pStyle w:val="af"/>
              <w:ind w:firstLineChars="0"/>
              <w:pPrChange w:id="380" w:author="刘全" w:date="2021-12-03T11:51:00Z">
                <w:pPr>
                  <w:pStyle w:val="af"/>
                  <w:ind w:firstLine="420"/>
                </w:pPr>
              </w:pPrChange>
            </w:pPr>
          </w:p>
        </w:tc>
        <w:tc>
          <w:tcPr>
            <w:tcW w:w="870" w:type="dxa"/>
            <w:noWrap/>
          </w:tcPr>
          <w:p w14:paraId="415FF94D" w14:textId="77777777" w:rsidR="00FD5542" w:rsidRPr="00FD5542" w:rsidRDefault="00FD5542">
            <w:pPr>
              <w:pStyle w:val="af"/>
              <w:ind w:firstLineChars="0"/>
              <w:pPrChange w:id="381" w:author="刘全" w:date="2021-12-03T11:51:00Z">
                <w:pPr>
                  <w:pStyle w:val="af"/>
                  <w:ind w:firstLine="420"/>
                </w:pPr>
              </w:pPrChange>
            </w:pPr>
          </w:p>
        </w:tc>
        <w:tc>
          <w:tcPr>
            <w:tcW w:w="569" w:type="dxa"/>
            <w:noWrap/>
          </w:tcPr>
          <w:p w14:paraId="19EBE195" w14:textId="77777777" w:rsidR="00FD5542" w:rsidRPr="00FD5542" w:rsidRDefault="00FD5542">
            <w:pPr>
              <w:pStyle w:val="af"/>
              <w:ind w:firstLineChars="0"/>
              <w:pPrChange w:id="382" w:author="刘全" w:date="2021-12-03T11:51:00Z">
                <w:pPr>
                  <w:pStyle w:val="af"/>
                  <w:ind w:firstLine="420"/>
                </w:pPr>
              </w:pPrChange>
            </w:pPr>
          </w:p>
        </w:tc>
        <w:tc>
          <w:tcPr>
            <w:tcW w:w="569" w:type="dxa"/>
            <w:noWrap/>
          </w:tcPr>
          <w:p w14:paraId="0939C61B" w14:textId="77777777" w:rsidR="00FD5542" w:rsidRPr="00FD5542" w:rsidRDefault="00FD5542">
            <w:pPr>
              <w:pStyle w:val="af"/>
              <w:ind w:firstLineChars="0"/>
              <w:pPrChange w:id="383" w:author="刘全" w:date="2021-12-03T11:51:00Z">
                <w:pPr>
                  <w:pStyle w:val="af"/>
                  <w:ind w:firstLine="420"/>
                </w:pPr>
              </w:pPrChange>
            </w:pPr>
          </w:p>
        </w:tc>
      </w:tr>
      <w:tr w:rsidR="00FD5542" w:rsidRPr="00FD5542" w14:paraId="547471E9" w14:textId="77777777" w:rsidTr="00FD5542">
        <w:trPr>
          <w:trHeight w:val="255"/>
          <w:jc w:val="center"/>
        </w:trPr>
        <w:tc>
          <w:tcPr>
            <w:tcW w:w="1161" w:type="dxa"/>
            <w:noWrap/>
          </w:tcPr>
          <w:p w14:paraId="0E7B9F64" w14:textId="77777777" w:rsidR="00FD5542" w:rsidRPr="00FD5542" w:rsidRDefault="00FD5542">
            <w:pPr>
              <w:pStyle w:val="af"/>
              <w:ind w:firstLineChars="0"/>
              <w:pPrChange w:id="384" w:author="刘全" w:date="2021-12-03T11:51:00Z">
                <w:pPr>
                  <w:pStyle w:val="af"/>
                  <w:ind w:firstLine="420"/>
                </w:pPr>
              </w:pPrChange>
            </w:pPr>
            <w:r w:rsidRPr="00FD5542">
              <w:rPr>
                <w:rFonts w:hint="eastAsia"/>
              </w:rPr>
              <w:t>200000002</w:t>
            </w:r>
          </w:p>
        </w:tc>
        <w:tc>
          <w:tcPr>
            <w:tcW w:w="1236" w:type="dxa"/>
            <w:noWrap/>
          </w:tcPr>
          <w:p w14:paraId="379E6EAF" w14:textId="77777777" w:rsidR="00FD5542" w:rsidRPr="00FD5542" w:rsidRDefault="00FD5542">
            <w:pPr>
              <w:pStyle w:val="af"/>
              <w:ind w:firstLineChars="0"/>
              <w:pPrChange w:id="385" w:author="刘全" w:date="2021-12-03T11:51:00Z">
                <w:pPr>
                  <w:pStyle w:val="af"/>
                  <w:ind w:firstLine="420"/>
                </w:pPr>
              </w:pPrChange>
            </w:pPr>
            <w:r w:rsidRPr="00FD5542">
              <w:rPr>
                <w:rFonts w:hint="eastAsia"/>
              </w:rPr>
              <w:t>ZG1</w:t>
            </w:r>
          </w:p>
        </w:tc>
        <w:tc>
          <w:tcPr>
            <w:tcW w:w="1006" w:type="dxa"/>
            <w:noWrap/>
          </w:tcPr>
          <w:p w14:paraId="5409019F" w14:textId="77777777" w:rsidR="00FD5542" w:rsidRPr="00FD5542" w:rsidRDefault="00FD5542">
            <w:pPr>
              <w:pStyle w:val="af"/>
              <w:ind w:firstLineChars="0"/>
              <w:pPrChange w:id="386" w:author="刘全" w:date="2021-12-03T11:51:00Z">
                <w:pPr>
                  <w:pStyle w:val="af"/>
                  <w:ind w:firstLine="420"/>
                </w:pPr>
              </w:pPrChange>
            </w:pPr>
            <w:r w:rsidRPr="00FD5542">
              <w:rPr>
                <w:rFonts w:hint="eastAsia"/>
              </w:rPr>
              <w:t>3595.7</w:t>
            </w:r>
          </w:p>
        </w:tc>
        <w:tc>
          <w:tcPr>
            <w:tcW w:w="921" w:type="dxa"/>
            <w:noWrap/>
          </w:tcPr>
          <w:p w14:paraId="789006A0" w14:textId="77777777" w:rsidR="00FD5542" w:rsidRPr="00FD5542" w:rsidRDefault="00FD5542">
            <w:pPr>
              <w:pStyle w:val="af"/>
              <w:ind w:firstLineChars="0"/>
              <w:pPrChange w:id="387" w:author="刘全" w:date="2021-12-03T11:51:00Z">
                <w:pPr>
                  <w:pStyle w:val="af"/>
                  <w:ind w:firstLine="420"/>
                </w:pPr>
              </w:pPrChange>
            </w:pPr>
            <w:r w:rsidRPr="00FD5542">
              <w:rPr>
                <w:rFonts w:hint="eastAsia"/>
              </w:rPr>
              <w:t>2206.9</w:t>
            </w:r>
          </w:p>
        </w:tc>
        <w:tc>
          <w:tcPr>
            <w:tcW w:w="870" w:type="dxa"/>
            <w:noWrap/>
          </w:tcPr>
          <w:p w14:paraId="485B2E79" w14:textId="77777777" w:rsidR="00FD5542" w:rsidRPr="00FD5542" w:rsidRDefault="00FD5542">
            <w:pPr>
              <w:pStyle w:val="af"/>
              <w:ind w:firstLineChars="0"/>
              <w:pPrChange w:id="388" w:author="刘全" w:date="2021-12-03T11:51:00Z">
                <w:pPr>
                  <w:pStyle w:val="af"/>
                  <w:ind w:firstLine="420"/>
                </w:pPr>
              </w:pPrChange>
            </w:pPr>
            <w:r w:rsidRPr="00FD5542">
              <w:rPr>
                <w:rFonts w:hint="eastAsia"/>
              </w:rPr>
              <w:t>840.0</w:t>
            </w:r>
          </w:p>
        </w:tc>
        <w:tc>
          <w:tcPr>
            <w:tcW w:w="870" w:type="dxa"/>
            <w:noWrap/>
          </w:tcPr>
          <w:p w14:paraId="6D12A5A8" w14:textId="77777777" w:rsidR="00FD5542" w:rsidRPr="00FD5542" w:rsidRDefault="00FD5542">
            <w:pPr>
              <w:pStyle w:val="af"/>
              <w:ind w:firstLineChars="0"/>
              <w:pPrChange w:id="389" w:author="刘全" w:date="2021-12-03T11:51:00Z">
                <w:pPr>
                  <w:pStyle w:val="af"/>
                  <w:ind w:firstLine="420"/>
                </w:pPr>
              </w:pPrChange>
            </w:pPr>
          </w:p>
        </w:tc>
        <w:tc>
          <w:tcPr>
            <w:tcW w:w="870" w:type="dxa"/>
            <w:noWrap/>
          </w:tcPr>
          <w:p w14:paraId="7F6A05BA" w14:textId="77777777" w:rsidR="00FD5542" w:rsidRPr="00FD5542" w:rsidRDefault="00FD5542">
            <w:pPr>
              <w:pStyle w:val="af"/>
              <w:ind w:firstLineChars="0"/>
              <w:pPrChange w:id="390" w:author="刘全" w:date="2021-12-03T11:51:00Z">
                <w:pPr>
                  <w:pStyle w:val="af"/>
                  <w:ind w:firstLine="420"/>
                </w:pPr>
              </w:pPrChange>
            </w:pPr>
            <w:r w:rsidRPr="00FD5542">
              <w:rPr>
                <w:rFonts w:hint="eastAsia"/>
              </w:rPr>
              <w:t>上游</w:t>
            </w:r>
          </w:p>
        </w:tc>
        <w:tc>
          <w:tcPr>
            <w:tcW w:w="870" w:type="dxa"/>
            <w:noWrap/>
          </w:tcPr>
          <w:p w14:paraId="216ABFC3" w14:textId="77777777" w:rsidR="00FD5542" w:rsidRPr="00FD5542" w:rsidRDefault="00FD5542">
            <w:pPr>
              <w:pStyle w:val="af"/>
              <w:ind w:firstLineChars="0"/>
              <w:pPrChange w:id="391" w:author="刘全" w:date="2021-12-03T11:51:00Z">
                <w:pPr>
                  <w:pStyle w:val="af"/>
                  <w:ind w:firstLine="420"/>
                </w:pPr>
              </w:pPrChange>
            </w:pPr>
          </w:p>
        </w:tc>
        <w:tc>
          <w:tcPr>
            <w:tcW w:w="569" w:type="dxa"/>
            <w:noWrap/>
          </w:tcPr>
          <w:p w14:paraId="174B53D0" w14:textId="77777777" w:rsidR="00FD5542" w:rsidRPr="00FD5542" w:rsidRDefault="00FD5542">
            <w:pPr>
              <w:pStyle w:val="af"/>
              <w:ind w:firstLineChars="0"/>
              <w:pPrChange w:id="392" w:author="刘全" w:date="2021-12-03T11:51:00Z">
                <w:pPr>
                  <w:pStyle w:val="af"/>
                  <w:ind w:firstLine="420"/>
                </w:pPr>
              </w:pPrChange>
            </w:pPr>
          </w:p>
        </w:tc>
        <w:tc>
          <w:tcPr>
            <w:tcW w:w="569" w:type="dxa"/>
            <w:noWrap/>
          </w:tcPr>
          <w:p w14:paraId="3FDB2057" w14:textId="77777777" w:rsidR="00FD5542" w:rsidRPr="00FD5542" w:rsidRDefault="00FD5542">
            <w:pPr>
              <w:pStyle w:val="af"/>
              <w:ind w:firstLineChars="0"/>
              <w:pPrChange w:id="393" w:author="刘全" w:date="2021-12-03T11:51:00Z">
                <w:pPr>
                  <w:pStyle w:val="af"/>
                  <w:ind w:firstLine="420"/>
                </w:pPr>
              </w:pPrChange>
            </w:pPr>
          </w:p>
        </w:tc>
      </w:tr>
      <w:tr w:rsidR="00FD5542" w:rsidRPr="00FD5542" w14:paraId="009954AA" w14:textId="77777777" w:rsidTr="00FD5542">
        <w:trPr>
          <w:trHeight w:val="255"/>
          <w:jc w:val="center"/>
        </w:trPr>
        <w:tc>
          <w:tcPr>
            <w:tcW w:w="1161" w:type="dxa"/>
            <w:noWrap/>
          </w:tcPr>
          <w:p w14:paraId="1242DC5A" w14:textId="77777777" w:rsidR="00FD5542" w:rsidRPr="00FD5542" w:rsidRDefault="00FD5542">
            <w:pPr>
              <w:pStyle w:val="af"/>
              <w:ind w:firstLineChars="0"/>
              <w:pPrChange w:id="394" w:author="刘全" w:date="2021-12-03T11:51:00Z">
                <w:pPr>
                  <w:pStyle w:val="af"/>
                  <w:ind w:firstLine="420"/>
                </w:pPr>
              </w:pPrChange>
            </w:pPr>
            <w:r w:rsidRPr="00FD5542">
              <w:rPr>
                <w:rFonts w:hint="eastAsia"/>
              </w:rPr>
              <w:t>200000003</w:t>
            </w:r>
          </w:p>
        </w:tc>
        <w:tc>
          <w:tcPr>
            <w:tcW w:w="1236" w:type="dxa"/>
            <w:noWrap/>
          </w:tcPr>
          <w:p w14:paraId="2A0C20F8" w14:textId="77777777" w:rsidR="00FD5542" w:rsidRPr="00FD5542" w:rsidRDefault="00FD5542">
            <w:pPr>
              <w:pStyle w:val="af"/>
              <w:ind w:firstLineChars="0"/>
              <w:pPrChange w:id="395" w:author="刘全" w:date="2021-12-03T11:51:00Z">
                <w:pPr>
                  <w:pStyle w:val="af"/>
                  <w:ind w:firstLine="420"/>
                </w:pPr>
              </w:pPrChange>
            </w:pPr>
            <w:r w:rsidRPr="00FD5542">
              <w:rPr>
                <w:rFonts w:hint="eastAsia"/>
              </w:rPr>
              <w:t>ZG2</w:t>
            </w:r>
          </w:p>
        </w:tc>
        <w:tc>
          <w:tcPr>
            <w:tcW w:w="1006" w:type="dxa"/>
            <w:noWrap/>
          </w:tcPr>
          <w:p w14:paraId="2E598D61" w14:textId="77777777" w:rsidR="00FD5542" w:rsidRPr="00FD5542" w:rsidRDefault="00FD5542">
            <w:pPr>
              <w:pStyle w:val="af"/>
              <w:ind w:firstLineChars="0"/>
              <w:pPrChange w:id="396" w:author="刘全" w:date="2021-12-03T11:51:00Z">
                <w:pPr>
                  <w:pStyle w:val="af"/>
                  <w:ind w:firstLine="420"/>
                </w:pPr>
              </w:pPrChange>
            </w:pPr>
            <w:r w:rsidRPr="00FD5542">
              <w:rPr>
                <w:rFonts w:hint="eastAsia"/>
              </w:rPr>
              <w:t>4335.1</w:t>
            </w:r>
          </w:p>
        </w:tc>
        <w:tc>
          <w:tcPr>
            <w:tcW w:w="921" w:type="dxa"/>
            <w:noWrap/>
          </w:tcPr>
          <w:p w14:paraId="3C91A06C" w14:textId="77777777" w:rsidR="00FD5542" w:rsidRPr="00FD5542" w:rsidRDefault="00FD5542">
            <w:pPr>
              <w:pStyle w:val="af"/>
              <w:ind w:firstLineChars="0"/>
              <w:pPrChange w:id="397" w:author="刘全" w:date="2021-12-03T11:51:00Z">
                <w:pPr>
                  <w:pStyle w:val="af"/>
                  <w:ind w:firstLine="420"/>
                </w:pPr>
              </w:pPrChange>
            </w:pPr>
            <w:r w:rsidRPr="00FD5542">
              <w:rPr>
                <w:rFonts w:hint="eastAsia"/>
              </w:rPr>
              <w:t>2174.5</w:t>
            </w:r>
          </w:p>
        </w:tc>
        <w:tc>
          <w:tcPr>
            <w:tcW w:w="870" w:type="dxa"/>
            <w:noWrap/>
          </w:tcPr>
          <w:p w14:paraId="39C43570" w14:textId="77777777" w:rsidR="00FD5542" w:rsidRPr="00FD5542" w:rsidRDefault="00FD5542">
            <w:pPr>
              <w:pStyle w:val="af"/>
              <w:ind w:firstLineChars="0"/>
              <w:pPrChange w:id="398" w:author="刘全" w:date="2021-12-03T11:51:00Z">
                <w:pPr>
                  <w:pStyle w:val="af"/>
                  <w:ind w:firstLine="420"/>
                </w:pPr>
              </w:pPrChange>
            </w:pPr>
            <w:r w:rsidRPr="00FD5542">
              <w:rPr>
                <w:rFonts w:hint="eastAsia"/>
              </w:rPr>
              <w:t>840.0</w:t>
            </w:r>
          </w:p>
        </w:tc>
        <w:tc>
          <w:tcPr>
            <w:tcW w:w="870" w:type="dxa"/>
            <w:noWrap/>
          </w:tcPr>
          <w:p w14:paraId="3742DA3C" w14:textId="77777777" w:rsidR="00FD5542" w:rsidRPr="00FD5542" w:rsidRDefault="00FD5542">
            <w:pPr>
              <w:pStyle w:val="af"/>
              <w:ind w:firstLineChars="0"/>
              <w:pPrChange w:id="399" w:author="刘全" w:date="2021-12-03T11:51:00Z">
                <w:pPr>
                  <w:pStyle w:val="af"/>
                  <w:ind w:firstLine="420"/>
                </w:pPr>
              </w:pPrChange>
            </w:pPr>
          </w:p>
        </w:tc>
        <w:tc>
          <w:tcPr>
            <w:tcW w:w="870" w:type="dxa"/>
            <w:noWrap/>
          </w:tcPr>
          <w:p w14:paraId="1ABB13C1" w14:textId="77777777" w:rsidR="00FD5542" w:rsidRPr="00FD5542" w:rsidRDefault="00FD5542">
            <w:pPr>
              <w:pStyle w:val="af"/>
              <w:ind w:firstLineChars="0"/>
              <w:pPrChange w:id="400" w:author="刘全" w:date="2021-12-03T11:51:00Z">
                <w:pPr>
                  <w:pStyle w:val="af"/>
                  <w:ind w:firstLine="420"/>
                </w:pPr>
              </w:pPrChange>
            </w:pPr>
            <w:r w:rsidRPr="00FD5542">
              <w:rPr>
                <w:rFonts w:hint="eastAsia"/>
              </w:rPr>
              <w:t>上游</w:t>
            </w:r>
          </w:p>
        </w:tc>
        <w:tc>
          <w:tcPr>
            <w:tcW w:w="870" w:type="dxa"/>
            <w:noWrap/>
          </w:tcPr>
          <w:p w14:paraId="15F1926E" w14:textId="77777777" w:rsidR="00FD5542" w:rsidRPr="00FD5542" w:rsidRDefault="00FD5542">
            <w:pPr>
              <w:pStyle w:val="af"/>
              <w:ind w:firstLineChars="0"/>
              <w:pPrChange w:id="401" w:author="刘全" w:date="2021-12-03T11:51:00Z">
                <w:pPr>
                  <w:pStyle w:val="af"/>
                  <w:ind w:firstLine="420"/>
                </w:pPr>
              </w:pPrChange>
            </w:pPr>
          </w:p>
        </w:tc>
        <w:tc>
          <w:tcPr>
            <w:tcW w:w="569" w:type="dxa"/>
            <w:noWrap/>
          </w:tcPr>
          <w:p w14:paraId="6F8B4C17" w14:textId="77777777" w:rsidR="00FD5542" w:rsidRPr="00FD5542" w:rsidRDefault="00FD5542">
            <w:pPr>
              <w:pStyle w:val="af"/>
              <w:ind w:firstLineChars="0"/>
              <w:pPrChange w:id="402" w:author="刘全" w:date="2021-12-03T11:51:00Z">
                <w:pPr>
                  <w:pStyle w:val="af"/>
                  <w:ind w:firstLine="420"/>
                </w:pPr>
              </w:pPrChange>
            </w:pPr>
          </w:p>
        </w:tc>
        <w:tc>
          <w:tcPr>
            <w:tcW w:w="569" w:type="dxa"/>
            <w:noWrap/>
          </w:tcPr>
          <w:p w14:paraId="4DF30F28" w14:textId="77777777" w:rsidR="00FD5542" w:rsidRPr="00FD5542" w:rsidRDefault="00FD5542">
            <w:pPr>
              <w:pStyle w:val="af"/>
              <w:ind w:firstLineChars="0"/>
              <w:pPrChange w:id="403" w:author="刘全" w:date="2021-12-03T11:51:00Z">
                <w:pPr>
                  <w:pStyle w:val="af"/>
                  <w:ind w:firstLine="420"/>
                </w:pPr>
              </w:pPrChange>
            </w:pPr>
          </w:p>
        </w:tc>
      </w:tr>
      <w:tr w:rsidR="00FD5542" w:rsidRPr="00FD5542" w14:paraId="2020D8DA" w14:textId="77777777" w:rsidTr="00FD5542">
        <w:trPr>
          <w:trHeight w:val="255"/>
          <w:jc w:val="center"/>
        </w:trPr>
        <w:tc>
          <w:tcPr>
            <w:tcW w:w="1161" w:type="dxa"/>
            <w:noWrap/>
          </w:tcPr>
          <w:p w14:paraId="1551BD26" w14:textId="77777777" w:rsidR="00FD5542" w:rsidRPr="00FD5542" w:rsidRDefault="00FD5542">
            <w:pPr>
              <w:pStyle w:val="af"/>
              <w:ind w:firstLineChars="0"/>
              <w:pPrChange w:id="404" w:author="刘全" w:date="2021-12-03T11:51:00Z">
                <w:pPr>
                  <w:pStyle w:val="af"/>
                  <w:ind w:firstLine="420"/>
                </w:pPr>
              </w:pPrChange>
            </w:pPr>
            <w:r w:rsidRPr="00FD5542">
              <w:rPr>
                <w:rFonts w:hint="eastAsia"/>
              </w:rPr>
              <w:t>200000005</w:t>
            </w:r>
          </w:p>
        </w:tc>
        <w:tc>
          <w:tcPr>
            <w:tcW w:w="1236" w:type="dxa"/>
            <w:noWrap/>
          </w:tcPr>
          <w:p w14:paraId="7BD227E7" w14:textId="77777777" w:rsidR="00FD5542" w:rsidRPr="00FD5542" w:rsidRDefault="00FD5542">
            <w:pPr>
              <w:pStyle w:val="af"/>
              <w:ind w:firstLineChars="0"/>
              <w:pPrChange w:id="405" w:author="刘全" w:date="2021-12-03T11:51:00Z">
                <w:pPr>
                  <w:pStyle w:val="af"/>
                  <w:ind w:firstLine="420"/>
                </w:pPr>
              </w:pPrChange>
            </w:pPr>
            <w:r w:rsidRPr="00FD5542">
              <w:rPr>
                <w:rFonts w:hint="eastAsia"/>
              </w:rPr>
              <w:t>ZG3</w:t>
            </w:r>
          </w:p>
        </w:tc>
        <w:tc>
          <w:tcPr>
            <w:tcW w:w="1006" w:type="dxa"/>
            <w:noWrap/>
          </w:tcPr>
          <w:p w14:paraId="4851D11A" w14:textId="77777777" w:rsidR="00FD5542" w:rsidRPr="00FD5542" w:rsidRDefault="00FD5542">
            <w:pPr>
              <w:pStyle w:val="af"/>
              <w:ind w:firstLineChars="0"/>
              <w:pPrChange w:id="406" w:author="刘全" w:date="2021-12-03T11:51:00Z">
                <w:pPr>
                  <w:pStyle w:val="af"/>
                  <w:ind w:firstLine="420"/>
                </w:pPr>
              </w:pPrChange>
            </w:pPr>
            <w:r w:rsidRPr="00FD5542">
              <w:rPr>
                <w:rFonts w:hint="eastAsia"/>
              </w:rPr>
              <w:t>6077.9</w:t>
            </w:r>
          </w:p>
        </w:tc>
        <w:tc>
          <w:tcPr>
            <w:tcW w:w="921" w:type="dxa"/>
            <w:noWrap/>
          </w:tcPr>
          <w:p w14:paraId="05CF9E34" w14:textId="77777777" w:rsidR="00FD5542" w:rsidRPr="00FD5542" w:rsidRDefault="00FD5542">
            <w:pPr>
              <w:pStyle w:val="af"/>
              <w:ind w:firstLineChars="0"/>
              <w:pPrChange w:id="407" w:author="刘全" w:date="2021-12-03T11:51:00Z">
                <w:pPr>
                  <w:pStyle w:val="af"/>
                  <w:ind w:firstLine="420"/>
                </w:pPr>
              </w:pPrChange>
            </w:pPr>
            <w:r w:rsidRPr="00FD5542">
              <w:rPr>
                <w:rFonts w:hint="eastAsia"/>
              </w:rPr>
              <w:t>2551.9</w:t>
            </w:r>
          </w:p>
        </w:tc>
        <w:tc>
          <w:tcPr>
            <w:tcW w:w="870" w:type="dxa"/>
            <w:noWrap/>
          </w:tcPr>
          <w:p w14:paraId="08F4D682" w14:textId="77777777" w:rsidR="00FD5542" w:rsidRPr="00FD5542" w:rsidRDefault="00FD5542">
            <w:pPr>
              <w:pStyle w:val="af"/>
              <w:ind w:firstLineChars="0"/>
              <w:pPrChange w:id="408" w:author="刘全" w:date="2021-12-03T11:51:00Z">
                <w:pPr>
                  <w:pStyle w:val="af"/>
                  <w:ind w:firstLine="420"/>
                </w:pPr>
              </w:pPrChange>
            </w:pPr>
            <w:r w:rsidRPr="00FD5542">
              <w:rPr>
                <w:rFonts w:hint="eastAsia"/>
              </w:rPr>
              <w:t>834.0</w:t>
            </w:r>
          </w:p>
        </w:tc>
        <w:tc>
          <w:tcPr>
            <w:tcW w:w="870" w:type="dxa"/>
            <w:noWrap/>
          </w:tcPr>
          <w:p w14:paraId="33D5F3BF" w14:textId="77777777" w:rsidR="00FD5542" w:rsidRPr="00FD5542" w:rsidRDefault="00FD5542">
            <w:pPr>
              <w:pStyle w:val="af"/>
              <w:ind w:firstLineChars="0"/>
              <w:pPrChange w:id="409" w:author="刘全" w:date="2021-12-03T11:51:00Z">
                <w:pPr>
                  <w:pStyle w:val="af"/>
                  <w:ind w:firstLine="420"/>
                </w:pPr>
              </w:pPrChange>
            </w:pPr>
          </w:p>
        </w:tc>
        <w:tc>
          <w:tcPr>
            <w:tcW w:w="870" w:type="dxa"/>
            <w:noWrap/>
          </w:tcPr>
          <w:p w14:paraId="31F4BAE8" w14:textId="77777777" w:rsidR="00FD5542" w:rsidRPr="00FD5542" w:rsidRDefault="00FD5542">
            <w:pPr>
              <w:pStyle w:val="af"/>
              <w:ind w:firstLineChars="0"/>
              <w:pPrChange w:id="410" w:author="刘全" w:date="2021-12-03T11:51:00Z">
                <w:pPr>
                  <w:pStyle w:val="af"/>
                  <w:ind w:firstLine="420"/>
                </w:pPr>
              </w:pPrChange>
            </w:pPr>
            <w:r w:rsidRPr="00FD5542">
              <w:rPr>
                <w:rFonts w:hint="eastAsia"/>
              </w:rPr>
              <w:t>上游</w:t>
            </w:r>
          </w:p>
        </w:tc>
        <w:tc>
          <w:tcPr>
            <w:tcW w:w="870" w:type="dxa"/>
            <w:noWrap/>
          </w:tcPr>
          <w:p w14:paraId="14B32BED" w14:textId="77777777" w:rsidR="00FD5542" w:rsidRPr="00FD5542" w:rsidRDefault="00FD5542">
            <w:pPr>
              <w:pStyle w:val="af"/>
              <w:ind w:firstLineChars="0"/>
              <w:pPrChange w:id="411" w:author="刘全" w:date="2021-12-03T11:51:00Z">
                <w:pPr>
                  <w:pStyle w:val="af"/>
                  <w:ind w:firstLine="420"/>
                </w:pPr>
              </w:pPrChange>
            </w:pPr>
          </w:p>
        </w:tc>
        <w:tc>
          <w:tcPr>
            <w:tcW w:w="569" w:type="dxa"/>
            <w:noWrap/>
          </w:tcPr>
          <w:p w14:paraId="38A8EE2D" w14:textId="77777777" w:rsidR="00FD5542" w:rsidRPr="00FD5542" w:rsidRDefault="00FD5542">
            <w:pPr>
              <w:pStyle w:val="af"/>
              <w:ind w:firstLineChars="0"/>
              <w:pPrChange w:id="412" w:author="刘全" w:date="2021-12-03T11:51:00Z">
                <w:pPr>
                  <w:pStyle w:val="af"/>
                  <w:ind w:firstLine="420"/>
                </w:pPr>
              </w:pPrChange>
            </w:pPr>
          </w:p>
        </w:tc>
        <w:tc>
          <w:tcPr>
            <w:tcW w:w="569" w:type="dxa"/>
            <w:noWrap/>
          </w:tcPr>
          <w:p w14:paraId="43C60E56" w14:textId="77777777" w:rsidR="00FD5542" w:rsidRPr="00FD5542" w:rsidRDefault="00FD5542">
            <w:pPr>
              <w:pStyle w:val="af"/>
              <w:ind w:firstLineChars="0"/>
              <w:pPrChange w:id="413" w:author="刘全" w:date="2021-12-03T11:51:00Z">
                <w:pPr>
                  <w:pStyle w:val="af"/>
                  <w:ind w:firstLine="420"/>
                </w:pPr>
              </w:pPrChange>
            </w:pPr>
          </w:p>
        </w:tc>
      </w:tr>
      <w:tr w:rsidR="00FD5542" w:rsidRPr="00FD5542" w14:paraId="60578CB8" w14:textId="77777777" w:rsidTr="00FD5542">
        <w:trPr>
          <w:trHeight w:val="255"/>
          <w:jc w:val="center"/>
        </w:trPr>
        <w:tc>
          <w:tcPr>
            <w:tcW w:w="1161" w:type="dxa"/>
            <w:noWrap/>
          </w:tcPr>
          <w:p w14:paraId="272BF458" w14:textId="77777777" w:rsidR="00FD5542" w:rsidRPr="00FD5542" w:rsidRDefault="00FD5542">
            <w:pPr>
              <w:pStyle w:val="af"/>
              <w:ind w:firstLineChars="0"/>
              <w:pPrChange w:id="414" w:author="刘全" w:date="2021-12-03T11:51:00Z">
                <w:pPr>
                  <w:pStyle w:val="af"/>
                  <w:ind w:firstLine="420"/>
                </w:pPr>
              </w:pPrChange>
            </w:pPr>
            <w:r w:rsidRPr="00FD5542">
              <w:rPr>
                <w:rFonts w:hint="eastAsia"/>
              </w:rPr>
              <w:t>200000008</w:t>
            </w:r>
          </w:p>
        </w:tc>
        <w:tc>
          <w:tcPr>
            <w:tcW w:w="1236" w:type="dxa"/>
            <w:noWrap/>
          </w:tcPr>
          <w:p w14:paraId="5C49A2F1" w14:textId="77777777" w:rsidR="00FD5542" w:rsidRPr="00FD5542" w:rsidRDefault="00FD5542">
            <w:pPr>
              <w:pStyle w:val="af"/>
              <w:ind w:firstLineChars="0"/>
              <w:pPrChange w:id="415" w:author="刘全" w:date="2021-12-03T11:51:00Z">
                <w:pPr>
                  <w:pStyle w:val="af"/>
                  <w:ind w:firstLine="420"/>
                </w:pPr>
              </w:pPrChange>
            </w:pPr>
            <w:r w:rsidRPr="00FD5542">
              <w:rPr>
                <w:rFonts w:hint="eastAsia"/>
              </w:rPr>
              <w:t>ZG4</w:t>
            </w:r>
          </w:p>
        </w:tc>
        <w:tc>
          <w:tcPr>
            <w:tcW w:w="1006" w:type="dxa"/>
            <w:noWrap/>
          </w:tcPr>
          <w:p w14:paraId="0FFCE2A0" w14:textId="77777777" w:rsidR="00FD5542" w:rsidRPr="00FD5542" w:rsidRDefault="00FD5542">
            <w:pPr>
              <w:pStyle w:val="af"/>
              <w:ind w:firstLineChars="0"/>
              <w:pPrChange w:id="416" w:author="刘全" w:date="2021-12-03T11:51:00Z">
                <w:pPr>
                  <w:pStyle w:val="af"/>
                  <w:ind w:firstLine="420"/>
                </w:pPr>
              </w:pPrChange>
            </w:pPr>
            <w:r w:rsidRPr="00FD5542">
              <w:rPr>
                <w:rFonts w:hint="eastAsia"/>
              </w:rPr>
              <w:t>7443.5</w:t>
            </w:r>
          </w:p>
        </w:tc>
        <w:tc>
          <w:tcPr>
            <w:tcW w:w="921" w:type="dxa"/>
            <w:noWrap/>
          </w:tcPr>
          <w:p w14:paraId="738EDD41" w14:textId="77777777" w:rsidR="00FD5542" w:rsidRPr="00FD5542" w:rsidRDefault="00FD5542">
            <w:pPr>
              <w:pStyle w:val="af"/>
              <w:ind w:firstLineChars="0"/>
              <w:pPrChange w:id="417" w:author="刘全" w:date="2021-12-03T11:51:00Z">
                <w:pPr>
                  <w:pStyle w:val="af"/>
                  <w:ind w:firstLine="420"/>
                </w:pPr>
              </w:pPrChange>
            </w:pPr>
            <w:r w:rsidRPr="00FD5542">
              <w:rPr>
                <w:rFonts w:hint="eastAsia"/>
              </w:rPr>
              <w:t>2022.6</w:t>
            </w:r>
          </w:p>
        </w:tc>
        <w:tc>
          <w:tcPr>
            <w:tcW w:w="870" w:type="dxa"/>
            <w:noWrap/>
          </w:tcPr>
          <w:p w14:paraId="4ACAEB3E" w14:textId="77777777" w:rsidR="00FD5542" w:rsidRPr="00FD5542" w:rsidRDefault="00FD5542">
            <w:pPr>
              <w:pStyle w:val="af"/>
              <w:ind w:firstLineChars="0"/>
              <w:pPrChange w:id="418" w:author="刘全" w:date="2021-12-03T11:51:00Z">
                <w:pPr>
                  <w:pStyle w:val="af"/>
                  <w:ind w:firstLine="420"/>
                </w:pPr>
              </w:pPrChange>
            </w:pPr>
            <w:r w:rsidRPr="00FD5542">
              <w:rPr>
                <w:rFonts w:hint="eastAsia"/>
              </w:rPr>
              <w:t>834.0</w:t>
            </w:r>
          </w:p>
        </w:tc>
        <w:tc>
          <w:tcPr>
            <w:tcW w:w="870" w:type="dxa"/>
            <w:noWrap/>
          </w:tcPr>
          <w:p w14:paraId="65AF8143" w14:textId="77777777" w:rsidR="00FD5542" w:rsidRPr="00FD5542" w:rsidRDefault="00FD5542">
            <w:pPr>
              <w:pStyle w:val="af"/>
              <w:ind w:firstLineChars="0"/>
              <w:pPrChange w:id="419" w:author="刘全" w:date="2021-12-03T11:51:00Z">
                <w:pPr>
                  <w:pStyle w:val="af"/>
                  <w:ind w:firstLine="420"/>
                </w:pPr>
              </w:pPrChange>
            </w:pPr>
          </w:p>
        </w:tc>
        <w:tc>
          <w:tcPr>
            <w:tcW w:w="870" w:type="dxa"/>
            <w:noWrap/>
          </w:tcPr>
          <w:p w14:paraId="18FEDC15" w14:textId="77777777" w:rsidR="00FD5542" w:rsidRPr="00FD5542" w:rsidRDefault="00FD5542">
            <w:pPr>
              <w:pStyle w:val="af"/>
              <w:ind w:firstLineChars="0"/>
              <w:pPrChange w:id="420" w:author="刘全" w:date="2021-12-03T11:51:00Z">
                <w:pPr>
                  <w:pStyle w:val="af"/>
                  <w:ind w:firstLine="420"/>
                </w:pPr>
              </w:pPrChange>
            </w:pPr>
            <w:r w:rsidRPr="00FD5542">
              <w:rPr>
                <w:rFonts w:hint="eastAsia"/>
              </w:rPr>
              <w:t>上游</w:t>
            </w:r>
          </w:p>
        </w:tc>
        <w:tc>
          <w:tcPr>
            <w:tcW w:w="870" w:type="dxa"/>
            <w:noWrap/>
          </w:tcPr>
          <w:p w14:paraId="044DC4F5" w14:textId="77777777" w:rsidR="00FD5542" w:rsidRPr="00FD5542" w:rsidRDefault="00FD5542">
            <w:pPr>
              <w:pStyle w:val="af"/>
              <w:ind w:firstLineChars="0"/>
              <w:pPrChange w:id="421" w:author="刘全" w:date="2021-12-03T11:51:00Z">
                <w:pPr>
                  <w:pStyle w:val="af"/>
                  <w:ind w:firstLine="420"/>
                </w:pPr>
              </w:pPrChange>
            </w:pPr>
          </w:p>
        </w:tc>
        <w:tc>
          <w:tcPr>
            <w:tcW w:w="569" w:type="dxa"/>
            <w:noWrap/>
          </w:tcPr>
          <w:p w14:paraId="3689AEBD" w14:textId="77777777" w:rsidR="00FD5542" w:rsidRPr="00FD5542" w:rsidRDefault="00FD5542">
            <w:pPr>
              <w:pStyle w:val="af"/>
              <w:ind w:firstLineChars="0"/>
              <w:pPrChange w:id="422" w:author="刘全" w:date="2021-12-03T11:51:00Z">
                <w:pPr>
                  <w:pStyle w:val="af"/>
                  <w:ind w:firstLine="420"/>
                </w:pPr>
              </w:pPrChange>
            </w:pPr>
          </w:p>
        </w:tc>
        <w:tc>
          <w:tcPr>
            <w:tcW w:w="569" w:type="dxa"/>
            <w:noWrap/>
          </w:tcPr>
          <w:p w14:paraId="5B016A4A" w14:textId="77777777" w:rsidR="00FD5542" w:rsidRPr="00FD5542" w:rsidRDefault="00FD5542">
            <w:pPr>
              <w:pStyle w:val="af"/>
              <w:ind w:firstLineChars="0"/>
              <w:pPrChange w:id="423" w:author="刘全" w:date="2021-12-03T11:51:00Z">
                <w:pPr>
                  <w:pStyle w:val="af"/>
                  <w:ind w:firstLine="420"/>
                </w:pPr>
              </w:pPrChange>
            </w:pPr>
          </w:p>
        </w:tc>
      </w:tr>
      <w:tr w:rsidR="00FD5542" w:rsidRPr="00FD5542" w14:paraId="04193922" w14:textId="77777777" w:rsidTr="00FD5542">
        <w:trPr>
          <w:trHeight w:val="255"/>
          <w:jc w:val="center"/>
        </w:trPr>
        <w:tc>
          <w:tcPr>
            <w:tcW w:w="1161" w:type="dxa"/>
            <w:noWrap/>
          </w:tcPr>
          <w:p w14:paraId="19BE6801" w14:textId="77777777" w:rsidR="00FD5542" w:rsidRPr="00FD5542" w:rsidRDefault="00FD5542">
            <w:pPr>
              <w:pStyle w:val="af"/>
              <w:ind w:firstLineChars="0"/>
              <w:pPrChange w:id="424" w:author="刘全" w:date="2021-12-03T11:51:00Z">
                <w:pPr>
                  <w:pStyle w:val="af"/>
                  <w:ind w:firstLine="420"/>
                </w:pPr>
              </w:pPrChange>
            </w:pPr>
            <w:r w:rsidRPr="00FD5542">
              <w:rPr>
                <w:rFonts w:hint="eastAsia"/>
              </w:rPr>
              <w:t>200000013</w:t>
            </w:r>
          </w:p>
        </w:tc>
        <w:tc>
          <w:tcPr>
            <w:tcW w:w="1236" w:type="dxa"/>
            <w:noWrap/>
          </w:tcPr>
          <w:p w14:paraId="38A8BD30" w14:textId="77777777" w:rsidR="00FD5542" w:rsidRPr="00FD5542" w:rsidRDefault="00FD5542">
            <w:pPr>
              <w:pStyle w:val="af"/>
              <w:ind w:firstLineChars="0"/>
              <w:pPrChange w:id="425" w:author="刘全" w:date="2021-12-03T11:51:00Z">
                <w:pPr>
                  <w:pStyle w:val="af"/>
                  <w:ind w:firstLine="420"/>
                </w:pPr>
              </w:pPrChange>
            </w:pPr>
            <w:r w:rsidRPr="00FD5542">
              <w:rPr>
                <w:rFonts w:hint="eastAsia"/>
              </w:rPr>
              <w:t>ZG7</w:t>
            </w:r>
          </w:p>
        </w:tc>
        <w:tc>
          <w:tcPr>
            <w:tcW w:w="1006" w:type="dxa"/>
            <w:noWrap/>
          </w:tcPr>
          <w:p w14:paraId="3C6EB793" w14:textId="77777777" w:rsidR="00FD5542" w:rsidRPr="00FD5542" w:rsidRDefault="00FD5542">
            <w:pPr>
              <w:pStyle w:val="af"/>
              <w:ind w:firstLineChars="0"/>
              <w:pPrChange w:id="426" w:author="刘全" w:date="2021-12-03T11:51:00Z">
                <w:pPr>
                  <w:pStyle w:val="af"/>
                  <w:ind w:firstLine="420"/>
                </w:pPr>
              </w:pPrChange>
            </w:pPr>
            <w:r w:rsidRPr="00FD5542">
              <w:rPr>
                <w:rFonts w:hint="eastAsia"/>
              </w:rPr>
              <w:t>9632.8</w:t>
            </w:r>
          </w:p>
        </w:tc>
        <w:tc>
          <w:tcPr>
            <w:tcW w:w="921" w:type="dxa"/>
            <w:noWrap/>
          </w:tcPr>
          <w:p w14:paraId="7E8553C5" w14:textId="77777777" w:rsidR="00FD5542" w:rsidRPr="00FD5542" w:rsidRDefault="00FD5542">
            <w:pPr>
              <w:pStyle w:val="af"/>
              <w:ind w:firstLineChars="0"/>
              <w:pPrChange w:id="427" w:author="刘全" w:date="2021-12-03T11:51:00Z">
                <w:pPr>
                  <w:pStyle w:val="af"/>
                  <w:ind w:firstLine="420"/>
                </w:pPr>
              </w:pPrChange>
            </w:pPr>
            <w:r w:rsidRPr="00FD5542">
              <w:rPr>
                <w:rFonts w:hint="eastAsia"/>
              </w:rPr>
              <w:t>2326.9</w:t>
            </w:r>
          </w:p>
        </w:tc>
        <w:tc>
          <w:tcPr>
            <w:tcW w:w="870" w:type="dxa"/>
            <w:noWrap/>
          </w:tcPr>
          <w:p w14:paraId="5BEBB6CF" w14:textId="77777777" w:rsidR="00FD5542" w:rsidRPr="00FD5542" w:rsidRDefault="00FD5542">
            <w:pPr>
              <w:pStyle w:val="af"/>
              <w:ind w:firstLineChars="0"/>
              <w:pPrChange w:id="428" w:author="刘全" w:date="2021-12-03T11:51:00Z">
                <w:pPr>
                  <w:pStyle w:val="af"/>
                  <w:ind w:firstLine="420"/>
                </w:pPr>
              </w:pPrChange>
            </w:pPr>
            <w:r w:rsidRPr="00FD5542">
              <w:rPr>
                <w:rFonts w:hint="eastAsia"/>
              </w:rPr>
              <w:t>765.6</w:t>
            </w:r>
          </w:p>
        </w:tc>
        <w:tc>
          <w:tcPr>
            <w:tcW w:w="870" w:type="dxa"/>
            <w:noWrap/>
          </w:tcPr>
          <w:p w14:paraId="7CD101FB" w14:textId="77777777" w:rsidR="00FD5542" w:rsidRPr="00FD5542" w:rsidRDefault="00FD5542">
            <w:pPr>
              <w:pStyle w:val="af"/>
              <w:ind w:firstLineChars="0"/>
              <w:pPrChange w:id="429" w:author="刘全" w:date="2021-12-03T11:51:00Z">
                <w:pPr>
                  <w:pStyle w:val="af"/>
                  <w:ind w:firstLine="420"/>
                </w:pPr>
              </w:pPrChange>
            </w:pPr>
          </w:p>
        </w:tc>
        <w:tc>
          <w:tcPr>
            <w:tcW w:w="870" w:type="dxa"/>
            <w:noWrap/>
          </w:tcPr>
          <w:p w14:paraId="7945F1C4" w14:textId="77777777" w:rsidR="00FD5542" w:rsidRPr="00FD5542" w:rsidRDefault="00FD5542">
            <w:pPr>
              <w:pStyle w:val="af"/>
              <w:ind w:firstLineChars="0"/>
              <w:pPrChange w:id="430" w:author="刘全" w:date="2021-12-03T11:51:00Z">
                <w:pPr>
                  <w:pStyle w:val="af"/>
                  <w:ind w:firstLine="420"/>
                </w:pPr>
              </w:pPrChange>
            </w:pPr>
          </w:p>
        </w:tc>
        <w:tc>
          <w:tcPr>
            <w:tcW w:w="870" w:type="dxa"/>
            <w:noWrap/>
          </w:tcPr>
          <w:p w14:paraId="0B58E883" w14:textId="77777777" w:rsidR="00FD5542" w:rsidRPr="00FD5542" w:rsidRDefault="00FD5542">
            <w:pPr>
              <w:pStyle w:val="af"/>
              <w:ind w:firstLineChars="0"/>
              <w:pPrChange w:id="431" w:author="刘全" w:date="2021-12-03T11:51:00Z">
                <w:pPr>
                  <w:pStyle w:val="af"/>
                  <w:ind w:firstLine="420"/>
                </w:pPr>
              </w:pPrChange>
            </w:pPr>
          </w:p>
        </w:tc>
        <w:tc>
          <w:tcPr>
            <w:tcW w:w="569" w:type="dxa"/>
            <w:noWrap/>
          </w:tcPr>
          <w:p w14:paraId="6CDCAA40" w14:textId="77777777" w:rsidR="00FD5542" w:rsidRPr="00FD5542" w:rsidRDefault="00FD5542">
            <w:pPr>
              <w:pStyle w:val="af"/>
              <w:ind w:firstLineChars="0"/>
              <w:pPrChange w:id="432" w:author="刘全" w:date="2021-12-03T11:51:00Z">
                <w:pPr>
                  <w:pStyle w:val="af"/>
                  <w:ind w:firstLine="420"/>
                </w:pPr>
              </w:pPrChange>
            </w:pPr>
          </w:p>
        </w:tc>
        <w:tc>
          <w:tcPr>
            <w:tcW w:w="569" w:type="dxa"/>
            <w:noWrap/>
          </w:tcPr>
          <w:p w14:paraId="687C5016" w14:textId="77777777" w:rsidR="00FD5542" w:rsidRPr="00FD5542" w:rsidRDefault="00FD5542">
            <w:pPr>
              <w:pStyle w:val="af"/>
              <w:ind w:firstLineChars="0"/>
              <w:pPrChange w:id="433" w:author="刘全" w:date="2021-12-03T11:51:00Z">
                <w:pPr>
                  <w:pStyle w:val="af"/>
                  <w:ind w:firstLine="420"/>
                </w:pPr>
              </w:pPrChange>
            </w:pPr>
          </w:p>
        </w:tc>
      </w:tr>
      <w:tr w:rsidR="00FD5542" w:rsidRPr="00FD5542" w14:paraId="24F5D3EA" w14:textId="77777777" w:rsidTr="00FD5542">
        <w:trPr>
          <w:trHeight w:val="255"/>
          <w:jc w:val="center"/>
        </w:trPr>
        <w:tc>
          <w:tcPr>
            <w:tcW w:w="1161" w:type="dxa"/>
            <w:noWrap/>
          </w:tcPr>
          <w:p w14:paraId="56B1785C" w14:textId="77777777" w:rsidR="00FD5542" w:rsidRPr="00FD5542" w:rsidRDefault="00FD5542">
            <w:pPr>
              <w:pStyle w:val="af"/>
              <w:ind w:firstLineChars="0"/>
              <w:pPrChange w:id="434" w:author="刘全" w:date="2021-12-03T11:51:00Z">
                <w:pPr>
                  <w:pStyle w:val="af"/>
                  <w:ind w:firstLine="420"/>
                </w:pPr>
              </w:pPrChange>
            </w:pPr>
            <w:r w:rsidRPr="00FD5542">
              <w:rPr>
                <w:rFonts w:hint="eastAsia"/>
              </w:rPr>
              <w:t>200000011</w:t>
            </w:r>
          </w:p>
        </w:tc>
        <w:tc>
          <w:tcPr>
            <w:tcW w:w="1236" w:type="dxa"/>
            <w:noWrap/>
          </w:tcPr>
          <w:p w14:paraId="7163454C" w14:textId="77777777" w:rsidR="00FD5542" w:rsidRPr="00FD5542" w:rsidRDefault="00FD5542">
            <w:pPr>
              <w:pStyle w:val="af"/>
              <w:ind w:firstLineChars="0"/>
              <w:pPrChange w:id="435" w:author="刘全" w:date="2021-12-03T11:51:00Z">
                <w:pPr>
                  <w:pStyle w:val="af"/>
                  <w:ind w:firstLine="420"/>
                </w:pPr>
              </w:pPrChange>
            </w:pPr>
            <w:r w:rsidRPr="00FD5542">
              <w:rPr>
                <w:rFonts w:hint="eastAsia"/>
              </w:rPr>
              <w:t>ZG5</w:t>
            </w:r>
          </w:p>
        </w:tc>
        <w:tc>
          <w:tcPr>
            <w:tcW w:w="1006" w:type="dxa"/>
            <w:noWrap/>
          </w:tcPr>
          <w:p w14:paraId="086679B0" w14:textId="77777777" w:rsidR="00FD5542" w:rsidRPr="00FD5542" w:rsidRDefault="00FD5542">
            <w:pPr>
              <w:pStyle w:val="af"/>
              <w:ind w:firstLineChars="0"/>
              <w:pPrChange w:id="436" w:author="刘全" w:date="2021-12-03T11:51:00Z">
                <w:pPr>
                  <w:pStyle w:val="af"/>
                  <w:ind w:firstLine="420"/>
                </w:pPr>
              </w:pPrChange>
            </w:pPr>
            <w:r w:rsidRPr="00FD5542">
              <w:rPr>
                <w:rFonts w:hint="eastAsia"/>
              </w:rPr>
              <w:t>8004.8</w:t>
            </w:r>
          </w:p>
        </w:tc>
        <w:tc>
          <w:tcPr>
            <w:tcW w:w="921" w:type="dxa"/>
            <w:noWrap/>
          </w:tcPr>
          <w:p w14:paraId="5E56F8D4" w14:textId="77777777" w:rsidR="00FD5542" w:rsidRPr="00FD5542" w:rsidRDefault="00FD5542">
            <w:pPr>
              <w:pStyle w:val="af"/>
              <w:ind w:firstLineChars="0"/>
              <w:pPrChange w:id="437" w:author="刘全" w:date="2021-12-03T11:51:00Z">
                <w:pPr>
                  <w:pStyle w:val="af"/>
                  <w:ind w:firstLine="420"/>
                </w:pPr>
              </w:pPrChange>
            </w:pPr>
            <w:r w:rsidRPr="00FD5542">
              <w:rPr>
                <w:rFonts w:hint="eastAsia"/>
              </w:rPr>
              <w:t>2306.0</w:t>
            </w:r>
          </w:p>
        </w:tc>
        <w:tc>
          <w:tcPr>
            <w:tcW w:w="870" w:type="dxa"/>
            <w:noWrap/>
          </w:tcPr>
          <w:p w14:paraId="4994B714" w14:textId="77777777" w:rsidR="00FD5542" w:rsidRPr="00FD5542" w:rsidRDefault="00FD5542">
            <w:pPr>
              <w:pStyle w:val="af"/>
              <w:ind w:firstLineChars="0"/>
              <w:pPrChange w:id="438" w:author="刘全" w:date="2021-12-03T11:51:00Z">
                <w:pPr>
                  <w:pStyle w:val="af"/>
                  <w:ind w:firstLine="420"/>
                </w:pPr>
              </w:pPrChange>
            </w:pPr>
            <w:r w:rsidRPr="00FD5542">
              <w:rPr>
                <w:rFonts w:hint="eastAsia"/>
              </w:rPr>
              <w:t>815.7</w:t>
            </w:r>
          </w:p>
        </w:tc>
        <w:tc>
          <w:tcPr>
            <w:tcW w:w="870" w:type="dxa"/>
            <w:noWrap/>
          </w:tcPr>
          <w:p w14:paraId="694060D7" w14:textId="77777777" w:rsidR="00FD5542" w:rsidRPr="00FD5542" w:rsidRDefault="00FD5542">
            <w:pPr>
              <w:pStyle w:val="af"/>
              <w:ind w:firstLineChars="0"/>
              <w:pPrChange w:id="439" w:author="刘全" w:date="2021-12-03T11:51:00Z">
                <w:pPr>
                  <w:pStyle w:val="af"/>
                  <w:ind w:firstLine="420"/>
                </w:pPr>
              </w:pPrChange>
            </w:pPr>
          </w:p>
        </w:tc>
        <w:tc>
          <w:tcPr>
            <w:tcW w:w="870" w:type="dxa"/>
            <w:noWrap/>
          </w:tcPr>
          <w:p w14:paraId="65D00B7E" w14:textId="77777777" w:rsidR="00FD5542" w:rsidRPr="00FD5542" w:rsidRDefault="00FD5542">
            <w:pPr>
              <w:pStyle w:val="af"/>
              <w:ind w:firstLineChars="0"/>
              <w:pPrChange w:id="440" w:author="刘全" w:date="2021-12-03T11:51:00Z">
                <w:pPr>
                  <w:pStyle w:val="af"/>
                  <w:ind w:firstLine="420"/>
                </w:pPr>
              </w:pPrChange>
            </w:pPr>
            <w:r w:rsidRPr="00FD5542">
              <w:rPr>
                <w:rFonts w:hint="eastAsia"/>
              </w:rPr>
              <w:t>上游</w:t>
            </w:r>
          </w:p>
        </w:tc>
        <w:tc>
          <w:tcPr>
            <w:tcW w:w="870" w:type="dxa"/>
            <w:noWrap/>
          </w:tcPr>
          <w:p w14:paraId="7955D67C" w14:textId="77777777" w:rsidR="00FD5542" w:rsidRPr="00FD5542" w:rsidRDefault="00FD5542">
            <w:pPr>
              <w:pStyle w:val="af"/>
              <w:ind w:firstLineChars="0"/>
              <w:pPrChange w:id="441" w:author="刘全" w:date="2021-12-03T11:51:00Z">
                <w:pPr>
                  <w:pStyle w:val="af"/>
                  <w:ind w:firstLine="420"/>
                </w:pPr>
              </w:pPrChange>
            </w:pPr>
          </w:p>
        </w:tc>
        <w:tc>
          <w:tcPr>
            <w:tcW w:w="569" w:type="dxa"/>
            <w:noWrap/>
          </w:tcPr>
          <w:p w14:paraId="6D123A98" w14:textId="77777777" w:rsidR="00FD5542" w:rsidRPr="00FD5542" w:rsidRDefault="00FD5542">
            <w:pPr>
              <w:pStyle w:val="af"/>
              <w:ind w:firstLineChars="0"/>
              <w:pPrChange w:id="442" w:author="刘全" w:date="2021-12-03T11:51:00Z">
                <w:pPr>
                  <w:pStyle w:val="af"/>
                  <w:ind w:firstLine="420"/>
                </w:pPr>
              </w:pPrChange>
            </w:pPr>
          </w:p>
        </w:tc>
        <w:tc>
          <w:tcPr>
            <w:tcW w:w="569" w:type="dxa"/>
            <w:noWrap/>
          </w:tcPr>
          <w:p w14:paraId="6F5EDA9E" w14:textId="77777777" w:rsidR="00FD5542" w:rsidRPr="00FD5542" w:rsidRDefault="00FD5542">
            <w:pPr>
              <w:pStyle w:val="af"/>
              <w:ind w:firstLineChars="0"/>
              <w:pPrChange w:id="443" w:author="刘全" w:date="2021-12-03T11:51:00Z">
                <w:pPr>
                  <w:pStyle w:val="af"/>
                  <w:ind w:firstLine="420"/>
                </w:pPr>
              </w:pPrChange>
            </w:pPr>
          </w:p>
        </w:tc>
      </w:tr>
      <w:tr w:rsidR="00FD5542" w:rsidRPr="00FD5542" w14:paraId="1DE89DFE" w14:textId="77777777" w:rsidTr="00FD5542">
        <w:trPr>
          <w:trHeight w:val="255"/>
          <w:jc w:val="center"/>
        </w:trPr>
        <w:tc>
          <w:tcPr>
            <w:tcW w:w="1161" w:type="dxa"/>
            <w:noWrap/>
          </w:tcPr>
          <w:p w14:paraId="05CF7CDF" w14:textId="77777777" w:rsidR="00FD5542" w:rsidRPr="00FD5542" w:rsidRDefault="00FD5542">
            <w:pPr>
              <w:pStyle w:val="af"/>
              <w:ind w:firstLineChars="0"/>
              <w:pPrChange w:id="444" w:author="刘全" w:date="2021-12-03T11:51:00Z">
                <w:pPr>
                  <w:pStyle w:val="af"/>
                  <w:ind w:firstLine="420"/>
                </w:pPr>
              </w:pPrChange>
            </w:pPr>
            <w:r w:rsidRPr="00FD5542">
              <w:rPr>
                <w:rFonts w:hint="eastAsia"/>
              </w:rPr>
              <w:t>200000012</w:t>
            </w:r>
          </w:p>
        </w:tc>
        <w:tc>
          <w:tcPr>
            <w:tcW w:w="1236" w:type="dxa"/>
            <w:noWrap/>
          </w:tcPr>
          <w:p w14:paraId="03F627B8" w14:textId="77777777" w:rsidR="00FD5542" w:rsidRPr="00FD5542" w:rsidRDefault="00FD5542">
            <w:pPr>
              <w:pStyle w:val="af"/>
              <w:ind w:firstLineChars="0"/>
              <w:pPrChange w:id="445" w:author="刘全" w:date="2021-12-03T11:51:00Z">
                <w:pPr>
                  <w:pStyle w:val="af"/>
                  <w:ind w:firstLine="420"/>
                </w:pPr>
              </w:pPrChange>
            </w:pPr>
            <w:r w:rsidRPr="00FD5542">
              <w:rPr>
                <w:rFonts w:hint="eastAsia"/>
              </w:rPr>
              <w:t>ZG6</w:t>
            </w:r>
          </w:p>
        </w:tc>
        <w:tc>
          <w:tcPr>
            <w:tcW w:w="1006" w:type="dxa"/>
            <w:noWrap/>
          </w:tcPr>
          <w:p w14:paraId="155E73DF" w14:textId="77777777" w:rsidR="00FD5542" w:rsidRPr="00FD5542" w:rsidRDefault="00FD5542">
            <w:pPr>
              <w:pStyle w:val="af"/>
              <w:ind w:firstLineChars="0"/>
              <w:pPrChange w:id="446" w:author="刘全" w:date="2021-12-03T11:51:00Z">
                <w:pPr>
                  <w:pStyle w:val="af"/>
                  <w:ind w:firstLine="420"/>
                </w:pPr>
              </w:pPrChange>
            </w:pPr>
            <w:r w:rsidRPr="00FD5542">
              <w:rPr>
                <w:rFonts w:hint="eastAsia"/>
              </w:rPr>
              <w:t>8939.5</w:t>
            </w:r>
          </w:p>
        </w:tc>
        <w:tc>
          <w:tcPr>
            <w:tcW w:w="921" w:type="dxa"/>
            <w:noWrap/>
          </w:tcPr>
          <w:p w14:paraId="638FE410" w14:textId="77777777" w:rsidR="00FD5542" w:rsidRPr="00FD5542" w:rsidRDefault="00FD5542">
            <w:pPr>
              <w:pStyle w:val="af"/>
              <w:ind w:firstLineChars="0"/>
              <w:pPrChange w:id="447" w:author="刘全" w:date="2021-12-03T11:51:00Z">
                <w:pPr>
                  <w:pStyle w:val="af"/>
                  <w:ind w:firstLine="420"/>
                </w:pPr>
              </w:pPrChange>
            </w:pPr>
            <w:r w:rsidRPr="00FD5542">
              <w:rPr>
                <w:rFonts w:hint="eastAsia"/>
              </w:rPr>
              <w:t>2459.8</w:t>
            </w:r>
          </w:p>
        </w:tc>
        <w:tc>
          <w:tcPr>
            <w:tcW w:w="870" w:type="dxa"/>
            <w:noWrap/>
          </w:tcPr>
          <w:p w14:paraId="222D208B" w14:textId="77777777" w:rsidR="00FD5542" w:rsidRPr="00FD5542" w:rsidRDefault="00FD5542">
            <w:pPr>
              <w:pStyle w:val="af"/>
              <w:ind w:firstLineChars="0"/>
              <w:pPrChange w:id="448" w:author="刘全" w:date="2021-12-03T11:51:00Z">
                <w:pPr>
                  <w:pStyle w:val="af"/>
                  <w:ind w:firstLine="420"/>
                </w:pPr>
              </w:pPrChange>
            </w:pPr>
            <w:r w:rsidRPr="00FD5542">
              <w:rPr>
                <w:rFonts w:hint="eastAsia"/>
              </w:rPr>
              <w:t>786.6</w:t>
            </w:r>
          </w:p>
        </w:tc>
        <w:tc>
          <w:tcPr>
            <w:tcW w:w="870" w:type="dxa"/>
            <w:noWrap/>
          </w:tcPr>
          <w:p w14:paraId="38462919" w14:textId="77777777" w:rsidR="00FD5542" w:rsidRPr="00FD5542" w:rsidRDefault="00FD5542">
            <w:pPr>
              <w:pStyle w:val="af"/>
              <w:ind w:firstLineChars="0"/>
              <w:pPrChange w:id="449" w:author="刘全" w:date="2021-12-03T11:51:00Z">
                <w:pPr>
                  <w:pStyle w:val="af"/>
                  <w:ind w:firstLine="420"/>
                </w:pPr>
              </w:pPrChange>
            </w:pPr>
          </w:p>
        </w:tc>
        <w:tc>
          <w:tcPr>
            <w:tcW w:w="870" w:type="dxa"/>
            <w:noWrap/>
          </w:tcPr>
          <w:p w14:paraId="76A36B30" w14:textId="77777777" w:rsidR="00FD5542" w:rsidRPr="00FD5542" w:rsidRDefault="00FD5542">
            <w:pPr>
              <w:pStyle w:val="af"/>
              <w:ind w:firstLineChars="0"/>
              <w:pPrChange w:id="450" w:author="刘全" w:date="2021-12-03T11:51:00Z">
                <w:pPr>
                  <w:pStyle w:val="af"/>
                  <w:ind w:firstLine="420"/>
                </w:pPr>
              </w:pPrChange>
            </w:pPr>
          </w:p>
        </w:tc>
        <w:tc>
          <w:tcPr>
            <w:tcW w:w="870" w:type="dxa"/>
            <w:noWrap/>
          </w:tcPr>
          <w:p w14:paraId="7653F8BC" w14:textId="77777777" w:rsidR="00FD5542" w:rsidRPr="00FD5542" w:rsidRDefault="00FD5542">
            <w:pPr>
              <w:pStyle w:val="af"/>
              <w:ind w:firstLineChars="0"/>
              <w:pPrChange w:id="451" w:author="刘全" w:date="2021-12-03T11:51:00Z">
                <w:pPr>
                  <w:pStyle w:val="af"/>
                  <w:ind w:firstLine="420"/>
                </w:pPr>
              </w:pPrChange>
            </w:pPr>
          </w:p>
        </w:tc>
        <w:tc>
          <w:tcPr>
            <w:tcW w:w="569" w:type="dxa"/>
            <w:noWrap/>
          </w:tcPr>
          <w:p w14:paraId="0E7A3E82" w14:textId="77777777" w:rsidR="00FD5542" w:rsidRPr="00FD5542" w:rsidRDefault="00FD5542">
            <w:pPr>
              <w:pStyle w:val="af"/>
              <w:ind w:firstLineChars="0"/>
              <w:pPrChange w:id="452" w:author="刘全" w:date="2021-12-03T11:51:00Z">
                <w:pPr>
                  <w:pStyle w:val="af"/>
                  <w:ind w:firstLine="420"/>
                </w:pPr>
              </w:pPrChange>
            </w:pPr>
          </w:p>
        </w:tc>
        <w:tc>
          <w:tcPr>
            <w:tcW w:w="569" w:type="dxa"/>
            <w:noWrap/>
          </w:tcPr>
          <w:p w14:paraId="02BCBE99" w14:textId="77777777" w:rsidR="00FD5542" w:rsidRPr="00FD5542" w:rsidRDefault="00FD5542">
            <w:pPr>
              <w:pStyle w:val="af"/>
              <w:ind w:firstLineChars="0"/>
              <w:pPrChange w:id="453" w:author="刘全" w:date="2021-12-03T11:51:00Z">
                <w:pPr>
                  <w:pStyle w:val="af"/>
                  <w:ind w:firstLine="420"/>
                </w:pPr>
              </w:pPrChange>
            </w:pPr>
          </w:p>
        </w:tc>
      </w:tr>
      <w:tr w:rsidR="00FD5542" w:rsidRPr="00FD5542" w14:paraId="7D32D11A" w14:textId="77777777" w:rsidTr="00FD5542">
        <w:trPr>
          <w:trHeight w:val="255"/>
          <w:jc w:val="center"/>
        </w:trPr>
        <w:tc>
          <w:tcPr>
            <w:tcW w:w="1161" w:type="dxa"/>
            <w:noWrap/>
          </w:tcPr>
          <w:p w14:paraId="0001EBC7" w14:textId="77777777" w:rsidR="00FD5542" w:rsidRPr="00FD5542" w:rsidRDefault="00FD5542">
            <w:pPr>
              <w:pStyle w:val="af"/>
              <w:ind w:firstLineChars="0"/>
              <w:pPrChange w:id="454" w:author="刘全" w:date="2021-12-03T11:51:00Z">
                <w:pPr>
                  <w:pStyle w:val="af"/>
                  <w:ind w:firstLine="420"/>
                </w:pPr>
              </w:pPrChange>
            </w:pPr>
            <w:r w:rsidRPr="00FD5542">
              <w:rPr>
                <w:rFonts w:hint="eastAsia"/>
              </w:rPr>
              <w:t>200000015</w:t>
            </w:r>
          </w:p>
        </w:tc>
        <w:tc>
          <w:tcPr>
            <w:tcW w:w="1236" w:type="dxa"/>
            <w:noWrap/>
          </w:tcPr>
          <w:p w14:paraId="64BED4E2" w14:textId="77777777" w:rsidR="00FD5542" w:rsidRPr="00FD5542" w:rsidRDefault="00FD5542">
            <w:pPr>
              <w:pStyle w:val="af"/>
              <w:ind w:firstLineChars="0"/>
              <w:pPrChange w:id="455" w:author="刘全" w:date="2021-12-03T11:51:00Z">
                <w:pPr>
                  <w:pStyle w:val="af"/>
                  <w:ind w:firstLine="420"/>
                </w:pPr>
              </w:pPrChange>
            </w:pPr>
            <w:r w:rsidRPr="00FD5542">
              <w:rPr>
                <w:rFonts w:hint="eastAsia"/>
              </w:rPr>
              <w:t>ZG8</w:t>
            </w:r>
          </w:p>
        </w:tc>
        <w:tc>
          <w:tcPr>
            <w:tcW w:w="1006" w:type="dxa"/>
            <w:noWrap/>
          </w:tcPr>
          <w:p w14:paraId="07F9C6A9" w14:textId="77777777" w:rsidR="00FD5542" w:rsidRPr="00FD5542" w:rsidRDefault="00FD5542">
            <w:pPr>
              <w:pStyle w:val="af"/>
              <w:ind w:firstLineChars="0"/>
              <w:pPrChange w:id="456" w:author="刘全" w:date="2021-12-03T11:51:00Z">
                <w:pPr>
                  <w:pStyle w:val="af"/>
                  <w:ind w:firstLine="420"/>
                </w:pPr>
              </w:pPrChange>
            </w:pPr>
            <w:r w:rsidRPr="00FD5542">
              <w:rPr>
                <w:rFonts w:hint="eastAsia"/>
              </w:rPr>
              <w:t>10426.0</w:t>
            </w:r>
          </w:p>
        </w:tc>
        <w:tc>
          <w:tcPr>
            <w:tcW w:w="921" w:type="dxa"/>
            <w:noWrap/>
          </w:tcPr>
          <w:p w14:paraId="1446F998" w14:textId="77777777" w:rsidR="00FD5542" w:rsidRPr="00FD5542" w:rsidRDefault="00FD5542">
            <w:pPr>
              <w:pStyle w:val="af"/>
              <w:ind w:firstLineChars="0"/>
              <w:pPrChange w:id="457" w:author="刘全" w:date="2021-12-03T11:51:00Z">
                <w:pPr>
                  <w:pStyle w:val="af"/>
                  <w:ind w:firstLine="420"/>
                </w:pPr>
              </w:pPrChange>
            </w:pPr>
            <w:r w:rsidRPr="00FD5542">
              <w:rPr>
                <w:rFonts w:hint="eastAsia"/>
              </w:rPr>
              <w:t>2187.0</w:t>
            </w:r>
          </w:p>
        </w:tc>
        <w:tc>
          <w:tcPr>
            <w:tcW w:w="870" w:type="dxa"/>
            <w:noWrap/>
          </w:tcPr>
          <w:p w14:paraId="01E1F88A" w14:textId="77777777" w:rsidR="00FD5542" w:rsidRPr="00FD5542" w:rsidRDefault="00FD5542">
            <w:pPr>
              <w:pStyle w:val="af"/>
              <w:ind w:firstLineChars="0"/>
              <w:pPrChange w:id="458" w:author="刘全" w:date="2021-12-03T11:51:00Z">
                <w:pPr>
                  <w:pStyle w:val="af"/>
                  <w:ind w:firstLine="420"/>
                </w:pPr>
              </w:pPrChange>
            </w:pPr>
            <w:r w:rsidRPr="00FD5542">
              <w:rPr>
                <w:rFonts w:hint="eastAsia"/>
              </w:rPr>
              <w:t>741.0</w:t>
            </w:r>
          </w:p>
        </w:tc>
        <w:tc>
          <w:tcPr>
            <w:tcW w:w="870" w:type="dxa"/>
            <w:noWrap/>
          </w:tcPr>
          <w:p w14:paraId="55088213" w14:textId="77777777" w:rsidR="00FD5542" w:rsidRPr="00FD5542" w:rsidRDefault="00FD5542">
            <w:pPr>
              <w:pStyle w:val="af"/>
              <w:ind w:firstLineChars="0"/>
              <w:pPrChange w:id="459" w:author="刘全" w:date="2021-12-03T11:51:00Z">
                <w:pPr>
                  <w:pStyle w:val="af"/>
                  <w:ind w:firstLine="420"/>
                </w:pPr>
              </w:pPrChange>
            </w:pPr>
          </w:p>
        </w:tc>
        <w:tc>
          <w:tcPr>
            <w:tcW w:w="870" w:type="dxa"/>
            <w:noWrap/>
          </w:tcPr>
          <w:p w14:paraId="4272F8BB" w14:textId="77777777" w:rsidR="00FD5542" w:rsidRPr="00FD5542" w:rsidRDefault="00FD5542">
            <w:pPr>
              <w:pStyle w:val="af"/>
              <w:ind w:firstLineChars="0"/>
              <w:pPrChange w:id="460" w:author="刘全" w:date="2021-12-03T11:51:00Z">
                <w:pPr>
                  <w:pStyle w:val="af"/>
                  <w:ind w:firstLine="420"/>
                </w:pPr>
              </w:pPrChange>
            </w:pPr>
          </w:p>
        </w:tc>
        <w:tc>
          <w:tcPr>
            <w:tcW w:w="870" w:type="dxa"/>
            <w:noWrap/>
          </w:tcPr>
          <w:p w14:paraId="4FBD0901" w14:textId="77777777" w:rsidR="00FD5542" w:rsidRPr="00FD5542" w:rsidRDefault="00FD5542">
            <w:pPr>
              <w:pStyle w:val="af"/>
              <w:ind w:firstLineChars="0"/>
              <w:pPrChange w:id="461" w:author="刘全" w:date="2021-12-03T11:51:00Z">
                <w:pPr>
                  <w:pStyle w:val="af"/>
                  <w:ind w:firstLine="420"/>
                </w:pPr>
              </w:pPrChange>
            </w:pPr>
          </w:p>
        </w:tc>
        <w:tc>
          <w:tcPr>
            <w:tcW w:w="569" w:type="dxa"/>
            <w:noWrap/>
          </w:tcPr>
          <w:p w14:paraId="220F5ADC" w14:textId="77777777" w:rsidR="00FD5542" w:rsidRPr="00FD5542" w:rsidRDefault="00FD5542">
            <w:pPr>
              <w:pStyle w:val="af"/>
              <w:ind w:firstLineChars="0"/>
              <w:pPrChange w:id="462" w:author="刘全" w:date="2021-12-03T11:51:00Z">
                <w:pPr>
                  <w:pStyle w:val="af"/>
                  <w:ind w:firstLine="420"/>
                </w:pPr>
              </w:pPrChange>
            </w:pPr>
          </w:p>
        </w:tc>
        <w:tc>
          <w:tcPr>
            <w:tcW w:w="569" w:type="dxa"/>
            <w:noWrap/>
          </w:tcPr>
          <w:p w14:paraId="421D6830" w14:textId="77777777" w:rsidR="00FD5542" w:rsidRPr="00FD5542" w:rsidRDefault="00FD5542">
            <w:pPr>
              <w:pStyle w:val="af"/>
              <w:ind w:firstLineChars="0"/>
              <w:pPrChange w:id="463" w:author="刘全" w:date="2021-12-03T11:51:00Z">
                <w:pPr>
                  <w:pStyle w:val="af"/>
                  <w:ind w:firstLine="420"/>
                </w:pPr>
              </w:pPrChange>
            </w:pPr>
          </w:p>
        </w:tc>
      </w:tr>
    </w:tbl>
    <w:p w14:paraId="218CC038" w14:textId="77777777" w:rsidR="00FD5542" w:rsidRDefault="00FD5542" w:rsidP="00FD5542">
      <w:pPr>
        <w:pStyle w:val="21"/>
        <w:ind w:firstLine="480"/>
      </w:pPr>
    </w:p>
    <w:p w14:paraId="2FB6DBDE" w14:textId="47F89508" w:rsidR="00FD5542" w:rsidRPr="008E791A" w:rsidRDefault="00FD5542" w:rsidP="00FD5542">
      <w:pPr>
        <w:pStyle w:val="21"/>
        <w:ind w:firstLine="480"/>
        <w:rPr>
          <w:highlight w:val="yellow"/>
          <w:rPrChange w:id="464" w:author="刘全" w:date="2021-12-04T01:35:00Z">
            <w:rPr/>
          </w:rPrChange>
        </w:rPr>
      </w:pPr>
      <w:r w:rsidRPr="008E791A">
        <w:rPr>
          <w:rFonts w:hint="eastAsia"/>
          <w:highlight w:val="yellow"/>
          <w:rPrChange w:id="465" w:author="刘全" w:date="2021-12-04T01:35:00Z">
            <w:rPr>
              <w:rFonts w:hint="eastAsia"/>
            </w:rPr>
          </w:rPrChange>
        </w:rPr>
        <w:t>节点号是节点的唯一标识符</w:t>
      </w:r>
      <w:ins w:id="466" w:author="刘全" w:date="2021-12-04T01:36:00Z">
        <w:r w:rsidR="00EF6B70">
          <w:rPr>
            <w:rFonts w:hint="eastAsia"/>
            <w:highlight w:val="yellow"/>
          </w:rPr>
          <w:t>。</w:t>
        </w:r>
      </w:ins>
      <w:del w:id="467" w:author="刘全" w:date="2021-12-04T01:36:00Z">
        <w:r w:rsidRPr="008E791A" w:rsidDel="00EF6B70">
          <w:rPr>
            <w:rFonts w:hint="eastAsia"/>
            <w:highlight w:val="yellow"/>
            <w:rPrChange w:id="468" w:author="刘全" w:date="2021-12-04T01:35:00Z">
              <w:rPr>
                <w:rFonts w:hint="eastAsia"/>
              </w:rPr>
            </w:rPrChange>
          </w:rPr>
          <w:delText>；</w:delText>
        </w:r>
      </w:del>
    </w:p>
    <w:p w14:paraId="151D9DFB" w14:textId="4AE18001" w:rsidR="00FD5542" w:rsidDel="00EF6B70" w:rsidRDefault="00FD5542" w:rsidP="00FD5542">
      <w:pPr>
        <w:pStyle w:val="21"/>
        <w:ind w:firstLine="480"/>
        <w:rPr>
          <w:del w:id="469" w:author="刘全" w:date="2021-12-04T01:36:00Z"/>
        </w:rPr>
      </w:pPr>
      <w:del w:id="470" w:author="刘全" w:date="2021-12-04T01:36:00Z">
        <w:r w:rsidRPr="008E791A" w:rsidDel="00EF6B70">
          <w:rPr>
            <w:rFonts w:hint="eastAsia"/>
            <w:highlight w:val="yellow"/>
            <w:rPrChange w:id="471" w:author="刘全" w:date="2021-12-04T01:35:00Z">
              <w:rPr>
                <w:rFonts w:hint="eastAsia"/>
              </w:rPr>
            </w:rPrChange>
          </w:rPr>
          <w:delText>节点信息在用户道路采集时由系统自动生成：编号自动分配，坐标从三维</w:delText>
        </w:r>
        <w:r w:rsidRPr="008E791A" w:rsidDel="00EF6B70">
          <w:rPr>
            <w:highlight w:val="yellow"/>
            <w:rPrChange w:id="472" w:author="刘全" w:date="2021-12-04T01:35:00Z">
              <w:rPr/>
            </w:rPrChange>
          </w:rPr>
          <w:delText>AutoCAD</w:delText>
        </w:r>
        <w:r w:rsidRPr="008E791A" w:rsidDel="00EF6B70">
          <w:rPr>
            <w:rFonts w:hint="eastAsia"/>
            <w:highlight w:val="yellow"/>
            <w:rPrChange w:id="473" w:author="刘全" w:date="2021-12-04T01:35:00Z">
              <w:rPr>
                <w:rFonts w:hint="eastAsia"/>
              </w:rPr>
            </w:rPrChange>
          </w:rPr>
          <w:delText>图纸中提取。</w:delText>
        </w:r>
      </w:del>
    </w:p>
    <w:p w14:paraId="2C4260DB" w14:textId="57911063" w:rsidR="00FD5542" w:rsidDel="00EF6B70" w:rsidRDefault="00FD5542" w:rsidP="00FD5542">
      <w:pPr>
        <w:pStyle w:val="21"/>
        <w:ind w:firstLine="480"/>
        <w:rPr>
          <w:del w:id="474" w:author="刘全" w:date="2021-12-04T01:36:00Z"/>
        </w:rPr>
      </w:pPr>
      <w:del w:id="475" w:author="刘全" w:date="2021-12-04T01:36:00Z">
        <w:r w:rsidRPr="00624F14" w:rsidDel="00EF6B70">
          <w:rPr>
            <w:rFonts w:hint="eastAsia"/>
          </w:rPr>
          <w:delText>生</w:delText>
        </w:r>
        <w:r w:rsidDel="00EF6B70">
          <w:rPr>
            <w:rFonts w:hint="eastAsia"/>
          </w:rPr>
          <w:delText>、</w:delText>
        </w:r>
        <w:r w:rsidRPr="00D95FFC" w:rsidDel="00EF6B70">
          <w:rPr>
            <w:rFonts w:hint="eastAsia"/>
          </w:rPr>
          <w:delText>卒</w:delText>
        </w:r>
        <w:r w:rsidDel="00EF6B70">
          <w:rPr>
            <w:rFonts w:hint="eastAsia"/>
          </w:rPr>
          <w:delText>为节点的生命期，目前没有使用其生命期的概念。节点的类型参数目前没有使用。</w:delText>
        </w:r>
      </w:del>
    </w:p>
    <w:p w14:paraId="098A6DA8" w14:textId="608497EB" w:rsidR="00FD5542" w:rsidRDefault="00FD5542" w:rsidP="00FD5542">
      <w:pPr>
        <w:pStyle w:val="21"/>
        <w:ind w:firstLine="480"/>
      </w:pPr>
      <w:r>
        <w:rPr>
          <w:rFonts w:hint="eastAsia"/>
        </w:rPr>
        <w:t>节点表修改视图可以通过点击“节点信息”</w:t>
      </w:r>
      <w:r w:rsidRPr="00270D4E">
        <w:rPr>
          <w:noProof/>
        </w:rPr>
        <w:drawing>
          <wp:inline distT="0" distB="0" distL="0" distR="0" wp14:anchorId="0122C086" wp14:editId="54E7ED39">
            <wp:extent cx="381000" cy="36957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1000" cy="369570"/>
                    </a:xfrm>
                    <a:prstGeom prst="rect">
                      <a:avLst/>
                    </a:prstGeom>
                    <a:noFill/>
                    <a:ln>
                      <a:noFill/>
                    </a:ln>
                  </pic:spPr>
                </pic:pic>
              </a:graphicData>
            </a:graphic>
          </wp:inline>
        </w:drawing>
      </w:r>
      <w:r>
        <w:rPr>
          <w:rFonts w:hint="eastAsia"/>
        </w:rPr>
        <w:t>关联按钮弹出如</w:t>
      </w:r>
      <w:r>
        <w:fldChar w:fldCharType="begin"/>
      </w:r>
      <w:r>
        <w:rPr>
          <w:rFonts w:hint="eastAsia"/>
        </w:rPr>
        <w:instrText>ref</w:instrText>
      </w:r>
      <w:r>
        <w:instrText xml:space="preserve">  </w:instrText>
      </w:r>
      <w:r>
        <w:rPr>
          <w:rFonts w:hint="eastAsia"/>
        </w:rPr>
        <w:instrText>节点信息对话框</w:instrText>
      </w:r>
      <w:r>
        <w:fldChar w:fldCharType="separate"/>
      </w:r>
      <w:r w:rsidRPr="00586411">
        <w:rPr>
          <w:rFonts w:hint="eastAsia"/>
        </w:rPr>
        <w:t>图</w:t>
      </w:r>
      <w:r>
        <w:rPr>
          <w:noProof/>
        </w:rPr>
        <w:t>4</w:t>
      </w:r>
      <w:r w:rsidRPr="00586411">
        <w:t>.</w:t>
      </w:r>
      <w:r>
        <w:rPr>
          <w:noProof/>
        </w:rPr>
        <w:t>2</w:t>
      </w:r>
      <w:r>
        <w:fldChar w:fldCharType="end"/>
      </w:r>
      <w:r>
        <w:rPr>
          <w:rFonts w:hint="eastAsia"/>
        </w:rPr>
        <w:t>所示节点信息对话框。</w:t>
      </w:r>
    </w:p>
    <w:p w14:paraId="1E9D6D12" w14:textId="2555FAD7" w:rsidR="00FD5542" w:rsidRDefault="00FD5542" w:rsidP="00FD5542">
      <w:pPr>
        <w:pStyle w:val="af0"/>
      </w:pPr>
      <w:r w:rsidRPr="009B530E">
        <w:rPr>
          <w:noProof/>
        </w:rPr>
        <w:drawing>
          <wp:inline distT="0" distB="0" distL="0" distR="0" wp14:anchorId="2D409425" wp14:editId="7524F19D">
            <wp:extent cx="5749290" cy="2388870"/>
            <wp:effectExtent l="0" t="0" r="381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49290" cy="2388870"/>
                    </a:xfrm>
                    <a:prstGeom prst="rect">
                      <a:avLst/>
                    </a:prstGeom>
                    <a:noFill/>
                    <a:ln>
                      <a:noFill/>
                    </a:ln>
                  </pic:spPr>
                </pic:pic>
              </a:graphicData>
            </a:graphic>
          </wp:inline>
        </w:drawing>
      </w:r>
    </w:p>
    <w:p w14:paraId="186E175F" w14:textId="77777777" w:rsidR="00FD5542" w:rsidRDefault="00FD5542" w:rsidP="00FD5542">
      <w:pPr>
        <w:pStyle w:val="ad"/>
      </w:pPr>
      <w:bookmarkStart w:id="476" w:name="节点信息对话框"/>
      <w:r w:rsidRPr="00586411">
        <w:rPr>
          <w:rFonts w:hint="eastAsia"/>
        </w:rPr>
        <w:t>图</w:t>
      </w:r>
      <w:fldSimple w:instr=" STYLEREF 1 \s ">
        <w:r>
          <w:rPr>
            <w:noProof/>
          </w:rPr>
          <w:t>4</w:t>
        </w:r>
      </w:fldSimple>
      <w:r w:rsidRPr="00586411">
        <w:t>.</w:t>
      </w:r>
      <w:r w:rsidRPr="00586411">
        <w:fldChar w:fldCharType="begin"/>
      </w:r>
      <w:r w:rsidRPr="00586411">
        <w:instrText xml:space="preserve"> SEQ </w:instrText>
      </w:r>
      <w:r w:rsidRPr="00586411">
        <w:rPr>
          <w:rFonts w:hint="eastAsia"/>
        </w:rPr>
        <w:instrText>图</w:instrText>
      </w:r>
      <w:r w:rsidRPr="00586411">
        <w:rPr>
          <w:rFonts w:hint="eastAsia"/>
        </w:rPr>
        <w:instrText xml:space="preserve"> \* ARABIC \s 1</w:instrText>
      </w:r>
      <w:r w:rsidRPr="00586411">
        <w:instrText xml:space="preserve"> </w:instrText>
      </w:r>
      <w:r w:rsidRPr="00586411">
        <w:fldChar w:fldCharType="separate"/>
      </w:r>
      <w:r>
        <w:rPr>
          <w:noProof/>
        </w:rPr>
        <w:t>2</w:t>
      </w:r>
      <w:r w:rsidRPr="00586411">
        <w:fldChar w:fldCharType="end"/>
      </w:r>
      <w:bookmarkEnd w:id="476"/>
      <w:r>
        <w:rPr>
          <w:rFonts w:hint="eastAsia"/>
        </w:rPr>
        <w:tab/>
      </w:r>
      <w:r>
        <w:rPr>
          <w:rFonts w:hint="eastAsia"/>
        </w:rPr>
        <w:t>节点信息对话框</w:t>
      </w:r>
    </w:p>
    <w:p w14:paraId="52834418" w14:textId="77777777" w:rsidR="00FD5542" w:rsidRDefault="00FD5542">
      <w:pPr>
        <w:pStyle w:val="4"/>
        <w:pPrChange w:id="477" w:author="刘全" w:date="2021-12-03T11:52:00Z">
          <w:pPr>
            <w:pStyle w:val="3"/>
            <w:tabs>
              <w:tab w:val="num" w:pos="1080"/>
            </w:tabs>
            <w:spacing w:line="360" w:lineRule="auto"/>
            <w:textAlignment w:val="auto"/>
          </w:pPr>
        </w:pPrChange>
      </w:pPr>
      <w:bookmarkStart w:id="478" w:name="_Toc267473653"/>
      <w:r>
        <w:rPr>
          <w:rFonts w:hint="eastAsia"/>
        </w:rPr>
        <w:t>路段</w:t>
      </w:r>
      <w:bookmarkEnd w:id="478"/>
    </w:p>
    <w:p w14:paraId="10D8297C" w14:textId="77777777" w:rsidR="00FD5542" w:rsidRDefault="00FD5542" w:rsidP="00FD5542">
      <w:pPr>
        <w:pStyle w:val="21"/>
        <w:ind w:firstLine="480"/>
      </w:pPr>
      <w:r>
        <w:rPr>
          <w:rFonts w:hint="eastAsia"/>
        </w:rPr>
        <w:t>“路段”主要用于描述各段道路的信息，是道路描述的基本单元。数据库中对应描述表“路段”结构如</w:t>
      </w:r>
      <w:r>
        <w:fldChar w:fldCharType="begin"/>
      </w:r>
      <w:r>
        <w:instrText xml:space="preserve"> REF </w:instrText>
      </w:r>
      <w:r>
        <w:rPr>
          <w:rFonts w:hint="eastAsia"/>
        </w:rPr>
        <w:instrText>路段表的部分内容</w:instrText>
      </w:r>
      <w:r>
        <w:rPr>
          <w:rFonts w:hint="eastAsia"/>
        </w:rPr>
        <w:instrText xml:space="preserve"> \h</w:instrText>
      </w:r>
      <w:r>
        <w:instrText xml:space="preserve"> </w:instrText>
      </w:r>
      <w:r>
        <w:fldChar w:fldCharType="separate"/>
      </w:r>
      <w:ins w:id="479" w:author="刘全" w:date="2021-12-04T01:37:00Z">
        <w:r w:rsidR="00EF6B70">
          <w:rPr>
            <w:rFonts w:hint="eastAsia"/>
          </w:rPr>
          <w:t>表</w:t>
        </w:r>
        <w:r w:rsidR="00EF6B70">
          <w:rPr>
            <w:noProof/>
          </w:rPr>
          <w:t>4</w:t>
        </w:r>
        <w:r w:rsidR="00EF6B70" w:rsidRPr="00BC6B0D">
          <w:t>.</w:t>
        </w:r>
        <w:r w:rsidR="00EF6B70">
          <w:rPr>
            <w:noProof/>
          </w:rPr>
          <w:t>2</w:t>
        </w:r>
      </w:ins>
      <w:del w:id="480" w:author="刘全" w:date="2021-12-04T01:37:00Z">
        <w:r w:rsidDel="00EF6B70">
          <w:rPr>
            <w:rFonts w:hint="eastAsia"/>
          </w:rPr>
          <w:delText>表</w:delText>
        </w:r>
        <w:r w:rsidDel="00EF6B70">
          <w:rPr>
            <w:noProof/>
          </w:rPr>
          <w:delText>4</w:delText>
        </w:r>
        <w:r w:rsidRPr="00BC6B0D" w:rsidDel="00EF6B70">
          <w:delText>.</w:delText>
        </w:r>
        <w:r w:rsidDel="00EF6B70">
          <w:rPr>
            <w:noProof/>
          </w:rPr>
          <w:delText>2</w:delText>
        </w:r>
      </w:del>
      <w:r>
        <w:fldChar w:fldCharType="end"/>
      </w:r>
      <w:r>
        <w:rPr>
          <w:rFonts w:hint="eastAsia"/>
        </w:rPr>
        <w:t>所示。</w:t>
      </w:r>
    </w:p>
    <w:p w14:paraId="4FBC2894" w14:textId="77777777" w:rsidR="00FD5542" w:rsidRDefault="00FD5542" w:rsidP="00FD5542">
      <w:pPr>
        <w:pStyle w:val="ae"/>
      </w:pPr>
      <w:bookmarkStart w:id="481" w:name="路段表的部分内容"/>
      <w:r>
        <w:rPr>
          <w:rFonts w:hint="eastAsia"/>
        </w:rPr>
        <w:lastRenderedPageBreak/>
        <w:t>表</w:t>
      </w:r>
      <w:fldSimple w:instr=" STYLEREF 1 \s ">
        <w:r w:rsidR="00EF6B70">
          <w:rPr>
            <w:noProof/>
          </w:rPr>
          <w:t>4</w:t>
        </w:r>
      </w:fldSimple>
      <w:r w:rsidRPr="00BC6B0D">
        <w:t>.</w:t>
      </w:r>
      <w:r w:rsidRPr="00BC6B0D">
        <w:fldChar w:fldCharType="begin"/>
      </w:r>
      <w:r w:rsidRPr="00BC6B0D">
        <w:instrText xml:space="preserve"> SEQ </w:instrText>
      </w:r>
      <w:r>
        <w:rPr>
          <w:rFonts w:hint="eastAsia"/>
        </w:rPr>
        <w:instrText>表</w:instrText>
      </w:r>
      <w:r w:rsidRPr="00BC6B0D">
        <w:rPr>
          <w:rFonts w:hint="eastAsia"/>
        </w:rPr>
        <w:instrText xml:space="preserve"> \* ARABIC \s 1</w:instrText>
      </w:r>
      <w:r w:rsidRPr="00BC6B0D">
        <w:instrText xml:space="preserve"> </w:instrText>
      </w:r>
      <w:r w:rsidRPr="00BC6B0D">
        <w:fldChar w:fldCharType="separate"/>
      </w:r>
      <w:r w:rsidR="00EF6B70">
        <w:rPr>
          <w:noProof/>
        </w:rPr>
        <w:t>2</w:t>
      </w:r>
      <w:r w:rsidRPr="00BC6B0D">
        <w:fldChar w:fldCharType="end"/>
      </w:r>
      <w:bookmarkEnd w:id="481"/>
      <w:r w:rsidRPr="00BC6B0D">
        <w:rPr>
          <w:rFonts w:hint="eastAsia"/>
        </w:rPr>
        <w:tab/>
      </w:r>
      <w:r>
        <w:rPr>
          <w:rFonts w:hint="eastAsia"/>
        </w:rPr>
        <w:t>“路段”表的部分内容</w:t>
      </w:r>
    </w:p>
    <w:tbl>
      <w:tblPr>
        <w:tblStyle w:val="af1"/>
        <w:tblW w:w="4576" w:type="pct"/>
        <w:jc w:val="center"/>
        <w:tblLook w:val="01E0" w:firstRow="1" w:lastRow="1" w:firstColumn="1" w:lastColumn="1" w:noHBand="0" w:noVBand="0"/>
      </w:tblPr>
      <w:tblGrid>
        <w:gridCol w:w="1444"/>
        <w:gridCol w:w="791"/>
        <w:gridCol w:w="1143"/>
        <w:gridCol w:w="1341"/>
        <w:gridCol w:w="1341"/>
        <w:gridCol w:w="974"/>
        <w:gridCol w:w="869"/>
        <w:gridCol w:w="596"/>
      </w:tblGrid>
      <w:tr w:rsidR="00FD5542" w:rsidRPr="00601324" w14:paraId="0F7C64FE" w14:textId="77777777" w:rsidTr="00A2081F">
        <w:trPr>
          <w:trHeight w:val="255"/>
          <w:jc w:val="center"/>
        </w:trPr>
        <w:tc>
          <w:tcPr>
            <w:tcW w:w="1444" w:type="dxa"/>
            <w:noWrap/>
          </w:tcPr>
          <w:p w14:paraId="006D87E4" w14:textId="77777777" w:rsidR="00FD5542" w:rsidRPr="00601324" w:rsidRDefault="00FD5542">
            <w:pPr>
              <w:pStyle w:val="af"/>
              <w:ind w:firstLineChars="0"/>
              <w:rPr>
                <w:rFonts w:ascii="宋体" w:hAnsi="宋体"/>
              </w:rPr>
              <w:pPrChange w:id="482" w:author="刘全" w:date="2021-12-03T11:51:00Z">
                <w:pPr>
                  <w:pStyle w:val="af"/>
                  <w:ind w:firstLine="420"/>
                </w:pPr>
              </w:pPrChange>
            </w:pPr>
            <w:r w:rsidRPr="00601324">
              <w:rPr>
                <w:rFonts w:hint="eastAsia"/>
              </w:rPr>
              <w:t>编号</w:t>
            </w:r>
          </w:p>
        </w:tc>
        <w:tc>
          <w:tcPr>
            <w:tcW w:w="791" w:type="dxa"/>
            <w:noWrap/>
          </w:tcPr>
          <w:p w14:paraId="0502EC4E" w14:textId="77777777" w:rsidR="00FD5542" w:rsidRPr="00601324" w:rsidRDefault="00FD5542">
            <w:pPr>
              <w:pStyle w:val="af"/>
              <w:ind w:firstLineChars="0"/>
              <w:rPr>
                <w:rFonts w:ascii="宋体" w:hAnsi="宋体"/>
              </w:rPr>
              <w:pPrChange w:id="483" w:author="刘全" w:date="2021-12-03T11:51:00Z">
                <w:pPr>
                  <w:pStyle w:val="af"/>
                  <w:ind w:firstLine="420"/>
                </w:pPr>
              </w:pPrChange>
            </w:pPr>
            <w:r w:rsidRPr="00601324">
              <w:rPr>
                <w:rFonts w:hint="eastAsia"/>
              </w:rPr>
              <w:t>名称</w:t>
            </w:r>
          </w:p>
        </w:tc>
        <w:tc>
          <w:tcPr>
            <w:tcW w:w="1143" w:type="dxa"/>
            <w:noWrap/>
          </w:tcPr>
          <w:p w14:paraId="5C3021D6" w14:textId="77777777" w:rsidR="00FD5542" w:rsidRPr="00601324" w:rsidRDefault="00FD5542">
            <w:pPr>
              <w:pStyle w:val="af"/>
              <w:ind w:firstLineChars="0"/>
              <w:rPr>
                <w:rFonts w:ascii="宋体" w:hAnsi="宋体"/>
              </w:rPr>
              <w:pPrChange w:id="484" w:author="刘全" w:date="2021-12-03T11:51:00Z">
                <w:pPr>
                  <w:pStyle w:val="af"/>
                  <w:ind w:firstLine="420"/>
                </w:pPr>
              </w:pPrChange>
            </w:pPr>
            <w:r w:rsidRPr="00601324">
              <w:rPr>
                <w:rFonts w:hint="eastAsia"/>
              </w:rPr>
              <w:t>句柄</w:t>
            </w:r>
          </w:p>
        </w:tc>
        <w:tc>
          <w:tcPr>
            <w:tcW w:w="1341" w:type="dxa"/>
            <w:noWrap/>
          </w:tcPr>
          <w:p w14:paraId="3D8EE83D" w14:textId="77777777" w:rsidR="00FD5542" w:rsidRPr="00601324" w:rsidRDefault="00FD5542">
            <w:pPr>
              <w:pStyle w:val="af"/>
              <w:ind w:firstLineChars="0"/>
              <w:rPr>
                <w:rFonts w:ascii="宋体" w:hAnsi="宋体"/>
              </w:rPr>
              <w:pPrChange w:id="485" w:author="刘全" w:date="2021-12-03T11:51:00Z">
                <w:pPr>
                  <w:pStyle w:val="af"/>
                  <w:ind w:firstLine="420"/>
                </w:pPr>
              </w:pPrChange>
            </w:pPr>
            <w:r w:rsidRPr="00601324">
              <w:rPr>
                <w:rFonts w:hint="eastAsia"/>
              </w:rPr>
              <w:t>起点</w:t>
            </w:r>
          </w:p>
        </w:tc>
        <w:tc>
          <w:tcPr>
            <w:tcW w:w="1341" w:type="dxa"/>
            <w:noWrap/>
          </w:tcPr>
          <w:p w14:paraId="2E70506A" w14:textId="77777777" w:rsidR="00FD5542" w:rsidRPr="00601324" w:rsidRDefault="00FD5542">
            <w:pPr>
              <w:pStyle w:val="af"/>
              <w:ind w:firstLineChars="0"/>
              <w:rPr>
                <w:rFonts w:ascii="宋体" w:hAnsi="宋体"/>
              </w:rPr>
              <w:pPrChange w:id="486" w:author="刘全" w:date="2021-12-03T11:51:00Z">
                <w:pPr>
                  <w:pStyle w:val="af"/>
                  <w:ind w:firstLine="420"/>
                </w:pPr>
              </w:pPrChange>
            </w:pPr>
            <w:r w:rsidRPr="00601324">
              <w:rPr>
                <w:rFonts w:hint="eastAsia"/>
              </w:rPr>
              <w:t>终点</w:t>
            </w:r>
          </w:p>
        </w:tc>
        <w:tc>
          <w:tcPr>
            <w:tcW w:w="974" w:type="dxa"/>
            <w:noWrap/>
          </w:tcPr>
          <w:p w14:paraId="25C9CDB3" w14:textId="77777777" w:rsidR="00FD5542" w:rsidRPr="00601324" w:rsidRDefault="00FD5542">
            <w:pPr>
              <w:pStyle w:val="af"/>
              <w:ind w:firstLineChars="0"/>
              <w:rPr>
                <w:rFonts w:ascii="宋体" w:hAnsi="宋体"/>
              </w:rPr>
              <w:pPrChange w:id="487" w:author="刘全" w:date="2021-12-03T11:51:00Z">
                <w:pPr>
                  <w:pStyle w:val="af"/>
                  <w:ind w:firstLine="420"/>
                </w:pPr>
              </w:pPrChange>
            </w:pPr>
            <w:r w:rsidRPr="00601324">
              <w:rPr>
                <w:rFonts w:hint="eastAsia"/>
              </w:rPr>
              <w:t>长度</w:t>
            </w:r>
          </w:p>
        </w:tc>
        <w:tc>
          <w:tcPr>
            <w:tcW w:w="869" w:type="dxa"/>
            <w:noWrap/>
          </w:tcPr>
          <w:p w14:paraId="49E501AD" w14:textId="77777777" w:rsidR="00FD5542" w:rsidRPr="00601324" w:rsidRDefault="00FD5542">
            <w:pPr>
              <w:pStyle w:val="af"/>
              <w:ind w:firstLineChars="0"/>
              <w:rPr>
                <w:rFonts w:ascii="宋体" w:hAnsi="宋体"/>
              </w:rPr>
              <w:pPrChange w:id="488" w:author="刘全" w:date="2021-12-03T11:51:00Z">
                <w:pPr>
                  <w:pStyle w:val="af"/>
                  <w:ind w:firstLine="420"/>
                </w:pPr>
              </w:pPrChange>
            </w:pPr>
            <w:r w:rsidRPr="00601324">
              <w:rPr>
                <w:rFonts w:hint="eastAsia"/>
              </w:rPr>
              <w:t>高差</w:t>
            </w:r>
          </w:p>
        </w:tc>
        <w:tc>
          <w:tcPr>
            <w:tcW w:w="596" w:type="dxa"/>
            <w:noWrap/>
          </w:tcPr>
          <w:p w14:paraId="717E25C8" w14:textId="77777777" w:rsidR="00FD5542" w:rsidRPr="00601324" w:rsidRDefault="00FD5542">
            <w:pPr>
              <w:pStyle w:val="af"/>
              <w:ind w:firstLineChars="0"/>
              <w:rPr>
                <w:rFonts w:ascii="宋体" w:hAnsi="宋体"/>
              </w:rPr>
              <w:pPrChange w:id="489" w:author="刘全" w:date="2021-12-03T11:51:00Z">
                <w:pPr>
                  <w:pStyle w:val="af"/>
                  <w:ind w:firstLine="420"/>
                </w:pPr>
              </w:pPrChange>
            </w:pPr>
            <w:r w:rsidRPr="00601324">
              <w:rPr>
                <w:rFonts w:hint="eastAsia"/>
              </w:rPr>
              <w:t>坡度</w:t>
            </w:r>
          </w:p>
        </w:tc>
      </w:tr>
      <w:tr w:rsidR="00FD5542" w:rsidRPr="00601324" w14:paraId="2363D5FF" w14:textId="77777777" w:rsidTr="00A2081F">
        <w:trPr>
          <w:trHeight w:val="255"/>
          <w:jc w:val="center"/>
        </w:trPr>
        <w:tc>
          <w:tcPr>
            <w:tcW w:w="1444" w:type="dxa"/>
            <w:noWrap/>
          </w:tcPr>
          <w:p w14:paraId="323B1727" w14:textId="77777777" w:rsidR="00FD5542" w:rsidRPr="00601324" w:rsidRDefault="00FD5542">
            <w:pPr>
              <w:pStyle w:val="af"/>
              <w:ind w:firstLineChars="0"/>
              <w:rPr>
                <w:rFonts w:ascii="宋体" w:hAnsi="宋体"/>
              </w:rPr>
              <w:pPrChange w:id="490" w:author="刘全" w:date="2021-12-03T11:51:00Z">
                <w:pPr>
                  <w:pStyle w:val="af"/>
                  <w:ind w:firstLine="420"/>
                </w:pPr>
              </w:pPrChange>
            </w:pPr>
            <w:r w:rsidRPr="00601324">
              <w:rPr>
                <w:rFonts w:hint="eastAsia"/>
              </w:rPr>
              <w:t>220000000</w:t>
            </w:r>
          </w:p>
        </w:tc>
        <w:tc>
          <w:tcPr>
            <w:tcW w:w="791" w:type="dxa"/>
            <w:noWrap/>
          </w:tcPr>
          <w:p w14:paraId="1FF3F375" w14:textId="77777777" w:rsidR="00FD5542" w:rsidRPr="00601324" w:rsidRDefault="00FD5542">
            <w:pPr>
              <w:pStyle w:val="af"/>
              <w:ind w:firstLineChars="0"/>
              <w:rPr>
                <w:rFonts w:ascii="宋体" w:hAnsi="宋体"/>
              </w:rPr>
              <w:pPrChange w:id="491" w:author="刘全" w:date="2021-12-03T11:51:00Z">
                <w:pPr>
                  <w:pStyle w:val="af"/>
                  <w:ind w:firstLine="420"/>
                </w:pPr>
              </w:pPrChange>
            </w:pPr>
            <w:r w:rsidRPr="00601324">
              <w:rPr>
                <w:rFonts w:hint="eastAsia"/>
              </w:rPr>
              <w:t>编号保留</w:t>
            </w:r>
          </w:p>
        </w:tc>
        <w:tc>
          <w:tcPr>
            <w:tcW w:w="1143" w:type="dxa"/>
            <w:noWrap/>
          </w:tcPr>
          <w:p w14:paraId="6CCFA37F" w14:textId="77777777" w:rsidR="00FD5542" w:rsidRPr="00601324" w:rsidRDefault="00FD5542">
            <w:pPr>
              <w:pStyle w:val="af"/>
              <w:ind w:firstLineChars="0"/>
              <w:rPr>
                <w:rFonts w:ascii="宋体" w:hAnsi="宋体"/>
              </w:rPr>
              <w:pPrChange w:id="492" w:author="刘全" w:date="2021-12-03T11:51:00Z">
                <w:pPr>
                  <w:pStyle w:val="af"/>
                  <w:ind w:firstLine="420"/>
                </w:pPr>
              </w:pPrChange>
            </w:pPr>
          </w:p>
        </w:tc>
        <w:tc>
          <w:tcPr>
            <w:tcW w:w="1341" w:type="dxa"/>
            <w:noWrap/>
          </w:tcPr>
          <w:p w14:paraId="74C030BA" w14:textId="77777777" w:rsidR="00FD5542" w:rsidRPr="00601324" w:rsidRDefault="00FD5542">
            <w:pPr>
              <w:pStyle w:val="af"/>
              <w:ind w:firstLineChars="0"/>
              <w:rPr>
                <w:rFonts w:ascii="宋体" w:hAnsi="宋体"/>
              </w:rPr>
              <w:pPrChange w:id="493" w:author="刘全" w:date="2021-12-03T11:51:00Z">
                <w:pPr>
                  <w:pStyle w:val="af"/>
                  <w:ind w:firstLine="420"/>
                </w:pPr>
              </w:pPrChange>
            </w:pPr>
            <w:r w:rsidRPr="00601324">
              <w:rPr>
                <w:rFonts w:hint="eastAsia"/>
              </w:rPr>
              <w:t>200000000</w:t>
            </w:r>
          </w:p>
        </w:tc>
        <w:tc>
          <w:tcPr>
            <w:tcW w:w="1341" w:type="dxa"/>
            <w:noWrap/>
          </w:tcPr>
          <w:p w14:paraId="0C1A3780" w14:textId="77777777" w:rsidR="00FD5542" w:rsidRPr="00601324" w:rsidRDefault="00FD5542">
            <w:pPr>
              <w:pStyle w:val="af"/>
              <w:ind w:firstLineChars="0"/>
              <w:rPr>
                <w:rFonts w:ascii="宋体" w:hAnsi="宋体"/>
              </w:rPr>
              <w:pPrChange w:id="494" w:author="刘全" w:date="2021-12-03T11:51:00Z">
                <w:pPr>
                  <w:pStyle w:val="af"/>
                  <w:ind w:firstLine="420"/>
                </w:pPr>
              </w:pPrChange>
            </w:pPr>
            <w:r w:rsidRPr="00601324">
              <w:rPr>
                <w:rFonts w:hint="eastAsia"/>
              </w:rPr>
              <w:t>200000000</w:t>
            </w:r>
          </w:p>
        </w:tc>
        <w:tc>
          <w:tcPr>
            <w:tcW w:w="974" w:type="dxa"/>
            <w:noWrap/>
          </w:tcPr>
          <w:p w14:paraId="64CFDA93" w14:textId="77777777" w:rsidR="00FD5542" w:rsidRPr="00601324" w:rsidRDefault="00FD5542">
            <w:pPr>
              <w:pStyle w:val="af"/>
              <w:ind w:firstLineChars="0"/>
              <w:rPr>
                <w:rFonts w:ascii="宋体" w:hAnsi="宋体"/>
              </w:rPr>
              <w:pPrChange w:id="495" w:author="刘全" w:date="2021-12-03T11:51:00Z">
                <w:pPr>
                  <w:pStyle w:val="af"/>
                  <w:ind w:firstLine="420"/>
                </w:pPr>
              </w:pPrChange>
            </w:pPr>
          </w:p>
        </w:tc>
        <w:tc>
          <w:tcPr>
            <w:tcW w:w="869" w:type="dxa"/>
            <w:noWrap/>
          </w:tcPr>
          <w:p w14:paraId="150138A2" w14:textId="77777777" w:rsidR="00FD5542" w:rsidRPr="00601324" w:rsidRDefault="00FD5542">
            <w:pPr>
              <w:pStyle w:val="af"/>
              <w:ind w:firstLineChars="0"/>
              <w:rPr>
                <w:rFonts w:ascii="宋体" w:hAnsi="宋体"/>
              </w:rPr>
              <w:pPrChange w:id="496" w:author="刘全" w:date="2021-12-03T11:51:00Z">
                <w:pPr>
                  <w:pStyle w:val="af"/>
                  <w:ind w:firstLine="420"/>
                </w:pPr>
              </w:pPrChange>
            </w:pPr>
          </w:p>
        </w:tc>
        <w:tc>
          <w:tcPr>
            <w:tcW w:w="596" w:type="dxa"/>
            <w:noWrap/>
          </w:tcPr>
          <w:p w14:paraId="6AE662A9" w14:textId="77777777" w:rsidR="00FD5542" w:rsidRPr="00601324" w:rsidRDefault="00FD5542">
            <w:pPr>
              <w:pStyle w:val="af"/>
              <w:ind w:firstLineChars="0"/>
              <w:rPr>
                <w:rFonts w:ascii="宋体" w:hAnsi="宋体"/>
              </w:rPr>
              <w:pPrChange w:id="497" w:author="刘全" w:date="2021-12-03T11:51:00Z">
                <w:pPr>
                  <w:pStyle w:val="af"/>
                  <w:ind w:firstLine="420"/>
                </w:pPr>
              </w:pPrChange>
            </w:pPr>
          </w:p>
        </w:tc>
      </w:tr>
      <w:tr w:rsidR="00FD5542" w:rsidRPr="00601324" w14:paraId="6D40D988" w14:textId="77777777" w:rsidTr="00A2081F">
        <w:trPr>
          <w:trHeight w:val="255"/>
          <w:jc w:val="center"/>
        </w:trPr>
        <w:tc>
          <w:tcPr>
            <w:tcW w:w="1444" w:type="dxa"/>
            <w:noWrap/>
          </w:tcPr>
          <w:p w14:paraId="481560FE" w14:textId="77777777" w:rsidR="00FD5542" w:rsidRPr="00601324" w:rsidRDefault="00FD5542">
            <w:pPr>
              <w:pStyle w:val="af"/>
              <w:ind w:firstLineChars="0"/>
              <w:rPr>
                <w:rFonts w:ascii="宋体" w:hAnsi="宋体"/>
              </w:rPr>
              <w:pPrChange w:id="498" w:author="刘全" w:date="2021-12-03T11:51:00Z">
                <w:pPr>
                  <w:pStyle w:val="af"/>
                  <w:ind w:firstLine="420"/>
                </w:pPr>
              </w:pPrChange>
            </w:pPr>
            <w:r w:rsidRPr="00601324">
              <w:rPr>
                <w:rFonts w:hint="eastAsia"/>
              </w:rPr>
              <w:t>220000330</w:t>
            </w:r>
          </w:p>
        </w:tc>
        <w:tc>
          <w:tcPr>
            <w:tcW w:w="791" w:type="dxa"/>
            <w:noWrap/>
          </w:tcPr>
          <w:p w14:paraId="7736C371" w14:textId="77777777" w:rsidR="00FD5542" w:rsidRPr="00601324" w:rsidRDefault="00FD5542">
            <w:pPr>
              <w:pStyle w:val="af"/>
              <w:ind w:firstLineChars="0"/>
              <w:rPr>
                <w:rFonts w:ascii="宋体" w:hAnsi="宋体"/>
              </w:rPr>
              <w:pPrChange w:id="499" w:author="刘全" w:date="2021-12-03T11:51:00Z">
                <w:pPr>
                  <w:pStyle w:val="af"/>
                  <w:ind w:firstLine="420"/>
                </w:pPr>
              </w:pPrChange>
            </w:pPr>
            <w:r w:rsidRPr="00601324">
              <w:rPr>
                <w:rFonts w:hint="eastAsia"/>
              </w:rPr>
              <w:t>zd3</w:t>
            </w:r>
          </w:p>
        </w:tc>
        <w:tc>
          <w:tcPr>
            <w:tcW w:w="1143" w:type="dxa"/>
            <w:noWrap/>
          </w:tcPr>
          <w:p w14:paraId="0AF4B7B8" w14:textId="77777777" w:rsidR="00FD5542" w:rsidRPr="00601324" w:rsidRDefault="00FD5542">
            <w:pPr>
              <w:pStyle w:val="af"/>
              <w:ind w:firstLineChars="0"/>
              <w:rPr>
                <w:rFonts w:ascii="宋体" w:hAnsi="宋体"/>
              </w:rPr>
              <w:pPrChange w:id="500" w:author="刘全" w:date="2021-12-03T11:51:00Z">
                <w:pPr>
                  <w:pStyle w:val="af"/>
                  <w:ind w:firstLine="420"/>
                </w:pPr>
              </w:pPrChange>
            </w:pPr>
            <w:r w:rsidRPr="00601324">
              <w:rPr>
                <w:rFonts w:hint="eastAsia"/>
              </w:rPr>
              <w:t>2B7399</w:t>
            </w:r>
          </w:p>
        </w:tc>
        <w:tc>
          <w:tcPr>
            <w:tcW w:w="1341" w:type="dxa"/>
            <w:noWrap/>
          </w:tcPr>
          <w:p w14:paraId="6938D672" w14:textId="77777777" w:rsidR="00FD5542" w:rsidRPr="00601324" w:rsidRDefault="00FD5542">
            <w:pPr>
              <w:pStyle w:val="af"/>
              <w:ind w:firstLineChars="0"/>
              <w:rPr>
                <w:rFonts w:ascii="宋体" w:hAnsi="宋体"/>
              </w:rPr>
              <w:pPrChange w:id="501" w:author="刘全" w:date="2021-12-03T11:51:00Z">
                <w:pPr>
                  <w:pStyle w:val="af"/>
                  <w:ind w:firstLine="420"/>
                </w:pPr>
              </w:pPrChange>
            </w:pPr>
            <w:r w:rsidRPr="00601324">
              <w:rPr>
                <w:rFonts w:hint="eastAsia"/>
              </w:rPr>
              <w:t>200000339</w:t>
            </w:r>
          </w:p>
        </w:tc>
        <w:tc>
          <w:tcPr>
            <w:tcW w:w="1341" w:type="dxa"/>
            <w:noWrap/>
          </w:tcPr>
          <w:p w14:paraId="4487D3FE" w14:textId="77777777" w:rsidR="00FD5542" w:rsidRPr="00601324" w:rsidRDefault="00FD5542">
            <w:pPr>
              <w:pStyle w:val="af"/>
              <w:ind w:firstLineChars="0"/>
              <w:rPr>
                <w:rFonts w:ascii="宋体" w:hAnsi="宋体"/>
              </w:rPr>
              <w:pPrChange w:id="502" w:author="刘全" w:date="2021-12-03T11:51:00Z">
                <w:pPr>
                  <w:pStyle w:val="af"/>
                  <w:ind w:firstLine="420"/>
                </w:pPr>
              </w:pPrChange>
            </w:pPr>
            <w:r w:rsidRPr="00601324">
              <w:rPr>
                <w:rFonts w:hint="eastAsia"/>
              </w:rPr>
              <w:t>200000340</w:t>
            </w:r>
          </w:p>
        </w:tc>
        <w:tc>
          <w:tcPr>
            <w:tcW w:w="974" w:type="dxa"/>
            <w:noWrap/>
          </w:tcPr>
          <w:p w14:paraId="29DC856D" w14:textId="77777777" w:rsidR="00FD5542" w:rsidRPr="00601324" w:rsidRDefault="00FD5542">
            <w:pPr>
              <w:pStyle w:val="af"/>
              <w:ind w:firstLineChars="0"/>
              <w:jc w:val="right"/>
              <w:rPr>
                <w:rFonts w:ascii="宋体" w:hAnsi="宋体"/>
              </w:rPr>
              <w:pPrChange w:id="503" w:author="刘全" w:date="2021-12-03T11:51:00Z">
                <w:pPr>
                  <w:pStyle w:val="af"/>
                  <w:ind w:firstLine="420"/>
                  <w:jc w:val="right"/>
                </w:pPr>
              </w:pPrChange>
            </w:pPr>
            <w:r w:rsidRPr="00601324">
              <w:rPr>
                <w:rFonts w:hint="eastAsia"/>
              </w:rPr>
              <w:t>557.7</w:t>
            </w:r>
          </w:p>
        </w:tc>
        <w:tc>
          <w:tcPr>
            <w:tcW w:w="869" w:type="dxa"/>
            <w:noWrap/>
          </w:tcPr>
          <w:p w14:paraId="0BF76B63" w14:textId="77777777" w:rsidR="00FD5542" w:rsidRPr="00601324" w:rsidRDefault="00FD5542">
            <w:pPr>
              <w:pStyle w:val="af"/>
              <w:ind w:firstLineChars="0"/>
              <w:jc w:val="right"/>
              <w:rPr>
                <w:rFonts w:ascii="宋体" w:hAnsi="宋体"/>
              </w:rPr>
              <w:pPrChange w:id="504" w:author="刘全" w:date="2021-12-03T11:51:00Z">
                <w:pPr>
                  <w:pStyle w:val="af"/>
                  <w:ind w:firstLine="420"/>
                  <w:jc w:val="right"/>
                </w:pPr>
              </w:pPrChange>
            </w:pPr>
            <w:r w:rsidRPr="00601324">
              <w:rPr>
                <w:rFonts w:hint="eastAsia"/>
              </w:rPr>
              <w:t>710.0</w:t>
            </w:r>
          </w:p>
        </w:tc>
        <w:tc>
          <w:tcPr>
            <w:tcW w:w="596" w:type="dxa"/>
            <w:noWrap/>
          </w:tcPr>
          <w:p w14:paraId="2DDF5EB4" w14:textId="77777777" w:rsidR="00FD5542" w:rsidRPr="00601324" w:rsidRDefault="00FD5542">
            <w:pPr>
              <w:pStyle w:val="af"/>
              <w:ind w:firstLineChars="0"/>
              <w:jc w:val="right"/>
              <w:rPr>
                <w:rFonts w:ascii="宋体" w:hAnsi="宋体"/>
              </w:rPr>
              <w:pPrChange w:id="505" w:author="刘全" w:date="2021-12-03T11:51:00Z">
                <w:pPr>
                  <w:pStyle w:val="af"/>
                  <w:ind w:firstLine="420"/>
                  <w:jc w:val="right"/>
                </w:pPr>
              </w:pPrChange>
            </w:pPr>
            <w:r w:rsidRPr="00601324">
              <w:rPr>
                <w:rFonts w:hint="eastAsia"/>
              </w:rPr>
              <w:t>1.3</w:t>
            </w:r>
          </w:p>
        </w:tc>
      </w:tr>
      <w:tr w:rsidR="00FD5542" w:rsidRPr="00601324" w14:paraId="11258C86" w14:textId="77777777" w:rsidTr="00A2081F">
        <w:trPr>
          <w:trHeight w:val="255"/>
          <w:jc w:val="center"/>
        </w:trPr>
        <w:tc>
          <w:tcPr>
            <w:tcW w:w="1444" w:type="dxa"/>
            <w:noWrap/>
          </w:tcPr>
          <w:p w14:paraId="6BE634CF" w14:textId="77777777" w:rsidR="00FD5542" w:rsidRPr="00601324" w:rsidRDefault="00FD5542">
            <w:pPr>
              <w:pStyle w:val="af"/>
              <w:ind w:firstLineChars="0"/>
              <w:rPr>
                <w:rFonts w:ascii="宋体" w:hAnsi="宋体"/>
              </w:rPr>
              <w:pPrChange w:id="506" w:author="刘全" w:date="2021-12-03T11:51:00Z">
                <w:pPr>
                  <w:pStyle w:val="af"/>
                  <w:ind w:firstLine="420"/>
                </w:pPr>
              </w:pPrChange>
            </w:pPr>
            <w:r w:rsidRPr="00601324">
              <w:rPr>
                <w:rFonts w:hint="eastAsia"/>
              </w:rPr>
              <w:t>220000337</w:t>
            </w:r>
          </w:p>
        </w:tc>
        <w:tc>
          <w:tcPr>
            <w:tcW w:w="791" w:type="dxa"/>
            <w:noWrap/>
          </w:tcPr>
          <w:p w14:paraId="7984D385" w14:textId="77777777" w:rsidR="00FD5542" w:rsidRPr="00601324" w:rsidRDefault="00FD5542">
            <w:pPr>
              <w:pStyle w:val="af"/>
              <w:ind w:firstLineChars="0"/>
              <w:rPr>
                <w:rFonts w:ascii="宋体" w:hAnsi="宋体"/>
              </w:rPr>
              <w:pPrChange w:id="507" w:author="刘全" w:date="2021-12-03T11:51:00Z">
                <w:pPr>
                  <w:pStyle w:val="af"/>
                  <w:ind w:firstLine="420"/>
                </w:pPr>
              </w:pPrChange>
            </w:pPr>
            <w:r w:rsidRPr="00601324">
              <w:rPr>
                <w:rFonts w:hint="eastAsia"/>
              </w:rPr>
              <w:t>zg3</w:t>
            </w:r>
          </w:p>
        </w:tc>
        <w:tc>
          <w:tcPr>
            <w:tcW w:w="1143" w:type="dxa"/>
            <w:noWrap/>
          </w:tcPr>
          <w:p w14:paraId="77B38BED" w14:textId="77777777" w:rsidR="00FD5542" w:rsidRPr="00601324" w:rsidRDefault="00FD5542">
            <w:pPr>
              <w:pStyle w:val="af"/>
              <w:ind w:firstLineChars="0"/>
              <w:rPr>
                <w:rFonts w:ascii="宋体" w:hAnsi="宋体"/>
              </w:rPr>
              <w:pPrChange w:id="508" w:author="刘全" w:date="2021-12-03T11:51:00Z">
                <w:pPr>
                  <w:pStyle w:val="af"/>
                  <w:ind w:firstLine="420"/>
                </w:pPr>
              </w:pPrChange>
            </w:pPr>
            <w:r w:rsidRPr="00601324">
              <w:rPr>
                <w:rFonts w:hint="eastAsia"/>
              </w:rPr>
              <w:t>2B9E4C</w:t>
            </w:r>
          </w:p>
        </w:tc>
        <w:tc>
          <w:tcPr>
            <w:tcW w:w="1341" w:type="dxa"/>
            <w:noWrap/>
          </w:tcPr>
          <w:p w14:paraId="3E0BF19E" w14:textId="77777777" w:rsidR="00FD5542" w:rsidRPr="00601324" w:rsidRDefault="00FD5542">
            <w:pPr>
              <w:pStyle w:val="af"/>
              <w:ind w:firstLineChars="0"/>
              <w:rPr>
                <w:rFonts w:ascii="宋体" w:hAnsi="宋体"/>
              </w:rPr>
              <w:pPrChange w:id="509" w:author="刘全" w:date="2021-12-03T11:51:00Z">
                <w:pPr>
                  <w:pStyle w:val="af"/>
                  <w:ind w:firstLine="420"/>
                </w:pPr>
              </w:pPrChange>
            </w:pPr>
            <w:r w:rsidRPr="00601324">
              <w:rPr>
                <w:rFonts w:hint="eastAsia"/>
              </w:rPr>
              <w:t>200000006</w:t>
            </w:r>
          </w:p>
        </w:tc>
        <w:tc>
          <w:tcPr>
            <w:tcW w:w="1341" w:type="dxa"/>
            <w:noWrap/>
          </w:tcPr>
          <w:p w14:paraId="6B41113D" w14:textId="77777777" w:rsidR="00FD5542" w:rsidRPr="00601324" w:rsidRDefault="00FD5542">
            <w:pPr>
              <w:pStyle w:val="af"/>
              <w:ind w:firstLineChars="0"/>
              <w:rPr>
                <w:rFonts w:ascii="宋体" w:hAnsi="宋体"/>
              </w:rPr>
              <w:pPrChange w:id="510" w:author="刘全" w:date="2021-12-03T11:51:00Z">
                <w:pPr>
                  <w:pStyle w:val="af"/>
                  <w:ind w:firstLine="420"/>
                </w:pPr>
              </w:pPrChange>
            </w:pPr>
            <w:r w:rsidRPr="00601324">
              <w:rPr>
                <w:rFonts w:hint="eastAsia"/>
              </w:rPr>
              <w:t>200000005</w:t>
            </w:r>
          </w:p>
        </w:tc>
        <w:tc>
          <w:tcPr>
            <w:tcW w:w="974" w:type="dxa"/>
            <w:noWrap/>
          </w:tcPr>
          <w:p w14:paraId="3A3F3F01" w14:textId="77777777" w:rsidR="00FD5542" w:rsidRPr="00601324" w:rsidRDefault="00FD5542">
            <w:pPr>
              <w:pStyle w:val="af"/>
              <w:ind w:firstLineChars="0"/>
              <w:jc w:val="right"/>
              <w:rPr>
                <w:rFonts w:ascii="宋体" w:hAnsi="宋体"/>
              </w:rPr>
              <w:pPrChange w:id="511" w:author="刘全" w:date="2021-12-03T11:51:00Z">
                <w:pPr>
                  <w:pStyle w:val="af"/>
                  <w:ind w:firstLine="420"/>
                  <w:jc w:val="right"/>
                </w:pPr>
              </w:pPrChange>
            </w:pPr>
            <w:r w:rsidRPr="00601324">
              <w:rPr>
                <w:rFonts w:hint="eastAsia"/>
              </w:rPr>
              <w:t>50.0</w:t>
            </w:r>
          </w:p>
        </w:tc>
        <w:tc>
          <w:tcPr>
            <w:tcW w:w="869" w:type="dxa"/>
            <w:noWrap/>
          </w:tcPr>
          <w:p w14:paraId="2760EE4B" w14:textId="77777777" w:rsidR="00FD5542" w:rsidRPr="00601324" w:rsidRDefault="00FD5542">
            <w:pPr>
              <w:pStyle w:val="af"/>
              <w:ind w:firstLineChars="0"/>
              <w:jc w:val="right"/>
              <w:rPr>
                <w:rFonts w:ascii="宋体" w:hAnsi="宋体"/>
              </w:rPr>
              <w:pPrChange w:id="512" w:author="刘全" w:date="2021-12-03T11:51:00Z">
                <w:pPr>
                  <w:pStyle w:val="af"/>
                  <w:ind w:firstLine="420"/>
                  <w:jc w:val="right"/>
                </w:pPr>
              </w:pPrChange>
            </w:pPr>
            <w:r w:rsidRPr="00601324">
              <w:rPr>
                <w:rFonts w:hint="eastAsia"/>
              </w:rPr>
              <w:t>0.0</w:t>
            </w:r>
          </w:p>
        </w:tc>
        <w:tc>
          <w:tcPr>
            <w:tcW w:w="596" w:type="dxa"/>
            <w:noWrap/>
          </w:tcPr>
          <w:p w14:paraId="4CA2806C" w14:textId="77777777" w:rsidR="00FD5542" w:rsidRPr="00601324" w:rsidRDefault="00FD5542">
            <w:pPr>
              <w:pStyle w:val="af"/>
              <w:ind w:firstLineChars="0"/>
              <w:jc w:val="right"/>
              <w:rPr>
                <w:rFonts w:ascii="宋体" w:hAnsi="宋体"/>
              </w:rPr>
              <w:pPrChange w:id="513" w:author="刘全" w:date="2021-12-03T11:51:00Z">
                <w:pPr>
                  <w:pStyle w:val="af"/>
                  <w:ind w:firstLine="420"/>
                  <w:jc w:val="right"/>
                </w:pPr>
              </w:pPrChange>
            </w:pPr>
            <w:r w:rsidRPr="00601324">
              <w:rPr>
                <w:rFonts w:hint="eastAsia"/>
              </w:rPr>
              <w:t>0.0</w:t>
            </w:r>
          </w:p>
        </w:tc>
      </w:tr>
      <w:tr w:rsidR="00FD5542" w:rsidRPr="00601324" w14:paraId="4CD2A601" w14:textId="77777777" w:rsidTr="00A2081F">
        <w:trPr>
          <w:trHeight w:val="255"/>
          <w:jc w:val="center"/>
        </w:trPr>
        <w:tc>
          <w:tcPr>
            <w:tcW w:w="1444" w:type="dxa"/>
            <w:noWrap/>
          </w:tcPr>
          <w:p w14:paraId="688CA99F" w14:textId="77777777" w:rsidR="00FD5542" w:rsidRPr="00601324" w:rsidRDefault="00FD5542">
            <w:pPr>
              <w:pStyle w:val="af"/>
              <w:ind w:firstLineChars="0"/>
              <w:rPr>
                <w:rFonts w:ascii="宋体" w:hAnsi="宋体"/>
              </w:rPr>
              <w:pPrChange w:id="514" w:author="刘全" w:date="2021-12-03T11:51:00Z">
                <w:pPr>
                  <w:pStyle w:val="af"/>
                  <w:ind w:firstLine="420"/>
                </w:pPr>
              </w:pPrChange>
            </w:pPr>
            <w:r w:rsidRPr="00601324">
              <w:rPr>
                <w:rFonts w:hint="eastAsia"/>
              </w:rPr>
              <w:t>220000353</w:t>
            </w:r>
          </w:p>
        </w:tc>
        <w:tc>
          <w:tcPr>
            <w:tcW w:w="791" w:type="dxa"/>
            <w:noWrap/>
          </w:tcPr>
          <w:p w14:paraId="77543AC2" w14:textId="77777777" w:rsidR="00FD5542" w:rsidRPr="00601324" w:rsidRDefault="00FD5542">
            <w:pPr>
              <w:pStyle w:val="af"/>
              <w:ind w:firstLineChars="0"/>
              <w:rPr>
                <w:rFonts w:ascii="宋体" w:hAnsi="宋体"/>
              </w:rPr>
              <w:pPrChange w:id="515" w:author="刘全" w:date="2021-12-03T11:51:00Z">
                <w:pPr>
                  <w:pStyle w:val="af"/>
                  <w:ind w:firstLine="420"/>
                </w:pPr>
              </w:pPrChange>
            </w:pPr>
            <w:r w:rsidRPr="00601324">
              <w:rPr>
                <w:rFonts w:hint="eastAsia"/>
              </w:rPr>
              <w:t>301#</w:t>
            </w:r>
          </w:p>
        </w:tc>
        <w:tc>
          <w:tcPr>
            <w:tcW w:w="1143" w:type="dxa"/>
            <w:noWrap/>
          </w:tcPr>
          <w:p w14:paraId="755F2A4C" w14:textId="77777777" w:rsidR="00FD5542" w:rsidRPr="00601324" w:rsidRDefault="00FD5542">
            <w:pPr>
              <w:pStyle w:val="af"/>
              <w:ind w:firstLineChars="0"/>
              <w:rPr>
                <w:rFonts w:ascii="宋体" w:hAnsi="宋体"/>
              </w:rPr>
              <w:pPrChange w:id="516" w:author="刘全" w:date="2021-12-03T11:51:00Z">
                <w:pPr>
                  <w:pStyle w:val="af"/>
                  <w:ind w:firstLine="420"/>
                </w:pPr>
              </w:pPrChange>
            </w:pPr>
            <w:r w:rsidRPr="00601324">
              <w:rPr>
                <w:rFonts w:hint="eastAsia"/>
              </w:rPr>
              <w:t>2C1B54</w:t>
            </w:r>
          </w:p>
        </w:tc>
        <w:tc>
          <w:tcPr>
            <w:tcW w:w="1341" w:type="dxa"/>
            <w:noWrap/>
          </w:tcPr>
          <w:p w14:paraId="5EE68F55" w14:textId="77777777" w:rsidR="00FD5542" w:rsidRPr="00601324" w:rsidRDefault="00FD5542">
            <w:pPr>
              <w:pStyle w:val="af"/>
              <w:ind w:firstLineChars="0"/>
              <w:rPr>
                <w:rFonts w:ascii="宋体" w:hAnsi="宋体"/>
              </w:rPr>
              <w:pPrChange w:id="517" w:author="刘全" w:date="2021-12-03T11:51:00Z">
                <w:pPr>
                  <w:pStyle w:val="af"/>
                  <w:ind w:firstLine="420"/>
                </w:pPr>
              </w:pPrChange>
            </w:pPr>
            <w:r w:rsidRPr="00601324">
              <w:rPr>
                <w:rFonts w:hint="eastAsia"/>
              </w:rPr>
              <w:t>200000090</w:t>
            </w:r>
          </w:p>
        </w:tc>
        <w:tc>
          <w:tcPr>
            <w:tcW w:w="1341" w:type="dxa"/>
            <w:noWrap/>
          </w:tcPr>
          <w:p w14:paraId="4E15951B" w14:textId="77777777" w:rsidR="00FD5542" w:rsidRPr="00601324" w:rsidRDefault="00FD5542">
            <w:pPr>
              <w:pStyle w:val="af"/>
              <w:ind w:firstLineChars="0"/>
              <w:rPr>
                <w:rFonts w:ascii="宋体" w:hAnsi="宋体"/>
              </w:rPr>
              <w:pPrChange w:id="518" w:author="刘全" w:date="2021-12-03T11:51:00Z">
                <w:pPr>
                  <w:pStyle w:val="af"/>
                  <w:ind w:firstLine="420"/>
                </w:pPr>
              </w:pPrChange>
            </w:pPr>
            <w:r w:rsidRPr="00601324">
              <w:rPr>
                <w:rFonts w:hint="eastAsia"/>
              </w:rPr>
              <w:t>200000093</w:t>
            </w:r>
          </w:p>
        </w:tc>
        <w:tc>
          <w:tcPr>
            <w:tcW w:w="974" w:type="dxa"/>
            <w:noWrap/>
          </w:tcPr>
          <w:p w14:paraId="2D0615DC" w14:textId="77777777" w:rsidR="00FD5542" w:rsidRPr="00601324" w:rsidRDefault="00FD5542">
            <w:pPr>
              <w:pStyle w:val="af"/>
              <w:ind w:firstLineChars="0"/>
              <w:jc w:val="right"/>
              <w:rPr>
                <w:rFonts w:ascii="宋体" w:hAnsi="宋体"/>
              </w:rPr>
              <w:pPrChange w:id="519" w:author="刘全" w:date="2021-12-03T11:51:00Z">
                <w:pPr>
                  <w:pStyle w:val="af"/>
                  <w:ind w:firstLine="420"/>
                  <w:jc w:val="right"/>
                </w:pPr>
              </w:pPrChange>
            </w:pPr>
            <w:r w:rsidRPr="00601324">
              <w:rPr>
                <w:rFonts w:hint="eastAsia"/>
              </w:rPr>
              <w:t>204.6</w:t>
            </w:r>
          </w:p>
        </w:tc>
        <w:tc>
          <w:tcPr>
            <w:tcW w:w="869" w:type="dxa"/>
            <w:noWrap/>
          </w:tcPr>
          <w:p w14:paraId="5D8165B9" w14:textId="77777777" w:rsidR="00FD5542" w:rsidRPr="00601324" w:rsidRDefault="00FD5542">
            <w:pPr>
              <w:pStyle w:val="af"/>
              <w:ind w:firstLineChars="0"/>
              <w:jc w:val="right"/>
              <w:rPr>
                <w:rFonts w:ascii="宋体" w:hAnsi="宋体"/>
              </w:rPr>
              <w:pPrChange w:id="520" w:author="刘全" w:date="2021-12-03T11:51:00Z">
                <w:pPr>
                  <w:pStyle w:val="af"/>
                  <w:ind w:firstLine="420"/>
                  <w:jc w:val="right"/>
                </w:pPr>
              </w:pPrChange>
            </w:pPr>
            <w:r w:rsidRPr="00601324">
              <w:rPr>
                <w:rFonts w:hint="eastAsia"/>
              </w:rPr>
              <w:t>0.0</w:t>
            </w:r>
          </w:p>
        </w:tc>
        <w:tc>
          <w:tcPr>
            <w:tcW w:w="596" w:type="dxa"/>
            <w:noWrap/>
          </w:tcPr>
          <w:p w14:paraId="48284B04" w14:textId="77777777" w:rsidR="00FD5542" w:rsidRPr="00601324" w:rsidRDefault="00FD5542">
            <w:pPr>
              <w:pStyle w:val="af"/>
              <w:ind w:firstLineChars="0"/>
              <w:jc w:val="right"/>
              <w:rPr>
                <w:rFonts w:ascii="宋体" w:hAnsi="宋体"/>
              </w:rPr>
              <w:pPrChange w:id="521" w:author="刘全" w:date="2021-12-03T11:51:00Z">
                <w:pPr>
                  <w:pStyle w:val="af"/>
                  <w:ind w:firstLine="420"/>
                  <w:jc w:val="right"/>
                </w:pPr>
              </w:pPrChange>
            </w:pPr>
            <w:r w:rsidRPr="00601324">
              <w:rPr>
                <w:rFonts w:hint="eastAsia"/>
              </w:rPr>
              <w:t>0.0</w:t>
            </w:r>
          </w:p>
        </w:tc>
      </w:tr>
      <w:tr w:rsidR="00FD5542" w:rsidRPr="00601324" w14:paraId="6685ED54" w14:textId="77777777" w:rsidTr="00A2081F">
        <w:trPr>
          <w:trHeight w:val="255"/>
          <w:jc w:val="center"/>
        </w:trPr>
        <w:tc>
          <w:tcPr>
            <w:tcW w:w="1444" w:type="dxa"/>
            <w:noWrap/>
          </w:tcPr>
          <w:p w14:paraId="48374E21" w14:textId="77777777" w:rsidR="00FD5542" w:rsidRPr="00601324" w:rsidRDefault="00FD5542">
            <w:pPr>
              <w:pStyle w:val="af"/>
              <w:ind w:firstLineChars="0"/>
              <w:rPr>
                <w:rFonts w:ascii="宋体" w:hAnsi="宋体"/>
              </w:rPr>
              <w:pPrChange w:id="522" w:author="刘全" w:date="2021-12-03T11:51:00Z">
                <w:pPr>
                  <w:pStyle w:val="af"/>
                  <w:ind w:firstLine="420"/>
                </w:pPr>
              </w:pPrChange>
            </w:pPr>
            <w:r w:rsidRPr="00601324">
              <w:rPr>
                <w:rFonts w:hint="eastAsia"/>
              </w:rPr>
              <w:t>220000354</w:t>
            </w:r>
          </w:p>
        </w:tc>
        <w:tc>
          <w:tcPr>
            <w:tcW w:w="791" w:type="dxa"/>
            <w:noWrap/>
          </w:tcPr>
          <w:p w14:paraId="0CBD12B2" w14:textId="77777777" w:rsidR="00FD5542" w:rsidRPr="00601324" w:rsidRDefault="00FD5542">
            <w:pPr>
              <w:pStyle w:val="af"/>
              <w:ind w:firstLineChars="0"/>
              <w:rPr>
                <w:rFonts w:ascii="宋体" w:hAnsi="宋体"/>
              </w:rPr>
              <w:pPrChange w:id="523" w:author="刘全" w:date="2021-12-03T11:51:00Z">
                <w:pPr>
                  <w:pStyle w:val="af"/>
                  <w:ind w:firstLine="420"/>
                </w:pPr>
              </w:pPrChange>
            </w:pPr>
            <w:r w:rsidRPr="00601324">
              <w:rPr>
                <w:rFonts w:hint="eastAsia"/>
              </w:rPr>
              <w:t>301#</w:t>
            </w:r>
          </w:p>
        </w:tc>
        <w:tc>
          <w:tcPr>
            <w:tcW w:w="1143" w:type="dxa"/>
            <w:noWrap/>
          </w:tcPr>
          <w:p w14:paraId="4C82EDD0" w14:textId="77777777" w:rsidR="00FD5542" w:rsidRPr="00601324" w:rsidRDefault="00FD5542">
            <w:pPr>
              <w:pStyle w:val="af"/>
              <w:ind w:firstLineChars="0"/>
              <w:rPr>
                <w:rFonts w:ascii="宋体" w:hAnsi="宋体"/>
              </w:rPr>
              <w:pPrChange w:id="524" w:author="刘全" w:date="2021-12-03T11:51:00Z">
                <w:pPr>
                  <w:pStyle w:val="af"/>
                  <w:ind w:firstLine="420"/>
                </w:pPr>
              </w:pPrChange>
            </w:pPr>
            <w:r w:rsidRPr="00601324">
              <w:rPr>
                <w:rFonts w:hint="eastAsia"/>
              </w:rPr>
              <w:t>2C1B56</w:t>
            </w:r>
          </w:p>
        </w:tc>
        <w:tc>
          <w:tcPr>
            <w:tcW w:w="1341" w:type="dxa"/>
            <w:noWrap/>
          </w:tcPr>
          <w:p w14:paraId="55EA1269" w14:textId="77777777" w:rsidR="00FD5542" w:rsidRPr="00601324" w:rsidRDefault="00FD5542">
            <w:pPr>
              <w:pStyle w:val="af"/>
              <w:ind w:firstLineChars="0"/>
              <w:rPr>
                <w:rFonts w:ascii="宋体" w:hAnsi="宋体"/>
              </w:rPr>
              <w:pPrChange w:id="525" w:author="刘全" w:date="2021-12-03T11:51:00Z">
                <w:pPr>
                  <w:pStyle w:val="af"/>
                  <w:ind w:firstLine="420"/>
                </w:pPr>
              </w:pPrChange>
            </w:pPr>
            <w:r w:rsidRPr="00601324">
              <w:rPr>
                <w:rFonts w:hint="eastAsia"/>
              </w:rPr>
              <w:t>200000093</w:t>
            </w:r>
          </w:p>
        </w:tc>
        <w:tc>
          <w:tcPr>
            <w:tcW w:w="1341" w:type="dxa"/>
            <w:noWrap/>
          </w:tcPr>
          <w:p w14:paraId="0FD13BC9" w14:textId="77777777" w:rsidR="00FD5542" w:rsidRPr="00601324" w:rsidRDefault="00FD5542">
            <w:pPr>
              <w:pStyle w:val="af"/>
              <w:ind w:firstLineChars="0"/>
              <w:rPr>
                <w:rFonts w:ascii="宋体" w:hAnsi="宋体"/>
              </w:rPr>
              <w:pPrChange w:id="526" w:author="刘全" w:date="2021-12-03T11:51:00Z">
                <w:pPr>
                  <w:pStyle w:val="af"/>
                  <w:ind w:firstLine="420"/>
                </w:pPr>
              </w:pPrChange>
            </w:pPr>
            <w:r w:rsidRPr="00601324">
              <w:rPr>
                <w:rFonts w:hint="eastAsia"/>
              </w:rPr>
              <w:t>200000091</w:t>
            </w:r>
          </w:p>
        </w:tc>
        <w:tc>
          <w:tcPr>
            <w:tcW w:w="974" w:type="dxa"/>
            <w:noWrap/>
          </w:tcPr>
          <w:p w14:paraId="68EF483D" w14:textId="77777777" w:rsidR="00FD5542" w:rsidRPr="00601324" w:rsidRDefault="00FD5542">
            <w:pPr>
              <w:pStyle w:val="af"/>
              <w:ind w:firstLineChars="0"/>
              <w:jc w:val="right"/>
              <w:rPr>
                <w:rFonts w:ascii="宋体" w:hAnsi="宋体"/>
              </w:rPr>
              <w:pPrChange w:id="527" w:author="刘全" w:date="2021-12-03T11:51:00Z">
                <w:pPr>
                  <w:pStyle w:val="af"/>
                  <w:ind w:firstLine="420"/>
                  <w:jc w:val="right"/>
                </w:pPr>
              </w:pPrChange>
            </w:pPr>
            <w:r w:rsidRPr="00601324">
              <w:rPr>
                <w:rFonts w:hint="eastAsia"/>
              </w:rPr>
              <w:t>209.8</w:t>
            </w:r>
          </w:p>
        </w:tc>
        <w:tc>
          <w:tcPr>
            <w:tcW w:w="869" w:type="dxa"/>
            <w:noWrap/>
          </w:tcPr>
          <w:p w14:paraId="3EB32B2B" w14:textId="77777777" w:rsidR="00FD5542" w:rsidRPr="00601324" w:rsidRDefault="00FD5542">
            <w:pPr>
              <w:pStyle w:val="af"/>
              <w:ind w:firstLineChars="0"/>
              <w:jc w:val="right"/>
              <w:rPr>
                <w:rFonts w:ascii="宋体" w:hAnsi="宋体"/>
              </w:rPr>
              <w:pPrChange w:id="528" w:author="刘全" w:date="2021-12-03T11:51:00Z">
                <w:pPr>
                  <w:pStyle w:val="af"/>
                  <w:ind w:firstLine="420"/>
                  <w:jc w:val="right"/>
                </w:pPr>
              </w:pPrChange>
            </w:pPr>
            <w:r w:rsidRPr="00601324">
              <w:rPr>
                <w:rFonts w:hint="eastAsia"/>
              </w:rPr>
              <w:t>0.0</w:t>
            </w:r>
          </w:p>
        </w:tc>
        <w:tc>
          <w:tcPr>
            <w:tcW w:w="596" w:type="dxa"/>
            <w:noWrap/>
          </w:tcPr>
          <w:p w14:paraId="7A8BF6BF" w14:textId="77777777" w:rsidR="00FD5542" w:rsidRPr="00601324" w:rsidRDefault="00FD5542">
            <w:pPr>
              <w:pStyle w:val="af"/>
              <w:ind w:firstLineChars="0"/>
              <w:jc w:val="right"/>
              <w:rPr>
                <w:rFonts w:ascii="宋体" w:hAnsi="宋体"/>
              </w:rPr>
              <w:pPrChange w:id="529" w:author="刘全" w:date="2021-12-03T11:51:00Z">
                <w:pPr>
                  <w:pStyle w:val="af"/>
                  <w:ind w:firstLine="420"/>
                  <w:jc w:val="right"/>
                </w:pPr>
              </w:pPrChange>
            </w:pPr>
            <w:r w:rsidRPr="00601324">
              <w:rPr>
                <w:rFonts w:hint="eastAsia"/>
              </w:rPr>
              <w:t>0.0</w:t>
            </w:r>
          </w:p>
        </w:tc>
      </w:tr>
      <w:tr w:rsidR="00FD5542" w:rsidRPr="00601324" w14:paraId="15A98AD2" w14:textId="77777777" w:rsidTr="00A2081F">
        <w:trPr>
          <w:trHeight w:val="255"/>
          <w:jc w:val="center"/>
        </w:trPr>
        <w:tc>
          <w:tcPr>
            <w:tcW w:w="1444" w:type="dxa"/>
            <w:noWrap/>
          </w:tcPr>
          <w:p w14:paraId="3AEE97BE" w14:textId="77777777" w:rsidR="00FD5542" w:rsidRPr="00601324" w:rsidRDefault="00FD5542">
            <w:pPr>
              <w:pStyle w:val="af"/>
              <w:ind w:firstLineChars="0"/>
              <w:rPr>
                <w:rFonts w:ascii="宋体" w:hAnsi="宋体"/>
              </w:rPr>
              <w:pPrChange w:id="530" w:author="刘全" w:date="2021-12-03T11:51:00Z">
                <w:pPr>
                  <w:pStyle w:val="af"/>
                  <w:ind w:firstLine="420"/>
                </w:pPr>
              </w:pPrChange>
            </w:pPr>
            <w:r w:rsidRPr="00601324">
              <w:rPr>
                <w:rFonts w:hint="eastAsia"/>
              </w:rPr>
              <w:t>220000045</w:t>
            </w:r>
          </w:p>
        </w:tc>
        <w:tc>
          <w:tcPr>
            <w:tcW w:w="791" w:type="dxa"/>
            <w:noWrap/>
          </w:tcPr>
          <w:p w14:paraId="6E4020E6" w14:textId="77777777" w:rsidR="00FD5542" w:rsidRPr="00601324" w:rsidRDefault="00FD5542">
            <w:pPr>
              <w:pStyle w:val="af"/>
              <w:ind w:firstLineChars="0"/>
              <w:rPr>
                <w:rFonts w:ascii="宋体" w:hAnsi="宋体"/>
              </w:rPr>
              <w:pPrChange w:id="531" w:author="刘全" w:date="2021-12-03T11:51:00Z">
                <w:pPr>
                  <w:pStyle w:val="af"/>
                  <w:ind w:firstLine="420"/>
                </w:pPr>
              </w:pPrChange>
            </w:pPr>
            <w:r w:rsidRPr="00601324">
              <w:rPr>
                <w:rFonts w:hint="eastAsia"/>
              </w:rPr>
              <w:t>ygd1</w:t>
            </w:r>
          </w:p>
        </w:tc>
        <w:tc>
          <w:tcPr>
            <w:tcW w:w="1143" w:type="dxa"/>
            <w:noWrap/>
          </w:tcPr>
          <w:p w14:paraId="2D3AFF55" w14:textId="77777777" w:rsidR="00FD5542" w:rsidRPr="00601324" w:rsidRDefault="00FD5542">
            <w:pPr>
              <w:pStyle w:val="af"/>
              <w:ind w:firstLineChars="0"/>
              <w:rPr>
                <w:rFonts w:ascii="宋体" w:hAnsi="宋体"/>
              </w:rPr>
              <w:pPrChange w:id="532" w:author="刘全" w:date="2021-12-03T11:51:00Z">
                <w:pPr>
                  <w:pStyle w:val="af"/>
                  <w:ind w:firstLine="420"/>
                </w:pPr>
              </w:pPrChange>
            </w:pPr>
            <w:r w:rsidRPr="00601324">
              <w:rPr>
                <w:rFonts w:hint="eastAsia"/>
              </w:rPr>
              <w:t>2B6A4F</w:t>
            </w:r>
          </w:p>
        </w:tc>
        <w:tc>
          <w:tcPr>
            <w:tcW w:w="1341" w:type="dxa"/>
            <w:noWrap/>
          </w:tcPr>
          <w:p w14:paraId="4B622962" w14:textId="77777777" w:rsidR="00FD5542" w:rsidRPr="00601324" w:rsidRDefault="00FD5542">
            <w:pPr>
              <w:pStyle w:val="af"/>
              <w:ind w:firstLineChars="0"/>
              <w:rPr>
                <w:rFonts w:ascii="宋体" w:hAnsi="宋体"/>
              </w:rPr>
              <w:pPrChange w:id="533" w:author="刘全" w:date="2021-12-03T11:51:00Z">
                <w:pPr>
                  <w:pStyle w:val="af"/>
                  <w:ind w:firstLine="420"/>
                </w:pPr>
              </w:pPrChange>
            </w:pPr>
            <w:r w:rsidRPr="00601324">
              <w:rPr>
                <w:rFonts w:hint="eastAsia"/>
              </w:rPr>
              <w:t>200000049</w:t>
            </w:r>
          </w:p>
        </w:tc>
        <w:tc>
          <w:tcPr>
            <w:tcW w:w="1341" w:type="dxa"/>
            <w:noWrap/>
          </w:tcPr>
          <w:p w14:paraId="0FDA75B6" w14:textId="77777777" w:rsidR="00FD5542" w:rsidRPr="00601324" w:rsidRDefault="00FD5542">
            <w:pPr>
              <w:pStyle w:val="af"/>
              <w:ind w:firstLineChars="0"/>
              <w:rPr>
                <w:rFonts w:ascii="宋体" w:hAnsi="宋体"/>
              </w:rPr>
              <w:pPrChange w:id="534" w:author="刘全" w:date="2021-12-03T11:51:00Z">
                <w:pPr>
                  <w:pStyle w:val="af"/>
                  <w:ind w:firstLine="420"/>
                </w:pPr>
              </w:pPrChange>
            </w:pPr>
            <w:r w:rsidRPr="00601324">
              <w:rPr>
                <w:rFonts w:hint="eastAsia"/>
              </w:rPr>
              <w:t>200000048</w:t>
            </w:r>
          </w:p>
        </w:tc>
        <w:tc>
          <w:tcPr>
            <w:tcW w:w="974" w:type="dxa"/>
            <w:noWrap/>
          </w:tcPr>
          <w:p w14:paraId="4AE28A2D" w14:textId="77777777" w:rsidR="00FD5542" w:rsidRPr="00601324" w:rsidRDefault="00FD5542">
            <w:pPr>
              <w:pStyle w:val="af"/>
              <w:ind w:firstLineChars="0"/>
              <w:jc w:val="right"/>
              <w:rPr>
                <w:rFonts w:ascii="宋体" w:hAnsi="宋体"/>
              </w:rPr>
              <w:pPrChange w:id="535" w:author="刘全" w:date="2021-12-03T11:51:00Z">
                <w:pPr>
                  <w:pStyle w:val="af"/>
                  <w:ind w:firstLine="420"/>
                  <w:jc w:val="right"/>
                </w:pPr>
              </w:pPrChange>
            </w:pPr>
            <w:r w:rsidRPr="00601324">
              <w:rPr>
                <w:rFonts w:hint="eastAsia"/>
              </w:rPr>
              <w:t>1139.6</w:t>
            </w:r>
          </w:p>
        </w:tc>
        <w:tc>
          <w:tcPr>
            <w:tcW w:w="869" w:type="dxa"/>
            <w:noWrap/>
          </w:tcPr>
          <w:p w14:paraId="6FDBCFFD" w14:textId="77777777" w:rsidR="00FD5542" w:rsidRPr="00601324" w:rsidRDefault="00FD5542">
            <w:pPr>
              <w:pStyle w:val="af"/>
              <w:ind w:firstLineChars="0"/>
              <w:jc w:val="right"/>
              <w:rPr>
                <w:rFonts w:ascii="宋体" w:hAnsi="宋体"/>
              </w:rPr>
              <w:pPrChange w:id="536" w:author="刘全" w:date="2021-12-03T11:51:00Z">
                <w:pPr>
                  <w:pStyle w:val="af"/>
                  <w:ind w:firstLine="420"/>
                  <w:jc w:val="right"/>
                </w:pPr>
              </w:pPrChange>
            </w:pPr>
            <w:r w:rsidRPr="00601324">
              <w:rPr>
                <w:rFonts w:hint="eastAsia"/>
              </w:rPr>
              <w:t>850.0</w:t>
            </w:r>
          </w:p>
        </w:tc>
        <w:tc>
          <w:tcPr>
            <w:tcW w:w="596" w:type="dxa"/>
            <w:noWrap/>
          </w:tcPr>
          <w:p w14:paraId="5EC70F79" w14:textId="77777777" w:rsidR="00FD5542" w:rsidRPr="00601324" w:rsidRDefault="00FD5542">
            <w:pPr>
              <w:pStyle w:val="af"/>
              <w:ind w:firstLineChars="0"/>
              <w:jc w:val="right"/>
              <w:rPr>
                <w:rFonts w:ascii="宋体" w:hAnsi="宋体"/>
              </w:rPr>
              <w:pPrChange w:id="537" w:author="刘全" w:date="2021-12-03T11:51:00Z">
                <w:pPr>
                  <w:pStyle w:val="af"/>
                  <w:ind w:firstLine="420"/>
                  <w:jc w:val="right"/>
                </w:pPr>
              </w:pPrChange>
            </w:pPr>
            <w:r w:rsidRPr="00601324">
              <w:rPr>
                <w:rFonts w:hint="eastAsia"/>
              </w:rPr>
              <w:t>0.7</w:t>
            </w:r>
          </w:p>
        </w:tc>
      </w:tr>
      <w:tr w:rsidR="00FD5542" w:rsidRPr="00601324" w14:paraId="06834818" w14:textId="77777777" w:rsidTr="00A2081F">
        <w:trPr>
          <w:trHeight w:val="255"/>
          <w:jc w:val="center"/>
        </w:trPr>
        <w:tc>
          <w:tcPr>
            <w:tcW w:w="1444" w:type="dxa"/>
            <w:noWrap/>
          </w:tcPr>
          <w:p w14:paraId="243F696A" w14:textId="77777777" w:rsidR="00FD5542" w:rsidRPr="00601324" w:rsidRDefault="00FD5542">
            <w:pPr>
              <w:pStyle w:val="af"/>
              <w:ind w:firstLineChars="0"/>
              <w:rPr>
                <w:rFonts w:ascii="宋体" w:hAnsi="宋体"/>
              </w:rPr>
              <w:pPrChange w:id="538" w:author="刘全" w:date="2021-12-03T11:51:00Z">
                <w:pPr>
                  <w:pStyle w:val="af"/>
                  <w:ind w:firstLine="420"/>
                </w:pPr>
              </w:pPrChange>
            </w:pPr>
            <w:r w:rsidRPr="00601324">
              <w:rPr>
                <w:rFonts w:hint="eastAsia"/>
              </w:rPr>
              <w:t>220000046</w:t>
            </w:r>
          </w:p>
        </w:tc>
        <w:tc>
          <w:tcPr>
            <w:tcW w:w="791" w:type="dxa"/>
            <w:noWrap/>
          </w:tcPr>
          <w:p w14:paraId="2FBBDA28" w14:textId="77777777" w:rsidR="00FD5542" w:rsidRPr="00601324" w:rsidRDefault="00FD5542">
            <w:pPr>
              <w:pStyle w:val="af"/>
              <w:ind w:firstLineChars="0"/>
              <w:rPr>
                <w:rFonts w:ascii="宋体" w:hAnsi="宋体"/>
              </w:rPr>
              <w:pPrChange w:id="539" w:author="刘全" w:date="2021-12-03T11:51:00Z">
                <w:pPr>
                  <w:pStyle w:val="af"/>
                  <w:ind w:firstLine="420"/>
                </w:pPr>
              </w:pPrChange>
            </w:pPr>
            <w:r w:rsidRPr="00601324">
              <w:rPr>
                <w:rFonts w:hint="eastAsia"/>
              </w:rPr>
              <w:t>ygd2</w:t>
            </w:r>
          </w:p>
        </w:tc>
        <w:tc>
          <w:tcPr>
            <w:tcW w:w="1143" w:type="dxa"/>
            <w:noWrap/>
          </w:tcPr>
          <w:p w14:paraId="54ACF16B" w14:textId="77777777" w:rsidR="00FD5542" w:rsidRPr="00601324" w:rsidRDefault="00FD5542">
            <w:pPr>
              <w:pStyle w:val="af"/>
              <w:ind w:firstLineChars="0"/>
              <w:rPr>
                <w:rFonts w:ascii="宋体" w:hAnsi="宋体"/>
              </w:rPr>
              <w:pPrChange w:id="540" w:author="刘全" w:date="2021-12-03T11:51:00Z">
                <w:pPr>
                  <w:pStyle w:val="af"/>
                  <w:ind w:firstLine="420"/>
                </w:pPr>
              </w:pPrChange>
            </w:pPr>
            <w:r w:rsidRPr="00601324">
              <w:rPr>
                <w:rFonts w:hint="eastAsia"/>
              </w:rPr>
              <w:t>2B6A64</w:t>
            </w:r>
          </w:p>
        </w:tc>
        <w:tc>
          <w:tcPr>
            <w:tcW w:w="1341" w:type="dxa"/>
            <w:noWrap/>
          </w:tcPr>
          <w:p w14:paraId="09B67B41" w14:textId="77777777" w:rsidR="00FD5542" w:rsidRPr="00601324" w:rsidRDefault="00FD5542">
            <w:pPr>
              <w:pStyle w:val="af"/>
              <w:ind w:firstLineChars="0"/>
              <w:rPr>
                <w:rFonts w:ascii="宋体" w:hAnsi="宋体"/>
              </w:rPr>
              <w:pPrChange w:id="541" w:author="刘全" w:date="2021-12-03T11:51:00Z">
                <w:pPr>
                  <w:pStyle w:val="af"/>
                  <w:ind w:firstLine="420"/>
                </w:pPr>
              </w:pPrChange>
            </w:pPr>
            <w:r w:rsidRPr="00601324">
              <w:rPr>
                <w:rFonts w:hint="eastAsia"/>
              </w:rPr>
              <w:t>200000048</w:t>
            </w:r>
          </w:p>
        </w:tc>
        <w:tc>
          <w:tcPr>
            <w:tcW w:w="1341" w:type="dxa"/>
            <w:noWrap/>
          </w:tcPr>
          <w:p w14:paraId="38A316E0" w14:textId="77777777" w:rsidR="00FD5542" w:rsidRPr="00601324" w:rsidRDefault="00FD5542">
            <w:pPr>
              <w:pStyle w:val="af"/>
              <w:ind w:firstLineChars="0"/>
              <w:rPr>
                <w:rFonts w:ascii="宋体" w:hAnsi="宋体"/>
              </w:rPr>
              <w:pPrChange w:id="542" w:author="刘全" w:date="2021-12-03T11:51:00Z">
                <w:pPr>
                  <w:pStyle w:val="af"/>
                  <w:ind w:firstLine="420"/>
                </w:pPr>
              </w:pPrChange>
            </w:pPr>
            <w:r w:rsidRPr="00601324">
              <w:rPr>
                <w:rFonts w:hint="eastAsia"/>
              </w:rPr>
              <w:t>200000050</w:t>
            </w:r>
          </w:p>
        </w:tc>
        <w:tc>
          <w:tcPr>
            <w:tcW w:w="974" w:type="dxa"/>
            <w:noWrap/>
          </w:tcPr>
          <w:p w14:paraId="63B153EF" w14:textId="77777777" w:rsidR="00FD5542" w:rsidRPr="00601324" w:rsidRDefault="00FD5542">
            <w:pPr>
              <w:pStyle w:val="af"/>
              <w:ind w:firstLineChars="0"/>
              <w:jc w:val="right"/>
              <w:rPr>
                <w:rFonts w:ascii="宋体" w:hAnsi="宋体"/>
              </w:rPr>
              <w:pPrChange w:id="543" w:author="刘全" w:date="2021-12-03T11:51:00Z">
                <w:pPr>
                  <w:pStyle w:val="af"/>
                  <w:ind w:firstLine="420"/>
                  <w:jc w:val="right"/>
                </w:pPr>
              </w:pPrChange>
            </w:pPr>
            <w:r w:rsidRPr="00601324">
              <w:rPr>
                <w:rFonts w:hint="eastAsia"/>
              </w:rPr>
              <w:t>1155.2</w:t>
            </w:r>
          </w:p>
        </w:tc>
        <w:tc>
          <w:tcPr>
            <w:tcW w:w="869" w:type="dxa"/>
            <w:noWrap/>
          </w:tcPr>
          <w:p w14:paraId="24EDD962" w14:textId="77777777" w:rsidR="00FD5542" w:rsidRPr="00601324" w:rsidRDefault="00FD5542">
            <w:pPr>
              <w:pStyle w:val="af"/>
              <w:ind w:firstLineChars="0"/>
              <w:jc w:val="right"/>
              <w:rPr>
                <w:rFonts w:ascii="宋体" w:hAnsi="宋体"/>
              </w:rPr>
              <w:pPrChange w:id="544" w:author="刘全" w:date="2021-12-03T11:51:00Z">
                <w:pPr>
                  <w:pStyle w:val="af"/>
                  <w:ind w:firstLine="420"/>
                  <w:jc w:val="right"/>
                </w:pPr>
              </w:pPrChange>
            </w:pPr>
            <w:r w:rsidRPr="00601324">
              <w:rPr>
                <w:rFonts w:hint="eastAsia"/>
              </w:rPr>
              <w:t>780.0</w:t>
            </w:r>
          </w:p>
        </w:tc>
        <w:tc>
          <w:tcPr>
            <w:tcW w:w="596" w:type="dxa"/>
            <w:noWrap/>
          </w:tcPr>
          <w:p w14:paraId="53B94B1C" w14:textId="77777777" w:rsidR="00FD5542" w:rsidRPr="00601324" w:rsidRDefault="00FD5542">
            <w:pPr>
              <w:pStyle w:val="af"/>
              <w:ind w:firstLineChars="0"/>
              <w:jc w:val="right"/>
              <w:rPr>
                <w:rFonts w:ascii="宋体" w:hAnsi="宋体"/>
              </w:rPr>
              <w:pPrChange w:id="545" w:author="刘全" w:date="2021-12-03T11:51:00Z">
                <w:pPr>
                  <w:pStyle w:val="af"/>
                  <w:ind w:firstLine="420"/>
                  <w:jc w:val="right"/>
                </w:pPr>
              </w:pPrChange>
            </w:pPr>
            <w:r w:rsidRPr="00601324">
              <w:rPr>
                <w:rFonts w:hint="eastAsia"/>
              </w:rPr>
              <w:t>0.7</w:t>
            </w:r>
          </w:p>
        </w:tc>
      </w:tr>
      <w:tr w:rsidR="00FD5542" w:rsidRPr="00601324" w14:paraId="735A8E0A" w14:textId="77777777" w:rsidTr="00A2081F">
        <w:trPr>
          <w:trHeight w:val="255"/>
          <w:jc w:val="center"/>
        </w:trPr>
        <w:tc>
          <w:tcPr>
            <w:tcW w:w="1444" w:type="dxa"/>
            <w:noWrap/>
          </w:tcPr>
          <w:p w14:paraId="757168CD" w14:textId="77777777" w:rsidR="00FD5542" w:rsidRPr="00601324" w:rsidRDefault="00FD5542">
            <w:pPr>
              <w:pStyle w:val="af"/>
              <w:ind w:firstLineChars="0"/>
              <w:rPr>
                <w:rFonts w:ascii="宋体" w:hAnsi="宋体"/>
              </w:rPr>
              <w:pPrChange w:id="546" w:author="刘全" w:date="2021-12-03T11:51:00Z">
                <w:pPr>
                  <w:pStyle w:val="af"/>
                  <w:ind w:firstLine="420"/>
                </w:pPr>
              </w:pPrChange>
            </w:pPr>
            <w:r w:rsidRPr="00601324">
              <w:rPr>
                <w:rFonts w:hint="eastAsia"/>
              </w:rPr>
              <w:t>220000056</w:t>
            </w:r>
          </w:p>
        </w:tc>
        <w:tc>
          <w:tcPr>
            <w:tcW w:w="791" w:type="dxa"/>
            <w:noWrap/>
          </w:tcPr>
          <w:p w14:paraId="1ACE877F" w14:textId="77777777" w:rsidR="00FD5542" w:rsidRPr="00601324" w:rsidRDefault="00FD5542">
            <w:pPr>
              <w:pStyle w:val="af"/>
              <w:ind w:firstLineChars="0"/>
              <w:rPr>
                <w:rFonts w:ascii="宋体" w:hAnsi="宋体"/>
              </w:rPr>
              <w:pPrChange w:id="547" w:author="刘全" w:date="2021-12-03T11:51:00Z">
                <w:pPr>
                  <w:pStyle w:val="af"/>
                  <w:ind w:firstLine="420"/>
                </w:pPr>
              </w:pPrChange>
            </w:pPr>
            <w:r w:rsidRPr="00601324">
              <w:rPr>
                <w:rFonts w:hint="eastAsia"/>
              </w:rPr>
              <w:t>yd7</w:t>
            </w:r>
          </w:p>
        </w:tc>
        <w:tc>
          <w:tcPr>
            <w:tcW w:w="1143" w:type="dxa"/>
            <w:noWrap/>
          </w:tcPr>
          <w:p w14:paraId="0030D2E8" w14:textId="77777777" w:rsidR="00FD5542" w:rsidRPr="00601324" w:rsidRDefault="00FD5542">
            <w:pPr>
              <w:pStyle w:val="af"/>
              <w:ind w:firstLineChars="0"/>
              <w:rPr>
                <w:rFonts w:ascii="宋体" w:hAnsi="宋体"/>
              </w:rPr>
              <w:pPrChange w:id="548" w:author="刘全" w:date="2021-12-03T11:51:00Z">
                <w:pPr>
                  <w:pStyle w:val="af"/>
                  <w:ind w:firstLine="420"/>
                </w:pPr>
              </w:pPrChange>
            </w:pPr>
            <w:r w:rsidRPr="00601324">
              <w:rPr>
                <w:rFonts w:hint="eastAsia"/>
              </w:rPr>
              <w:t>2B6A9C</w:t>
            </w:r>
          </w:p>
        </w:tc>
        <w:tc>
          <w:tcPr>
            <w:tcW w:w="1341" w:type="dxa"/>
            <w:noWrap/>
          </w:tcPr>
          <w:p w14:paraId="6C17B17F" w14:textId="77777777" w:rsidR="00FD5542" w:rsidRPr="00601324" w:rsidRDefault="00FD5542">
            <w:pPr>
              <w:pStyle w:val="af"/>
              <w:ind w:firstLineChars="0"/>
              <w:rPr>
                <w:rFonts w:ascii="宋体" w:hAnsi="宋体"/>
              </w:rPr>
              <w:pPrChange w:id="549" w:author="刘全" w:date="2021-12-03T11:51:00Z">
                <w:pPr>
                  <w:pStyle w:val="af"/>
                  <w:ind w:firstLine="420"/>
                </w:pPr>
              </w:pPrChange>
            </w:pPr>
            <w:r w:rsidRPr="00601324">
              <w:rPr>
                <w:rFonts w:hint="eastAsia"/>
              </w:rPr>
              <w:t>200000060</w:t>
            </w:r>
          </w:p>
        </w:tc>
        <w:tc>
          <w:tcPr>
            <w:tcW w:w="1341" w:type="dxa"/>
            <w:noWrap/>
          </w:tcPr>
          <w:p w14:paraId="64013D36" w14:textId="77777777" w:rsidR="00FD5542" w:rsidRPr="00601324" w:rsidRDefault="00FD5542">
            <w:pPr>
              <w:pStyle w:val="af"/>
              <w:ind w:firstLineChars="0"/>
              <w:rPr>
                <w:rFonts w:ascii="宋体" w:hAnsi="宋体"/>
              </w:rPr>
              <w:pPrChange w:id="550" w:author="刘全" w:date="2021-12-03T11:51:00Z">
                <w:pPr>
                  <w:pStyle w:val="af"/>
                  <w:ind w:firstLine="420"/>
                </w:pPr>
              </w:pPrChange>
            </w:pPr>
            <w:r w:rsidRPr="00601324">
              <w:rPr>
                <w:rFonts w:hint="eastAsia"/>
              </w:rPr>
              <w:t>200000057</w:t>
            </w:r>
          </w:p>
        </w:tc>
        <w:tc>
          <w:tcPr>
            <w:tcW w:w="974" w:type="dxa"/>
            <w:noWrap/>
          </w:tcPr>
          <w:p w14:paraId="1E963462" w14:textId="77777777" w:rsidR="00FD5542" w:rsidRPr="00601324" w:rsidRDefault="00FD5542">
            <w:pPr>
              <w:pStyle w:val="af"/>
              <w:ind w:firstLineChars="0"/>
              <w:jc w:val="right"/>
              <w:rPr>
                <w:rFonts w:ascii="宋体" w:hAnsi="宋体"/>
              </w:rPr>
              <w:pPrChange w:id="551" w:author="刘全" w:date="2021-12-03T11:51:00Z">
                <w:pPr>
                  <w:pStyle w:val="af"/>
                  <w:ind w:firstLine="420"/>
                  <w:jc w:val="right"/>
                </w:pPr>
              </w:pPrChange>
            </w:pPr>
            <w:r w:rsidRPr="00601324">
              <w:rPr>
                <w:rFonts w:hint="eastAsia"/>
              </w:rPr>
              <w:t>85.9</w:t>
            </w:r>
          </w:p>
        </w:tc>
        <w:tc>
          <w:tcPr>
            <w:tcW w:w="869" w:type="dxa"/>
            <w:noWrap/>
          </w:tcPr>
          <w:p w14:paraId="03645F6F" w14:textId="77777777" w:rsidR="00FD5542" w:rsidRPr="00601324" w:rsidRDefault="00FD5542">
            <w:pPr>
              <w:pStyle w:val="af"/>
              <w:ind w:firstLineChars="0"/>
              <w:jc w:val="right"/>
              <w:rPr>
                <w:rFonts w:ascii="宋体" w:hAnsi="宋体"/>
              </w:rPr>
              <w:pPrChange w:id="552" w:author="刘全" w:date="2021-12-03T11:51:00Z">
                <w:pPr>
                  <w:pStyle w:val="af"/>
                  <w:ind w:firstLine="420"/>
                  <w:jc w:val="right"/>
                </w:pPr>
              </w:pPrChange>
            </w:pPr>
            <w:r w:rsidRPr="00601324">
              <w:rPr>
                <w:rFonts w:hint="eastAsia"/>
              </w:rPr>
              <w:t>605.0</w:t>
            </w:r>
          </w:p>
        </w:tc>
        <w:tc>
          <w:tcPr>
            <w:tcW w:w="596" w:type="dxa"/>
            <w:noWrap/>
          </w:tcPr>
          <w:p w14:paraId="3CADD1E8" w14:textId="77777777" w:rsidR="00FD5542" w:rsidRPr="00601324" w:rsidRDefault="00FD5542">
            <w:pPr>
              <w:pStyle w:val="af"/>
              <w:ind w:firstLineChars="0"/>
              <w:jc w:val="right"/>
              <w:rPr>
                <w:rFonts w:ascii="宋体" w:hAnsi="宋体"/>
              </w:rPr>
              <w:pPrChange w:id="553" w:author="刘全" w:date="2021-12-03T11:51:00Z">
                <w:pPr>
                  <w:pStyle w:val="af"/>
                  <w:ind w:firstLine="420"/>
                  <w:jc w:val="right"/>
                </w:pPr>
              </w:pPrChange>
            </w:pPr>
            <w:r w:rsidRPr="00601324">
              <w:rPr>
                <w:rFonts w:hint="eastAsia"/>
              </w:rPr>
              <w:t>7.0</w:t>
            </w:r>
          </w:p>
        </w:tc>
      </w:tr>
      <w:tr w:rsidR="00FD5542" w:rsidRPr="00601324" w14:paraId="082B58DC" w14:textId="77777777" w:rsidTr="00A2081F">
        <w:trPr>
          <w:trHeight w:val="255"/>
          <w:jc w:val="center"/>
        </w:trPr>
        <w:tc>
          <w:tcPr>
            <w:tcW w:w="1444" w:type="dxa"/>
            <w:noWrap/>
          </w:tcPr>
          <w:p w14:paraId="740810E3" w14:textId="77777777" w:rsidR="00FD5542" w:rsidRPr="00601324" w:rsidRDefault="00FD5542">
            <w:pPr>
              <w:pStyle w:val="af"/>
              <w:ind w:firstLineChars="0"/>
              <w:rPr>
                <w:rFonts w:ascii="宋体" w:hAnsi="宋体"/>
              </w:rPr>
              <w:pPrChange w:id="554" w:author="刘全" w:date="2021-12-03T11:51:00Z">
                <w:pPr>
                  <w:pStyle w:val="af"/>
                  <w:ind w:firstLine="420"/>
                </w:pPr>
              </w:pPrChange>
            </w:pPr>
            <w:r w:rsidRPr="00601324">
              <w:rPr>
                <w:rFonts w:hint="eastAsia"/>
              </w:rPr>
              <w:t>220000051</w:t>
            </w:r>
          </w:p>
        </w:tc>
        <w:tc>
          <w:tcPr>
            <w:tcW w:w="791" w:type="dxa"/>
            <w:noWrap/>
          </w:tcPr>
          <w:p w14:paraId="747CCD06" w14:textId="77777777" w:rsidR="00FD5542" w:rsidRPr="00601324" w:rsidRDefault="00FD5542">
            <w:pPr>
              <w:pStyle w:val="af"/>
              <w:ind w:firstLineChars="0"/>
              <w:rPr>
                <w:rFonts w:ascii="宋体" w:hAnsi="宋体"/>
              </w:rPr>
              <w:pPrChange w:id="555" w:author="刘全" w:date="2021-12-03T11:51:00Z">
                <w:pPr>
                  <w:pStyle w:val="af"/>
                  <w:ind w:firstLine="420"/>
                </w:pPr>
              </w:pPrChange>
            </w:pPr>
            <w:r w:rsidRPr="00601324">
              <w:rPr>
                <w:rFonts w:hint="eastAsia"/>
              </w:rPr>
              <w:t>yd3</w:t>
            </w:r>
          </w:p>
        </w:tc>
        <w:tc>
          <w:tcPr>
            <w:tcW w:w="1143" w:type="dxa"/>
            <w:noWrap/>
          </w:tcPr>
          <w:p w14:paraId="72D2430E" w14:textId="77777777" w:rsidR="00FD5542" w:rsidRPr="00601324" w:rsidRDefault="00FD5542">
            <w:pPr>
              <w:pStyle w:val="af"/>
              <w:ind w:firstLineChars="0"/>
              <w:rPr>
                <w:rFonts w:ascii="宋体" w:hAnsi="宋体"/>
              </w:rPr>
              <w:pPrChange w:id="556" w:author="刘全" w:date="2021-12-03T11:51:00Z">
                <w:pPr>
                  <w:pStyle w:val="af"/>
                  <w:ind w:firstLine="420"/>
                </w:pPr>
              </w:pPrChange>
            </w:pPr>
            <w:r w:rsidRPr="00601324">
              <w:rPr>
                <w:rFonts w:hint="eastAsia"/>
              </w:rPr>
              <w:t>2B6A8C</w:t>
            </w:r>
          </w:p>
        </w:tc>
        <w:tc>
          <w:tcPr>
            <w:tcW w:w="1341" w:type="dxa"/>
            <w:noWrap/>
          </w:tcPr>
          <w:p w14:paraId="0763753D" w14:textId="77777777" w:rsidR="00FD5542" w:rsidRPr="00601324" w:rsidRDefault="00FD5542">
            <w:pPr>
              <w:pStyle w:val="af"/>
              <w:ind w:firstLineChars="0"/>
              <w:rPr>
                <w:rFonts w:ascii="宋体" w:hAnsi="宋体"/>
              </w:rPr>
              <w:pPrChange w:id="557" w:author="刘全" w:date="2021-12-03T11:51:00Z">
                <w:pPr>
                  <w:pStyle w:val="af"/>
                  <w:ind w:firstLine="420"/>
                </w:pPr>
              </w:pPrChange>
            </w:pPr>
            <w:r w:rsidRPr="00601324">
              <w:rPr>
                <w:rFonts w:hint="eastAsia"/>
              </w:rPr>
              <w:t>200000053</w:t>
            </w:r>
          </w:p>
        </w:tc>
        <w:tc>
          <w:tcPr>
            <w:tcW w:w="1341" w:type="dxa"/>
            <w:noWrap/>
          </w:tcPr>
          <w:p w14:paraId="0D955019" w14:textId="77777777" w:rsidR="00FD5542" w:rsidRPr="00601324" w:rsidRDefault="00FD5542">
            <w:pPr>
              <w:pStyle w:val="af"/>
              <w:ind w:firstLineChars="0"/>
              <w:rPr>
                <w:rFonts w:ascii="宋体" w:hAnsi="宋体"/>
              </w:rPr>
              <w:pPrChange w:id="558" w:author="刘全" w:date="2021-12-03T11:51:00Z">
                <w:pPr>
                  <w:pStyle w:val="af"/>
                  <w:ind w:firstLine="420"/>
                </w:pPr>
              </w:pPrChange>
            </w:pPr>
            <w:r w:rsidRPr="00601324">
              <w:rPr>
                <w:rFonts w:hint="eastAsia"/>
              </w:rPr>
              <w:t>200000054</w:t>
            </w:r>
          </w:p>
        </w:tc>
        <w:tc>
          <w:tcPr>
            <w:tcW w:w="974" w:type="dxa"/>
            <w:noWrap/>
          </w:tcPr>
          <w:p w14:paraId="342E85A2" w14:textId="77777777" w:rsidR="00FD5542" w:rsidRPr="00601324" w:rsidRDefault="00FD5542">
            <w:pPr>
              <w:pStyle w:val="af"/>
              <w:ind w:firstLineChars="0"/>
              <w:jc w:val="right"/>
              <w:rPr>
                <w:rFonts w:ascii="宋体" w:hAnsi="宋体"/>
              </w:rPr>
              <w:pPrChange w:id="559" w:author="刘全" w:date="2021-12-03T11:51:00Z">
                <w:pPr>
                  <w:pStyle w:val="af"/>
                  <w:ind w:firstLine="420"/>
                  <w:jc w:val="right"/>
                </w:pPr>
              </w:pPrChange>
            </w:pPr>
            <w:r w:rsidRPr="00601324">
              <w:rPr>
                <w:rFonts w:hint="eastAsia"/>
              </w:rPr>
              <w:t>394.9</w:t>
            </w:r>
          </w:p>
        </w:tc>
        <w:tc>
          <w:tcPr>
            <w:tcW w:w="869" w:type="dxa"/>
            <w:noWrap/>
          </w:tcPr>
          <w:p w14:paraId="77C95451" w14:textId="77777777" w:rsidR="00FD5542" w:rsidRPr="00601324" w:rsidRDefault="00FD5542">
            <w:pPr>
              <w:pStyle w:val="af"/>
              <w:ind w:firstLineChars="0"/>
              <w:jc w:val="right"/>
              <w:rPr>
                <w:rFonts w:ascii="宋体" w:hAnsi="宋体"/>
              </w:rPr>
              <w:pPrChange w:id="560" w:author="刘全" w:date="2021-12-03T11:51:00Z">
                <w:pPr>
                  <w:pStyle w:val="af"/>
                  <w:ind w:firstLine="420"/>
                  <w:jc w:val="right"/>
                </w:pPr>
              </w:pPrChange>
            </w:pPr>
            <w:r w:rsidRPr="00601324">
              <w:rPr>
                <w:rFonts w:hint="eastAsia"/>
              </w:rPr>
              <w:t>678.0</w:t>
            </w:r>
          </w:p>
        </w:tc>
        <w:tc>
          <w:tcPr>
            <w:tcW w:w="596" w:type="dxa"/>
            <w:noWrap/>
          </w:tcPr>
          <w:p w14:paraId="01B497AC" w14:textId="77777777" w:rsidR="00FD5542" w:rsidRPr="00601324" w:rsidRDefault="00FD5542">
            <w:pPr>
              <w:pStyle w:val="af"/>
              <w:ind w:firstLineChars="0"/>
              <w:jc w:val="right"/>
              <w:rPr>
                <w:rFonts w:ascii="宋体" w:hAnsi="宋体"/>
              </w:rPr>
              <w:pPrChange w:id="561" w:author="刘全" w:date="2021-12-03T11:51:00Z">
                <w:pPr>
                  <w:pStyle w:val="af"/>
                  <w:ind w:firstLine="420"/>
                  <w:jc w:val="right"/>
                </w:pPr>
              </w:pPrChange>
            </w:pPr>
            <w:r w:rsidRPr="00601324">
              <w:rPr>
                <w:rFonts w:hint="eastAsia"/>
              </w:rPr>
              <w:t>1.7</w:t>
            </w:r>
          </w:p>
        </w:tc>
      </w:tr>
      <w:tr w:rsidR="00FD5542" w:rsidRPr="00601324" w14:paraId="5CD62835" w14:textId="77777777" w:rsidTr="00A2081F">
        <w:trPr>
          <w:trHeight w:val="255"/>
          <w:jc w:val="center"/>
        </w:trPr>
        <w:tc>
          <w:tcPr>
            <w:tcW w:w="1444" w:type="dxa"/>
            <w:noWrap/>
          </w:tcPr>
          <w:p w14:paraId="01FCAC52" w14:textId="77777777" w:rsidR="00FD5542" w:rsidRPr="00601324" w:rsidRDefault="00FD5542">
            <w:pPr>
              <w:pStyle w:val="af"/>
              <w:ind w:firstLineChars="0"/>
              <w:rPr>
                <w:rFonts w:ascii="宋体" w:hAnsi="宋体"/>
              </w:rPr>
              <w:pPrChange w:id="562" w:author="刘全" w:date="2021-12-03T11:51:00Z">
                <w:pPr>
                  <w:pStyle w:val="af"/>
                  <w:ind w:firstLine="420"/>
                </w:pPr>
              </w:pPrChange>
            </w:pPr>
            <w:r w:rsidRPr="00601324">
              <w:rPr>
                <w:rFonts w:hint="eastAsia"/>
              </w:rPr>
              <w:t>220000287</w:t>
            </w:r>
          </w:p>
        </w:tc>
        <w:tc>
          <w:tcPr>
            <w:tcW w:w="791" w:type="dxa"/>
            <w:noWrap/>
          </w:tcPr>
          <w:p w14:paraId="556B7954" w14:textId="77777777" w:rsidR="00FD5542" w:rsidRPr="00601324" w:rsidRDefault="00FD5542">
            <w:pPr>
              <w:pStyle w:val="af"/>
              <w:ind w:firstLineChars="0"/>
              <w:rPr>
                <w:rFonts w:ascii="宋体" w:hAnsi="宋体"/>
              </w:rPr>
              <w:pPrChange w:id="563" w:author="刘全" w:date="2021-12-03T11:51:00Z">
                <w:pPr>
                  <w:pStyle w:val="af"/>
                  <w:ind w:firstLine="420"/>
                </w:pPr>
              </w:pPrChange>
            </w:pPr>
            <w:r w:rsidRPr="00601324">
              <w:rPr>
                <w:rFonts w:hint="eastAsia"/>
              </w:rPr>
              <w:t>zd4</w:t>
            </w:r>
          </w:p>
        </w:tc>
        <w:tc>
          <w:tcPr>
            <w:tcW w:w="1143" w:type="dxa"/>
            <w:noWrap/>
          </w:tcPr>
          <w:p w14:paraId="171A7B44" w14:textId="77777777" w:rsidR="00FD5542" w:rsidRPr="00601324" w:rsidRDefault="00FD5542">
            <w:pPr>
              <w:pStyle w:val="af"/>
              <w:ind w:firstLineChars="0"/>
              <w:rPr>
                <w:rFonts w:ascii="宋体" w:hAnsi="宋体"/>
              </w:rPr>
              <w:pPrChange w:id="564" w:author="刘全" w:date="2021-12-03T11:51:00Z">
                <w:pPr>
                  <w:pStyle w:val="af"/>
                  <w:ind w:firstLine="420"/>
                </w:pPr>
              </w:pPrChange>
            </w:pPr>
            <w:r w:rsidRPr="00601324">
              <w:rPr>
                <w:rFonts w:hint="eastAsia"/>
              </w:rPr>
              <w:t>2B7093</w:t>
            </w:r>
          </w:p>
        </w:tc>
        <w:tc>
          <w:tcPr>
            <w:tcW w:w="1341" w:type="dxa"/>
            <w:noWrap/>
          </w:tcPr>
          <w:p w14:paraId="6DF7AAEE" w14:textId="77777777" w:rsidR="00FD5542" w:rsidRPr="00601324" w:rsidRDefault="00FD5542">
            <w:pPr>
              <w:pStyle w:val="af"/>
              <w:ind w:firstLineChars="0"/>
              <w:rPr>
                <w:rFonts w:ascii="宋体" w:hAnsi="宋体"/>
              </w:rPr>
              <w:pPrChange w:id="565" w:author="刘全" w:date="2021-12-03T11:51:00Z">
                <w:pPr>
                  <w:pStyle w:val="af"/>
                  <w:ind w:firstLine="420"/>
                </w:pPr>
              </w:pPrChange>
            </w:pPr>
            <w:r w:rsidRPr="00601324">
              <w:rPr>
                <w:rFonts w:hint="eastAsia"/>
              </w:rPr>
              <w:t>200000021</w:t>
            </w:r>
          </w:p>
        </w:tc>
        <w:tc>
          <w:tcPr>
            <w:tcW w:w="1341" w:type="dxa"/>
            <w:noWrap/>
          </w:tcPr>
          <w:p w14:paraId="51655463" w14:textId="77777777" w:rsidR="00FD5542" w:rsidRPr="00601324" w:rsidRDefault="00FD5542">
            <w:pPr>
              <w:pStyle w:val="af"/>
              <w:ind w:firstLineChars="0"/>
              <w:rPr>
                <w:rFonts w:ascii="宋体" w:hAnsi="宋体"/>
              </w:rPr>
              <w:pPrChange w:id="566" w:author="刘全" w:date="2021-12-03T11:51:00Z">
                <w:pPr>
                  <w:pStyle w:val="af"/>
                  <w:ind w:firstLine="420"/>
                </w:pPr>
              </w:pPrChange>
            </w:pPr>
            <w:r w:rsidRPr="00601324">
              <w:rPr>
                <w:rFonts w:hint="eastAsia"/>
              </w:rPr>
              <w:t>200000330</w:t>
            </w:r>
          </w:p>
        </w:tc>
        <w:tc>
          <w:tcPr>
            <w:tcW w:w="974" w:type="dxa"/>
            <w:noWrap/>
          </w:tcPr>
          <w:p w14:paraId="37633168" w14:textId="77777777" w:rsidR="00FD5542" w:rsidRPr="00601324" w:rsidRDefault="00FD5542">
            <w:pPr>
              <w:pStyle w:val="af"/>
              <w:ind w:firstLineChars="0"/>
              <w:jc w:val="right"/>
              <w:rPr>
                <w:rFonts w:ascii="宋体" w:hAnsi="宋体"/>
              </w:rPr>
              <w:pPrChange w:id="567" w:author="刘全" w:date="2021-12-03T11:51:00Z">
                <w:pPr>
                  <w:pStyle w:val="af"/>
                  <w:ind w:firstLine="420"/>
                  <w:jc w:val="right"/>
                </w:pPr>
              </w:pPrChange>
            </w:pPr>
            <w:r w:rsidRPr="00601324">
              <w:rPr>
                <w:rFonts w:hint="eastAsia"/>
              </w:rPr>
              <w:t>499.6</w:t>
            </w:r>
          </w:p>
        </w:tc>
        <w:tc>
          <w:tcPr>
            <w:tcW w:w="869" w:type="dxa"/>
            <w:noWrap/>
          </w:tcPr>
          <w:p w14:paraId="736B3BA5" w14:textId="77777777" w:rsidR="00FD5542" w:rsidRPr="00601324" w:rsidRDefault="00FD5542">
            <w:pPr>
              <w:pStyle w:val="af"/>
              <w:ind w:firstLineChars="0"/>
              <w:jc w:val="right"/>
              <w:rPr>
                <w:rFonts w:ascii="宋体" w:hAnsi="宋体"/>
              </w:rPr>
              <w:pPrChange w:id="568" w:author="刘全" w:date="2021-12-03T11:51:00Z">
                <w:pPr>
                  <w:pStyle w:val="af"/>
                  <w:ind w:firstLine="420"/>
                  <w:jc w:val="right"/>
                </w:pPr>
              </w:pPrChange>
            </w:pPr>
            <w:r w:rsidRPr="00601324">
              <w:rPr>
                <w:rFonts w:hint="eastAsia"/>
              </w:rPr>
              <w:t>711.0</w:t>
            </w:r>
          </w:p>
        </w:tc>
        <w:tc>
          <w:tcPr>
            <w:tcW w:w="596" w:type="dxa"/>
            <w:noWrap/>
          </w:tcPr>
          <w:p w14:paraId="73DC131D" w14:textId="77777777" w:rsidR="00FD5542" w:rsidRPr="00601324" w:rsidRDefault="00FD5542">
            <w:pPr>
              <w:pStyle w:val="af"/>
              <w:ind w:firstLineChars="0"/>
              <w:jc w:val="right"/>
              <w:rPr>
                <w:rFonts w:ascii="宋体" w:hAnsi="宋体"/>
              </w:rPr>
              <w:pPrChange w:id="569" w:author="刘全" w:date="2021-12-03T11:51:00Z">
                <w:pPr>
                  <w:pStyle w:val="af"/>
                  <w:ind w:firstLine="420"/>
                  <w:jc w:val="right"/>
                </w:pPr>
              </w:pPrChange>
            </w:pPr>
            <w:r w:rsidRPr="00601324">
              <w:rPr>
                <w:rFonts w:hint="eastAsia"/>
              </w:rPr>
              <w:t>1.4</w:t>
            </w:r>
          </w:p>
        </w:tc>
      </w:tr>
    </w:tbl>
    <w:p w14:paraId="1ED17005" w14:textId="0DF8F459" w:rsidR="00FD5542" w:rsidDel="001D145D" w:rsidRDefault="00FD5542" w:rsidP="00FD5542">
      <w:pPr>
        <w:pStyle w:val="21"/>
        <w:ind w:firstLine="480"/>
        <w:rPr>
          <w:del w:id="570" w:author="刘全" w:date="2021-12-03T20:36:00Z"/>
        </w:rPr>
      </w:pPr>
    </w:p>
    <w:p w14:paraId="63C31F78" w14:textId="77777777" w:rsidR="00FD5542" w:rsidRDefault="00FD5542" w:rsidP="00FD5542">
      <w:pPr>
        <w:pStyle w:val="21"/>
        <w:ind w:firstLine="480"/>
      </w:pPr>
      <w:r>
        <w:rPr>
          <w:rFonts w:hint="eastAsia"/>
        </w:rPr>
        <w:t>路段</w:t>
      </w:r>
      <w:r w:rsidRPr="00AE449B">
        <w:rPr>
          <w:rFonts w:hint="eastAsia"/>
        </w:rPr>
        <w:t>号</w:t>
      </w:r>
      <w:r>
        <w:rPr>
          <w:rFonts w:hint="eastAsia"/>
        </w:rPr>
        <w:t>为路段的唯一标识符；</w:t>
      </w:r>
    </w:p>
    <w:p w14:paraId="4F9B2C83" w14:textId="4ECE7843" w:rsidR="00FD5542" w:rsidDel="00EF6B70" w:rsidRDefault="00FD5542" w:rsidP="00FD5542">
      <w:pPr>
        <w:pStyle w:val="21"/>
        <w:ind w:firstLine="480"/>
        <w:rPr>
          <w:del w:id="571" w:author="刘全" w:date="2021-12-04T01:37:00Z"/>
        </w:rPr>
      </w:pPr>
      <w:del w:id="572" w:author="刘全" w:date="2021-12-04T01:37:00Z">
        <w:r w:rsidDel="00EF6B70">
          <w:rPr>
            <w:rFonts w:hint="eastAsia"/>
          </w:rPr>
          <w:delText>句柄为在采集总布置道路布置信息处理中与</w:delText>
        </w:r>
        <w:r w:rsidDel="00EF6B70">
          <w:rPr>
            <w:rFonts w:hint="eastAsia"/>
          </w:rPr>
          <w:delText>AutoCAD</w:delText>
        </w:r>
        <w:r w:rsidDel="00EF6B70">
          <w:rPr>
            <w:rFonts w:hint="eastAsia"/>
          </w:rPr>
          <w:delText>关联的图元句柄，由于</w:delText>
        </w:r>
        <w:r w:rsidDel="00EF6B70">
          <w:rPr>
            <w:rFonts w:hint="eastAsia"/>
          </w:rPr>
          <w:delText>AutoCAD</w:delText>
        </w:r>
        <w:r w:rsidDel="00EF6B70">
          <w:rPr>
            <w:rFonts w:hint="eastAsia"/>
          </w:rPr>
          <w:delText>中图元是唯一的，因此句柄在路段表中也应该是唯一的。</w:delText>
        </w:r>
      </w:del>
    </w:p>
    <w:p w14:paraId="0F078957" w14:textId="77777777" w:rsidR="00FD5542" w:rsidRDefault="00FD5542" w:rsidP="00FD5542">
      <w:pPr>
        <w:pStyle w:val="21"/>
        <w:ind w:firstLine="480"/>
      </w:pPr>
      <w:r w:rsidRPr="00AE449B">
        <w:rPr>
          <w:rFonts w:hint="eastAsia"/>
        </w:rPr>
        <w:t>起点</w:t>
      </w:r>
      <w:r>
        <w:rPr>
          <w:rFonts w:hint="eastAsia"/>
        </w:rPr>
        <w:t>、</w:t>
      </w:r>
      <w:r w:rsidRPr="00AE449B">
        <w:rPr>
          <w:rFonts w:hint="eastAsia"/>
        </w:rPr>
        <w:t>终点</w:t>
      </w:r>
      <w:r>
        <w:rPr>
          <w:rFonts w:hint="eastAsia"/>
        </w:rPr>
        <w:t>为路段的起始和终止节点号。</w:t>
      </w:r>
    </w:p>
    <w:p w14:paraId="2F2C89BA" w14:textId="77777777" w:rsidR="00FD5542" w:rsidRDefault="00FD5542" w:rsidP="00FD5542">
      <w:pPr>
        <w:pStyle w:val="21"/>
        <w:ind w:firstLine="480"/>
      </w:pPr>
      <w:r>
        <w:rPr>
          <w:rFonts w:hint="eastAsia"/>
        </w:rPr>
        <w:t>路面号为道路路面描述的编号，在“路面”表中定义，包括</w:t>
      </w:r>
      <w:r w:rsidRPr="00AE449B">
        <w:rPr>
          <w:rFonts w:hint="eastAsia"/>
        </w:rPr>
        <w:t>长度</w:t>
      </w:r>
      <w:r>
        <w:rPr>
          <w:rFonts w:hint="eastAsia"/>
        </w:rPr>
        <w:t>、</w:t>
      </w:r>
      <w:r w:rsidRPr="00AE449B">
        <w:rPr>
          <w:rFonts w:hint="eastAsia"/>
        </w:rPr>
        <w:t>宽度</w:t>
      </w:r>
      <w:r>
        <w:rPr>
          <w:rFonts w:hint="eastAsia"/>
        </w:rPr>
        <w:t>、</w:t>
      </w:r>
      <w:r w:rsidRPr="00AE449B">
        <w:rPr>
          <w:rFonts w:hint="eastAsia"/>
        </w:rPr>
        <w:t>坡度</w:t>
      </w:r>
      <w:r>
        <w:rPr>
          <w:rFonts w:hint="eastAsia"/>
        </w:rPr>
        <w:t>等道路的横断面特征；</w:t>
      </w:r>
    </w:p>
    <w:p w14:paraId="5AAC641C" w14:textId="77777777" w:rsidR="00FD5542" w:rsidRDefault="00FD5542" w:rsidP="00FD5542">
      <w:pPr>
        <w:pStyle w:val="21"/>
        <w:ind w:firstLine="480"/>
      </w:pPr>
      <w:r w:rsidRPr="00AE449B">
        <w:rPr>
          <w:rFonts w:hint="eastAsia"/>
        </w:rPr>
        <w:t>运行状况</w:t>
      </w:r>
      <w:r>
        <w:rPr>
          <w:rFonts w:hint="eastAsia"/>
        </w:rPr>
        <w:t>为枚举类型，有三种状态：</w:t>
      </w:r>
      <w:r w:rsidRPr="00AE449B">
        <w:rPr>
          <w:rFonts w:hint="eastAsia"/>
        </w:rPr>
        <w:t>良好、限制、停用</w:t>
      </w:r>
      <w:r>
        <w:rPr>
          <w:rFonts w:hint="eastAsia"/>
        </w:rPr>
        <w:t>。</w:t>
      </w:r>
    </w:p>
    <w:p w14:paraId="22896136" w14:textId="77777777" w:rsidR="00FD5542" w:rsidRDefault="00FD5542" w:rsidP="00FD5542">
      <w:pPr>
        <w:pStyle w:val="21"/>
        <w:ind w:firstLine="480"/>
      </w:pPr>
      <w:r w:rsidRPr="00AE449B">
        <w:rPr>
          <w:rFonts w:hint="eastAsia"/>
        </w:rPr>
        <w:t>双向行驶</w:t>
      </w:r>
      <w:r>
        <w:rPr>
          <w:rFonts w:hint="eastAsia"/>
        </w:rPr>
        <w:t>为标识该路段是否是单行线，目前暂未使用。</w:t>
      </w:r>
    </w:p>
    <w:p w14:paraId="0B6322B2" w14:textId="77777777" w:rsidR="00FD5542" w:rsidRDefault="00FD5542" w:rsidP="00FD5542">
      <w:pPr>
        <w:pStyle w:val="21"/>
        <w:ind w:firstLine="480"/>
      </w:pPr>
      <w:r w:rsidRPr="00AE449B">
        <w:rPr>
          <w:rFonts w:hint="eastAsia"/>
        </w:rPr>
        <w:t>开工时间</w:t>
      </w:r>
      <w:r>
        <w:rPr>
          <w:rFonts w:hint="eastAsia"/>
        </w:rPr>
        <w:t>、</w:t>
      </w:r>
      <w:r w:rsidRPr="00AE449B">
        <w:rPr>
          <w:rFonts w:hint="eastAsia"/>
        </w:rPr>
        <w:t>完工时间</w:t>
      </w:r>
      <w:r>
        <w:rPr>
          <w:rFonts w:hint="eastAsia"/>
        </w:rPr>
        <w:t>、</w:t>
      </w:r>
      <w:r w:rsidRPr="00AE449B">
        <w:rPr>
          <w:rFonts w:hint="eastAsia"/>
        </w:rPr>
        <w:t>退役时间</w:t>
      </w:r>
      <w:r>
        <w:rPr>
          <w:rFonts w:hint="eastAsia"/>
        </w:rPr>
        <w:t>为道路的生命周期，永久道路的退役时间可以不设置，临时道路的可根据条件设定。</w:t>
      </w:r>
    </w:p>
    <w:p w14:paraId="7536C47A" w14:textId="77777777" w:rsidR="00FD5542" w:rsidRDefault="00FD5542" w:rsidP="00FD5542">
      <w:pPr>
        <w:pStyle w:val="21"/>
        <w:ind w:firstLine="480"/>
      </w:pPr>
      <w:r>
        <w:rPr>
          <w:rFonts w:hint="eastAsia"/>
        </w:rPr>
        <w:t>运载“</w:t>
      </w:r>
      <w:r w:rsidRPr="00AE449B">
        <w:rPr>
          <w:rFonts w:hint="eastAsia"/>
        </w:rPr>
        <w:t>服役度量</w:t>
      </w:r>
      <w:r>
        <w:rPr>
          <w:rFonts w:hint="eastAsia"/>
        </w:rPr>
        <w:t>”的物资需要大修，大修时间为“</w:t>
      </w:r>
      <w:r w:rsidRPr="00AE449B">
        <w:rPr>
          <w:rFonts w:hint="eastAsia"/>
        </w:rPr>
        <w:t>维修历时</w:t>
      </w:r>
      <w:r>
        <w:rPr>
          <w:rFonts w:hint="eastAsia"/>
        </w:rPr>
        <w:t>”。该参数目前在交通运输仿真中还没有计入。</w:t>
      </w:r>
    </w:p>
    <w:p w14:paraId="511C76E7" w14:textId="77777777" w:rsidR="00FD5542" w:rsidRDefault="00FD5542" w:rsidP="00FD5542">
      <w:pPr>
        <w:pStyle w:val="21"/>
        <w:ind w:firstLine="480"/>
      </w:pPr>
      <w:r>
        <w:rPr>
          <w:rFonts w:hint="eastAsia"/>
        </w:rPr>
        <w:t>目前定义的道路结构中坡度与路段是一对一的关系，由系统根据路段长度和高差计算得出。注意，一个路段不能有多个坡度，如果要处理多个坡度的道路，需要分解为多个“路段”。</w:t>
      </w:r>
    </w:p>
    <w:p w14:paraId="4C0A5C0D" w14:textId="4DEE8A8F" w:rsidR="00FD5542" w:rsidRPr="00270D4E" w:rsidRDefault="00FD5542" w:rsidP="00FD5542">
      <w:pPr>
        <w:pStyle w:val="21"/>
        <w:ind w:firstLine="480"/>
      </w:pPr>
      <w:r>
        <w:rPr>
          <w:rFonts w:hint="eastAsia"/>
        </w:rPr>
        <w:t>节点表修改视图可以通过点击“路段信息”</w:t>
      </w:r>
      <w:r w:rsidRPr="00270D4E">
        <w:rPr>
          <w:noProof/>
        </w:rPr>
        <w:drawing>
          <wp:inline distT="0" distB="0" distL="0" distR="0" wp14:anchorId="21802384" wp14:editId="6939152F">
            <wp:extent cx="381000" cy="36957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1000" cy="369570"/>
                    </a:xfrm>
                    <a:prstGeom prst="rect">
                      <a:avLst/>
                    </a:prstGeom>
                    <a:noFill/>
                    <a:ln>
                      <a:noFill/>
                    </a:ln>
                  </pic:spPr>
                </pic:pic>
              </a:graphicData>
            </a:graphic>
          </wp:inline>
        </w:drawing>
      </w:r>
      <w:r>
        <w:rPr>
          <w:rFonts w:hint="eastAsia"/>
        </w:rPr>
        <w:t>关联按钮弹出如</w:t>
      </w:r>
      <w:r>
        <w:fldChar w:fldCharType="begin"/>
      </w:r>
      <w:r>
        <w:rPr>
          <w:rFonts w:hint="eastAsia"/>
        </w:rPr>
        <w:instrText>ref</w:instrText>
      </w:r>
      <w:r>
        <w:instrText xml:space="preserve">  </w:instrText>
      </w:r>
      <w:r>
        <w:rPr>
          <w:rFonts w:hint="eastAsia"/>
        </w:rPr>
        <w:instrText>路段信息对话框</w:instrText>
      </w:r>
      <w:r>
        <w:fldChar w:fldCharType="separate"/>
      </w:r>
      <w:r w:rsidRPr="00586411">
        <w:rPr>
          <w:rFonts w:hint="eastAsia"/>
        </w:rPr>
        <w:t>图</w:t>
      </w:r>
      <w:r>
        <w:rPr>
          <w:noProof/>
        </w:rPr>
        <w:t>4</w:t>
      </w:r>
      <w:r w:rsidRPr="00586411">
        <w:t>.</w:t>
      </w:r>
      <w:r>
        <w:rPr>
          <w:noProof/>
        </w:rPr>
        <w:t>3</w:t>
      </w:r>
      <w:r>
        <w:fldChar w:fldCharType="end"/>
      </w:r>
      <w:r>
        <w:rPr>
          <w:rFonts w:hint="eastAsia"/>
        </w:rPr>
        <w:t>所示路段信息对话框。</w:t>
      </w:r>
    </w:p>
    <w:p w14:paraId="447A3A49" w14:textId="3DA4C5F1" w:rsidR="00FD5542" w:rsidRDefault="00FD5542" w:rsidP="00FD5542">
      <w:pPr>
        <w:pStyle w:val="af0"/>
      </w:pPr>
      <w:r w:rsidRPr="00270D4E">
        <w:rPr>
          <w:noProof/>
        </w:rPr>
        <w:lastRenderedPageBreak/>
        <w:drawing>
          <wp:inline distT="0" distB="0" distL="0" distR="0" wp14:anchorId="4BDF364A" wp14:editId="54E05835">
            <wp:extent cx="5753100" cy="22669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2266950"/>
                    </a:xfrm>
                    <a:prstGeom prst="rect">
                      <a:avLst/>
                    </a:prstGeom>
                    <a:noFill/>
                    <a:ln>
                      <a:noFill/>
                    </a:ln>
                  </pic:spPr>
                </pic:pic>
              </a:graphicData>
            </a:graphic>
          </wp:inline>
        </w:drawing>
      </w:r>
    </w:p>
    <w:p w14:paraId="201ADB03" w14:textId="77777777" w:rsidR="00FD5542" w:rsidRDefault="00FD5542" w:rsidP="00FD5542">
      <w:pPr>
        <w:pStyle w:val="ad"/>
      </w:pPr>
      <w:bookmarkStart w:id="573" w:name="路段信息对话框"/>
      <w:r w:rsidRPr="00586411">
        <w:rPr>
          <w:rFonts w:hint="eastAsia"/>
        </w:rPr>
        <w:t>图</w:t>
      </w:r>
      <w:fldSimple w:instr=" STYLEREF 1 \s ">
        <w:r>
          <w:rPr>
            <w:noProof/>
          </w:rPr>
          <w:t>4</w:t>
        </w:r>
      </w:fldSimple>
      <w:r w:rsidRPr="00586411">
        <w:t>.</w:t>
      </w:r>
      <w:r w:rsidRPr="00586411">
        <w:fldChar w:fldCharType="begin"/>
      </w:r>
      <w:r w:rsidRPr="00586411">
        <w:instrText xml:space="preserve"> SEQ </w:instrText>
      </w:r>
      <w:r w:rsidRPr="00586411">
        <w:rPr>
          <w:rFonts w:hint="eastAsia"/>
        </w:rPr>
        <w:instrText>图</w:instrText>
      </w:r>
      <w:r w:rsidRPr="00586411">
        <w:rPr>
          <w:rFonts w:hint="eastAsia"/>
        </w:rPr>
        <w:instrText xml:space="preserve"> \* ARABIC \s 1</w:instrText>
      </w:r>
      <w:r w:rsidRPr="00586411">
        <w:instrText xml:space="preserve"> </w:instrText>
      </w:r>
      <w:r w:rsidRPr="00586411">
        <w:fldChar w:fldCharType="separate"/>
      </w:r>
      <w:r>
        <w:rPr>
          <w:noProof/>
        </w:rPr>
        <w:t>3</w:t>
      </w:r>
      <w:r w:rsidRPr="00586411">
        <w:fldChar w:fldCharType="end"/>
      </w:r>
      <w:bookmarkEnd w:id="573"/>
      <w:r>
        <w:rPr>
          <w:rFonts w:hint="eastAsia"/>
        </w:rPr>
        <w:tab/>
      </w:r>
      <w:r>
        <w:rPr>
          <w:rFonts w:hint="eastAsia"/>
        </w:rPr>
        <w:t>路段信息对话框</w:t>
      </w:r>
    </w:p>
    <w:p w14:paraId="4150C96C" w14:textId="44207F11" w:rsidR="00FD5542" w:rsidDel="00FD5542" w:rsidRDefault="00FD5542" w:rsidP="00FD5542">
      <w:pPr>
        <w:pStyle w:val="3"/>
        <w:tabs>
          <w:tab w:val="num" w:pos="1080"/>
        </w:tabs>
        <w:spacing w:line="360" w:lineRule="auto"/>
        <w:textAlignment w:val="auto"/>
        <w:rPr>
          <w:del w:id="574" w:author="刘全" w:date="2021-12-03T11:52:00Z"/>
        </w:rPr>
      </w:pPr>
      <w:bookmarkStart w:id="575" w:name="_Toc267473654"/>
      <w:del w:id="576" w:author="刘全" w:date="2021-12-03T11:52:00Z">
        <w:r w:rsidDel="00FD5542">
          <w:rPr>
            <w:rFonts w:hint="eastAsia"/>
          </w:rPr>
          <w:delText>洞段</w:delText>
        </w:r>
        <w:bookmarkEnd w:id="575"/>
      </w:del>
    </w:p>
    <w:p w14:paraId="534C0B13" w14:textId="360BA6B4" w:rsidR="00FD5542" w:rsidDel="00FD5542" w:rsidRDefault="00FD5542" w:rsidP="00FD5542">
      <w:pPr>
        <w:pStyle w:val="21"/>
        <w:ind w:firstLine="480"/>
        <w:rPr>
          <w:del w:id="577" w:author="刘全" w:date="2021-12-03T11:52:00Z"/>
        </w:rPr>
      </w:pPr>
      <w:del w:id="578" w:author="刘全" w:date="2021-12-03T11:52:00Z">
        <w:r w:rsidDel="00FD5542">
          <w:rPr>
            <w:rFonts w:hint="eastAsia"/>
          </w:rPr>
          <w:delText>洞段主要用于描述地下通道，类似于路段表。</w:delText>
        </w:r>
      </w:del>
    </w:p>
    <w:p w14:paraId="2751C5C0" w14:textId="4FED28C2" w:rsidR="00FD5542" w:rsidDel="00FD5542" w:rsidRDefault="00FD5542" w:rsidP="00FD5542">
      <w:pPr>
        <w:pStyle w:val="ae"/>
        <w:rPr>
          <w:del w:id="579" w:author="刘全" w:date="2021-12-03T11:52:00Z"/>
        </w:rPr>
      </w:pPr>
      <w:del w:id="580" w:author="刘全" w:date="2021-12-03T11:52:00Z">
        <w:r w:rsidDel="00FD5542">
          <w:rPr>
            <w:rFonts w:hint="eastAsia"/>
          </w:rPr>
          <w:delText>表</w:delText>
        </w:r>
        <w:r w:rsidRPr="00BC6B0D" w:rsidDel="00FD5542">
          <w:fldChar w:fldCharType="begin"/>
        </w:r>
        <w:r w:rsidRPr="00BC6B0D" w:rsidDel="00FD5542">
          <w:delInstrText xml:space="preserve"> STYLEREF 1 \s </w:delInstrText>
        </w:r>
        <w:r w:rsidRPr="00BC6B0D" w:rsidDel="00FD5542">
          <w:fldChar w:fldCharType="separate"/>
        </w:r>
        <w:r w:rsidDel="00FD5542">
          <w:rPr>
            <w:noProof/>
          </w:rPr>
          <w:delText>4</w:delText>
        </w:r>
        <w:r w:rsidRPr="00BC6B0D" w:rsidDel="00FD5542">
          <w:fldChar w:fldCharType="end"/>
        </w:r>
        <w:r w:rsidRPr="00BC6B0D" w:rsidDel="00FD5542">
          <w:delText>.</w:delText>
        </w:r>
        <w:r w:rsidRPr="00BC6B0D" w:rsidDel="00FD5542">
          <w:fldChar w:fldCharType="begin"/>
        </w:r>
        <w:r w:rsidRPr="00BC6B0D" w:rsidDel="00FD5542">
          <w:delInstrText xml:space="preserve"> SEQ </w:delInstrText>
        </w:r>
        <w:r w:rsidDel="00FD5542">
          <w:rPr>
            <w:rFonts w:hint="eastAsia"/>
          </w:rPr>
          <w:delInstrText>表</w:delInstrText>
        </w:r>
        <w:r w:rsidRPr="00BC6B0D" w:rsidDel="00FD5542">
          <w:rPr>
            <w:rFonts w:hint="eastAsia"/>
          </w:rPr>
          <w:delInstrText xml:space="preserve"> \* ARABIC \s 1</w:delInstrText>
        </w:r>
        <w:r w:rsidRPr="00BC6B0D" w:rsidDel="00FD5542">
          <w:delInstrText xml:space="preserve"> </w:delInstrText>
        </w:r>
        <w:r w:rsidRPr="00BC6B0D" w:rsidDel="00FD5542">
          <w:fldChar w:fldCharType="separate"/>
        </w:r>
        <w:r w:rsidDel="00FD5542">
          <w:rPr>
            <w:noProof/>
          </w:rPr>
          <w:delText>3</w:delText>
        </w:r>
        <w:r w:rsidRPr="00BC6B0D" w:rsidDel="00FD5542">
          <w:fldChar w:fldCharType="end"/>
        </w:r>
        <w:r w:rsidRPr="00BC6B0D" w:rsidDel="00FD5542">
          <w:rPr>
            <w:rFonts w:hint="eastAsia"/>
          </w:rPr>
          <w:tab/>
        </w:r>
        <w:r w:rsidDel="00FD5542">
          <w:rPr>
            <w:rFonts w:hint="eastAsia"/>
          </w:rPr>
          <w:delText>“洞段”表的部分内容</w:delText>
        </w:r>
      </w:del>
    </w:p>
    <w:tbl>
      <w:tblPr>
        <w:tblStyle w:val="af1"/>
        <w:tblW w:w="5000" w:type="pct"/>
        <w:jc w:val="center"/>
        <w:tblCellMar>
          <w:left w:w="28" w:type="dxa"/>
          <w:right w:w="28" w:type="dxa"/>
        </w:tblCellMar>
        <w:tblLook w:val="01E0" w:firstRow="1" w:lastRow="1" w:firstColumn="1" w:lastColumn="1" w:noHBand="0" w:noVBand="0"/>
      </w:tblPr>
      <w:tblGrid>
        <w:gridCol w:w="1032"/>
        <w:gridCol w:w="642"/>
        <w:gridCol w:w="680"/>
        <w:gridCol w:w="679"/>
        <w:gridCol w:w="1033"/>
        <w:gridCol w:w="919"/>
        <w:gridCol w:w="1033"/>
        <w:gridCol w:w="1005"/>
        <w:gridCol w:w="679"/>
        <w:gridCol w:w="679"/>
        <w:gridCol w:w="679"/>
      </w:tblGrid>
      <w:tr w:rsidR="00FD5542" w:rsidRPr="00695CD4" w:rsidDel="00FD5542" w14:paraId="01F3CB15" w14:textId="34872967" w:rsidTr="00A2081F">
        <w:trPr>
          <w:trHeight w:val="255"/>
          <w:jc w:val="center"/>
          <w:del w:id="581" w:author="刘全" w:date="2021-12-03T11:52:00Z"/>
        </w:trPr>
        <w:tc>
          <w:tcPr>
            <w:tcW w:w="1081" w:type="dxa"/>
            <w:noWrap/>
          </w:tcPr>
          <w:p w14:paraId="071C152B" w14:textId="609F8A0A" w:rsidR="00FD5542" w:rsidRPr="00695CD4" w:rsidDel="00FD5542" w:rsidRDefault="00FD5542" w:rsidP="00A2081F">
            <w:pPr>
              <w:pStyle w:val="af"/>
              <w:ind w:firstLine="420"/>
              <w:rPr>
                <w:del w:id="582" w:author="刘全" w:date="2021-12-03T11:52:00Z"/>
                <w:rFonts w:ascii="宋体" w:hAnsi="宋体"/>
              </w:rPr>
            </w:pPr>
            <w:del w:id="583" w:author="刘全" w:date="2021-12-03T11:52:00Z">
              <w:r w:rsidRPr="00695CD4" w:rsidDel="00FD5542">
                <w:rPr>
                  <w:rFonts w:hint="eastAsia"/>
                </w:rPr>
                <w:delText>编号</w:delText>
              </w:r>
            </w:del>
          </w:p>
        </w:tc>
        <w:tc>
          <w:tcPr>
            <w:tcW w:w="629" w:type="dxa"/>
            <w:noWrap/>
          </w:tcPr>
          <w:p w14:paraId="5B64D1DC" w14:textId="2D09BE9F" w:rsidR="00FD5542" w:rsidRPr="00695CD4" w:rsidDel="00FD5542" w:rsidRDefault="00FD5542" w:rsidP="00A2081F">
            <w:pPr>
              <w:pStyle w:val="af"/>
              <w:ind w:firstLine="420"/>
              <w:rPr>
                <w:del w:id="584" w:author="刘全" w:date="2021-12-03T11:52:00Z"/>
                <w:rFonts w:ascii="宋体" w:hAnsi="宋体"/>
              </w:rPr>
            </w:pPr>
            <w:del w:id="585" w:author="刘全" w:date="2021-12-03T11:52:00Z">
              <w:r w:rsidRPr="00695CD4" w:rsidDel="00FD5542">
                <w:rPr>
                  <w:rFonts w:hint="eastAsia"/>
                </w:rPr>
                <w:delText>名称</w:delText>
              </w:r>
            </w:del>
          </w:p>
        </w:tc>
        <w:tc>
          <w:tcPr>
            <w:tcW w:w="726" w:type="dxa"/>
            <w:noWrap/>
          </w:tcPr>
          <w:p w14:paraId="45D3CA73" w14:textId="3719E340" w:rsidR="00FD5542" w:rsidRPr="00695CD4" w:rsidDel="00FD5542" w:rsidRDefault="00FD5542" w:rsidP="00A2081F">
            <w:pPr>
              <w:pStyle w:val="af"/>
              <w:ind w:firstLine="420"/>
              <w:rPr>
                <w:del w:id="586" w:author="刘全" w:date="2021-12-03T11:52:00Z"/>
                <w:rFonts w:ascii="宋体" w:hAnsi="宋体"/>
              </w:rPr>
            </w:pPr>
            <w:del w:id="587" w:author="刘全" w:date="2021-12-03T11:52:00Z">
              <w:r w:rsidRPr="00695CD4" w:rsidDel="00FD5542">
                <w:rPr>
                  <w:rFonts w:hint="eastAsia"/>
                </w:rPr>
                <w:delText>句柄</w:delText>
              </w:r>
            </w:del>
          </w:p>
        </w:tc>
        <w:tc>
          <w:tcPr>
            <w:tcW w:w="725" w:type="dxa"/>
            <w:noWrap/>
          </w:tcPr>
          <w:p w14:paraId="690A7C56" w14:textId="02AE3A21" w:rsidR="00FD5542" w:rsidRPr="00695CD4" w:rsidDel="00FD5542" w:rsidRDefault="00FD5542" w:rsidP="00A2081F">
            <w:pPr>
              <w:pStyle w:val="af"/>
              <w:ind w:firstLine="420"/>
              <w:rPr>
                <w:del w:id="588" w:author="刘全" w:date="2021-12-03T11:52:00Z"/>
                <w:rFonts w:ascii="宋体" w:hAnsi="宋体"/>
              </w:rPr>
            </w:pPr>
            <w:del w:id="589" w:author="刘全" w:date="2021-12-03T11:52:00Z">
              <w:r w:rsidRPr="00695CD4" w:rsidDel="00FD5542">
                <w:rPr>
                  <w:rFonts w:hint="eastAsia"/>
                </w:rPr>
                <w:delText>岩性</w:delText>
              </w:r>
            </w:del>
          </w:p>
        </w:tc>
        <w:tc>
          <w:tcPr>
            <w:tcW w:w="866" w:type="dxa"/>
            <w:noWrap/>
          </w:tcPr>
          <w:p w14:paraId="5250D1EC" w14:textId="0EE875D3" w:rsidR="00FD5542" w:rsidRPr="00695CD4" w:rsidDel="00FD5542" w:rsidRDefault="00FD5542" w:rsidP="00A2081F">
            <w:pPr>
              <w:pStyle w:val="af"/>
              <w:ind w:firstLine="420"/>
              <w:rPr>
                <w:del w:id="590" w:author="刘全" w:date="2021-12-03T11:52:00Z"/>
                <w:rFonts w:ascii="宋体" w:hAnsi="宋体"/>
              </w:rPr>
            </w:pPr>
            <w:del w:id="591" w:author="刘全" w:date="2021-12-03T11:52:00Z">
              <w:r w:rsidRPr="00695CD4" w:rsidDel="00FD5542">
                <w:rPr>
                  <w:rFonts w:hint="eastAsia"/>
                </w:rPr>
                <w:delText>起点</w:delText>
              </w:r>
            </w:del>
          </w:p>
        </w:tc>
        <w:tc>
          <w:tcPr>
            <w:tcW w:w="983" w:type="dxa"/>
            <w:noWrap/>
          </w:tcPr>
          <w:p w14:paraId="01922D0B" w14:textId="2CFFE1DE" w:rsidR="00FD5542" w:rsidRPr="00695CD4" w:rsidDel="00FD5542" w:rsidRDefault="00FD5542" w:rsidP="00A2081F">
            <w:pPr>
              <w:pStyle w:val="af"/>
              <w:ind w:firstLine="420"/>
              <w:rPr>
                <w:del w:id="592" w:author="刘全" w:date="2021-12-03T11:52:00Z"/>
                <w:rFonts w:ascii="宋体" w:hAnsi="宋体"/>
              </w:rPr>
            </w:pPr>
            <w:del w:id="593" w:author="刘全" w:date="2021-12-03T11:52:00Z">
              <w:r w:rsidRPr="00695CD4" w:rsidDel="00FD5542">
                <w:rPr>
                  <w:rFonts w:hint="eastAsia"/>
                </w:rPr>
                <w:delText>起点面号</w:delText>
              </w:r>
            </w:del>
          </w:p>
        </w:tc>
        <w:tc>
          <w:tcPr>
            <w:tcW w:w="866" w:type="dxa"/>
            <w:noWrap/>
          </w:tcPr>
          <w:p w14:paraId="5FD6BE75" w14:textId="6E877108" w:rsidR="00FD5542" w:rsidRPr="00695CD4" w:rsidDel="00FD5542" w:rsidRDefault="00FD5542" w:rsidP="00A2081F">
            <w:pPr>
              <w:pStyle w:val="af"/>
              <w:ind w:firstLine="420"/>
              <w:rPr>
                <w:del w:id="594" w:author="刘全" w:date="2021-12-03T11:52:00Z"/>
                <w:rFonts w:ascii="宋体" w:hAnsi="宋体"/>
              </w:rPr>
            </w:pPr>
            <w:del w:id="595" w:author="刘全" w:date="2021-12-03T11:52:00Z">
              <w:r w:rsidRPr="00695CD4" w:rsidDel="00FD5542">
                <w:rPr>
                  <w:rFonts w:hint="eastAsia"/>
                </w:rPr>
                <w:delText>终点</w:delText>
              </w:r>
            </w:del>
          </w:p>
        </w:tc>
        <w:tc>
          <w:tcPr>
            <w:tcW w:w="1076" w:type="dxa"/>
            <w:noWrap/>
          </w:tcPr>
          <w:p w14:paraId="4C5588F0" w14:textId="1D0F6C45" w:rsidR="00FD5542" w:rsidRPr="00695CD4" w:rsidDel="00FD5542" w:rsidRDefault="00FD5542" w:rsidP="00A2081F">
            <w:pPr>
              <w:pStyle w:val="af"/>
              <w:ind w:firstLine="420"/>
              <w:rPr>
                <w:del w:id="596" w:author="刘全" w:date="2021-12-03T11:52:00Z"/>
                <w:rFonts w:ascii="宋体" w:hAnsi="宋体"/>
              </w:rPr>
            </w:pPr>
            <w:del w:id="597" w:author="刘全" w:date="2021-12-03T11:52:00Z">
              <w:r w:rsidRPr="00695CD4" w:rsidDel="00FD5542">
                <w:rPr>
                  <w:rFonts w:hint="eastAsia"/>
                </w:rPr>
                <w:delText>终点面号</w:delText>
              </w:r>
            </w:del>
          </w:p>
        </w:tc>
        <w:tc>
          <w:tcPr>
            <w:tcW w:w="725" w:type="dxa"/>
            <w:noWrap/>
          </w:tcPr>
          <w:p w14:paraId="08733CDA" w14:textId="29C506C7" w:rsidR="00FD5542" w:rsidRPr="00695CD4" w:rsidDel="00FD5542" w:rsidRDefault="00FD5542" w:rsidP="00A2081F">
            <w:pPr>
              <w:pStyle w:val="af"/>
              <w:ind w:firstLine="420"/>
              <w:rPr>
                <w:del w:id="598" w:author="刘全" w:date="2021-12-03T11:52:00Z"/>
                <w:rFonts w:ascii="宋体" w:hAnsi="宋体"/>
              </w:rPr>
            </w:pPr>
            <w:del w:id="599" w:author="刘全" w:date="2021-12-03T11:52:00Z">
              <w:r w:rsidRPr="00695CD4" w:rsidDel="00FD5542">
                <w:rPr>
                  <w:rFonts w:hint="eastAsia"/>
                </w:rPr>
                <w:delText>长度</w:delText>
              </w:r>
            </w:del>
          </w:p>
        </w:tc>
        <w:tc>
          <w:tcPr>
            <w:tcW w:w="725" w:type="dxa"/>
            <w:noWrap/>
          </w:tcPr>
          <w:p w14:paraId="47F22C9E" w14:textId="061E0B5C" w:rsidR="00FD5542" w:rsidRPr="00695CD4" w:rsidDel="00FD5542" w:rsidRDefault="00FD5542" w:rsidP="00A2081F">
            <w:pPr>
              <w:pStyle w:val="af"/>
              <w:ind w:firstLine="420"/>
              <w:rPr>
                <w:del w:id="600" w:author="刘全" w:date="2021-12-03T11:52:00Z"/>
                <w:rFonts w:ascii="宋体" w:hAnsi="宋体"/>
              </w:rPr>
            </w:pPr>
            <w:del w:id="601" w:author="刘全" w:date="2021-12-03T11:52:00Z">
              <w:r w:rsidRPr="00695CD4" w:rsidDel="00FD5542">
                <w:rPr>
                  <w:rFonts w:hint="eastAsia"/>
                </w:rPr>
                <w:delText>高差</w:delText>
              </w:r>
            </w:del>
          </w:p>
        </w:tc>
        <w:tc>
          <w:tcPr>
            <w:tcW w:w="725" w:type="dxa"/>
            <w:noWrap/>
          </w:tcPr>
          <w:p w14:paraId="30A696CC" w14:textId="14AC640E" w:rsidR="00FD5542" w:rsidRPr="00695CD4" w:rsidDel="00FD5542" w:rsidRDefault="00FD5542" w:rsidP="00A2081F">
            <w:pPr>
              <w:pStyle w:val="af"/>
              <w:ind w:firstLine="420"/>
              <w:rPr>
                <w:del w:id="602" w:author="刘全" w:date="2021-12-03T11:52:00Z"/>
                <w:rFonts w:ascii="宋体" w:hAnsi="宋体"/>
              </w:rPr>
            </w:pPr>
            <w:del w:id="603" w:author="刘全" w:date="2021-12-03T11:52:00Z">
              <w:r w:rsidRPr="00695CD4" w:rsidDel="00FD5542">
                <w:rPr>
                  <w:rFonts w:hint="eastAsia"/>
                </w:rPr>
                <w:delText>坡度</w:delText>
              </w:r>
            </w:del>
          </w:p>
        </w:tc>
      </w:tr>
      <w:tr w:rsidR="00FD5542" w:rsidRPr="00695CD4" w:rsidDel="00FD5542" w14:paraId="13E10307" w14:textId="3B1020A0" w:rsidTr="00A2081F">
        <w:trPr>
          <w:trHeight w:val="255"/>
          <w:jc w:val="center"/>
          <w:del w:id="604" w:author="刘全" w:date="2021-12-03T11:52:00Z"/>
        </w:trPr>
        <w:tc>
          <w:tcPr>
            <w:tcW w:w="1081" w:type="dxa"/>
            <w:noWrap/>
          </w:tcPr>
          <w:p w14:paraId="00C2963C" w14:textId="46DC3D09" w:rsidR="00FD5542" w:rsidDel="00FD5542" w:rsidRDefault="00FD5542" w:rsidP="00A2081F">
            <w:pPr>
              <w:pStyle w:val="af"/>
              <w:ind w:firstLine="420"/>
              <w:rPr>
                <w:del w:id="605" w:author="刘全" w:date="2021-12-03T11:52:00Z"/>
              </w:rPr>
            </w:pPr>
            <w:del w:id="606" w:author="刘全" w:date="2021-12-03T11:52:00Z">
              <w:r w:rsidRPr="00695CD4" w:rsidDel="00FD5542">
                <w:rPr>
                  <w:rFonts w:hint="eastAsia"/>
                </w:rPr>
                <w:delText>300000</w:delText>
              </w:r>
            </w:del>
          </w:p>
          <w:p w14:paraId="440A38B7" w14:textId="48E319CD" w:rsidR="00FD5542" w:rsidRPr="00695CD4" w:rsidDel="00FD5542" w:rsidRDefault="00FD5542" w:rsidP="00A2081F">
            <w:pPr>
              <w:pStyle w:val="af"/>
              <w:ind w:firstLine="420"/>
              <w:rPr>
                <w:del w:id="607" w:author="刘全" w:date="2021-12-03T11:52:00Z"/>
                <w:rFonts w:ascii="宋体" w:hAnsi="宋体"/>
              </w:rPr>
            </w:pPr>
            <w:del w:id="608" w:author="刘全" w:date="2021-12-03T11:52:00Z">
              <w:r w:rsidRPr="00695CD4" w:rsidDel="00FD5542">
                <w:rPr>
                  <w:rFonts w:hint="eastAsia"/>
                </w:rPr>
                <w:delText>000</w:delText>
              </w:r>
            </w:del>
          </w:p>
        </w:tc>
        <w:tc>
          <w:tcPr>
            <w:tcW w:w="629" w:type="dxa"/>
            <w:noWrap/>
          </w:tcPr>
          <w:p w14:paraId="572EA8CD" w14:textId="7DDAC888" w:rsidR="00FD5542" w:rsidRPr="00695CD4" w:rsidDel="00FD5542" w:rsidRDefault="00FD5542" w:rsidP="00A2081F">
            <w:pPr>
              <w:pStyle w:val="af"/>
              <w:ind w:firstLine="420"/>
              <w:rPr>
                <w:del w:id="609" w:author="刘全" w:date="2021-12-03T11:52:00Z"/>
                <w:rFonts w:ascii="宋体" w:hAnsi="宋体"/>
              </w:rPr>
            </w:pPr>
            <w:del w:id="610" w:author="刘全" w:date="2021-12-03T11:52:00Z">
              <w:r w:rsidRPr="00695CD4" w:rsidDel="00FD5542">
                <w:rPr>
                  <w:rFonts w:hint="eastAsia"/>
                </w:rPr>
                <w:delText>编号保留</w:delText>
              </w:r>
            </w:del>
          </w:p>
        </w:tc>
        <w:tc>
          <w:tcPr>
            <w:tcW w:w="726" w:type="dxa"/>
            <w:noWrap/>
          </w:tcPr>
          <w:p w14:paraId="340EB5E3" w14:textId="4D4BFE25" w:rsidR="00FD5542" w:rsidRPr="00695CD4" w:rsidDel="00FD5542" w:rsidRDefault="00FD5542" w:rsidP="00A2081F">
            <w:pPr>
              <w:pStyle w:val="af"/>
              <w:ind w:firstLine="420"/>
              <w:rPr>
                <w:del w:id="611" w:author="刘全" w:date="2021-12-03T11:52:00Z"/>
                <w:rFonts w:ascii="宋体" w:hAnsi="宋体"/>
              </w:rPr>
            </w:pPr>
          </w:p>
        </w:tc>
        <w:tc>
          <w:tcPr>
            <w:tcW w:w="725" w:type="dxa"/>
            <w:noWrap/>
          </w:tcPr>
          <w:p w14:paraId="33649125" w14:textId="7761AB47" w:rsidR="00FD5542" w:rsidRPr="00695CD4" w:rsidDel="00FD5542" w:rsidRDefault="00FD5542" w:rsidP="00A2081F">
            <w:pPr>
              <w:pStyle w:val="af"/>
              <w:ind w:firstLine="420"/>
              <w:rPr>
                <w:del w:id="612" w:author="刘全" w:date="2021-12-03T11:52:00Z"/>
                <w:rFonts w:ascii="宋体" w:hAnsi="宋体"/>
              </w:rPr>
            </w:pPr>
          </w:p>
        </w:tc>
        <w:tc>
          <w:tcPr>
            <w:tcW w:w="866" w:type="dxa"/>
            <w:noWrap/>
          </w:tcPr>
          <w:p w14:paraId="3420FD74" w14:textId="5FB0308E" w:rsidR="00FD5542" w:rsidDel="00FD5542" w:rsidRDefault="00FD5542" w:rsidP="00A2081F">
            <w:pPr>
              <w:pStyle w:val="af"/>
              <w:ind w:firstLine="420"/>
              <w:rPr>
                <w:del w:id="613" w:author="刘全" w:date="2021-12-03T11:52:00Z"/>
              </w:rPr>
            </w:pPr>
            <w:del w:id="614" w:author="刘全" w:date="2021-12-03T11:52:00Z">
              <w:r w:rsidRPr="00695CD4" w:rsidDel="00FD5542">
                <w:rPr>
                  <w:rFonts w:hint="eastAsia"/>
                </w:rPr>
                <w:delText>200000</w:delText>
              </w:r>
            </w:del>
          </w:p>
          <w:p w14:paraId="70A809C7" w14:textId="0C8AD022" w:rsidR="00FD5542" w:rsidRPr="00695CD4" w:rsidDel="00FD5542" w:rsidRDefault="00FD5542" w:rsidP="00A2081F">
            <w:pPr>
              <w:pStyle w:val="af"/>
              <w:ind w:firstLine="420"/>
              <w:rPr>
                <w:del w:id="615" w:author="刘全" w:date="2021-12-03T11:52:00Z"/>
                <w:rFonts w:ascii="宋体" w:hAnsi="宋体"/>
              </w:rPr>
            </w:pPr>
            <w:del w:id="616" w:author="刘全" w:date="2021-12-03T11:52:00Z">
              <w:r w:rsidRPr="00695CD4" w:rsidDel="00FD5542">
                <w:rPr>
                  <w:rFonts w:hint="eastAsia"/>
                </w:rPr>
                <w:delText>000</w:delText>
              </w:r>
            </w:del>
          </w:p>
        </w:tc>
        <w:tc>
          <w:tcPr>
            <w:tcW w:w="983" w:type="dxa"/>
            <w:noWrap/>
          </w:tcPr>
          <w:p w14:paraId="798C11CC" w14:textId="445F70F5" w:rsidR="00FD5542" w:rsidRPr="00695CD4" w:rsidDel="00FD5542" w:rsidRDefault="00FD5542" w:rsidP="00A2081F">
            <w:pPr>
              <w:pStyle w:val="af"/>
              <w:ind w:firstLine="420"/>
              <w:rPr>
                <w:del w:id="617" w:author="刘全" w:date="2021-12-03T11:52:00Z"/>
                <w:rFonts w:ascii="宋体" w:hAnsi="宋体"/>
              </w:rPr>
            </w:pPr>
          </w:p>
        </w:tc>
        <w:tc>
          <w:tcPr>
            <w:tcW w:w="866" w:type="dxa"/>
            <w:noWrap/>
          </w:tcPr>
          <w:p w14:paraId="0D93BEB7" w14:textId="0C3BCF7F" w:rsidR="00FD5542" w:rsidDel="00FD5542" w:rsidRDefault="00FD5542" w:rsidP="00A2081F">
            <w:pPr>
              <w:pStyle w:val="af"/>
              <w:ind w:firstLine="420"/>
              <w:rPr>
                <w:del w:id="618" w:author="刘全" w:date="2021-12-03T11:52:00Z"/>
              </w:rPr>
            </w:pPr>
            <w:del w:id="619" w:author="刘全" w:date="2021-12-03T11:52:00Z">
              <w:r w:rsidRPr="00695CD4" w:rsidDel="00FD5542">
                <w:rPr>
                  <w:rFonts w:hint="eastAsia"/>
                </w:rPr>
                <w:delText>200000</w:delText>
              </w:r>
            </w:del>
          </w:p>
          <w:p w14:paraId="780832D7" w14:textId="61CDD0D5" w:rsidR="00FD5542" w:rsidRPr="00695CD4" w:rsidDel="00FD5542" w:rsidRDefault="00FD5542" w:rsidP="00A2081F">
            <w:pPr>
              <w:pStyle w:val="af"/>
              <w:ind w:firstLine="420"/>
              <w:rPr>
                <w:del w:id="620" w:author="刘全" w:date="2021-12-03T11:52:00Z"/>
                <w:rFonts w:ascii="宋体" w:hAnsi="宋体"/>
              </w:rPr>
            </w:pPr>
            <w:del w:id="621" w:author="刘全" w:date="2021-12-03T11:52:00Z">
              <w:r w:rsidRPr="00695CD4" w:rsidDel="00FD5542">
                <w:rPr>
                  <w:rFonts w:hint="eastAsia"/>
                </w:rPr>
                <w:delText>000</w:delText>
              </w:r>
            </w:del>
          </w:p>
        </w:tc>
        <w:tc>
          <w:tcPr>
            <w:tcW w:w="1076" w:type="dxa"/>
            <w:noWrap/>
          </w:tcPr>
          <w:p w14:paraId="6D93636E" w14:textId="2FD15BF6" w:rsidR="00FD5542" w:rsidRPr="00695CD4" w:rsidDel="00FD5542" w:rsidRDefault="00FD5542" w:rsidP="00A2081F">
            <w:pPr>
              <w:pStyle w:val="af"/>
              <w:ind w:firstLine="420"/>
              <w:rPr>
                <w:del w:id="622" w:author="刘全" w:date="2021-12-03T11:52:00Z"/>
                <w:rFonts w:ascii="宋体" w:hAnsi="宋体"/>
              </w:rPr>
            </w:pPr>
          </w:p>
        </w:tc>
        <w:tc>
          <w:tcPr>
            <w:tcW w:w="725" w:type="dxa"/>
            <w:noWrap/>
          </w:tcPr>
          <w:p w14:paraId="4A5A6095" w14:textId="0DC1CB61" w:rsidR="00FD5542" w:rsidRPr="00695CD4" w:rsidDel="00FD5542" w:rsidRDefault="00FD5542" w:rsidP="00A2081F">
            <w:pPr>
              <w:pStyle w:val="af"/>
              <w:ind w:firstLine="420"/>
              <w:rPr>
                <w:del w:id="623" w:author="刘全" w:date="2021-12-03T11:52:00Z"/>
                <w:rFonts w:ascii="宋体" w:hAnsi="宋体"/>
              </w:rPr>
            </w:pPr>
          </w:p>
        </w:tc>
        <w:tc>
          <w:tcPr>
            <w:tcW w:w="725" w:type="dxa"/>
            <w:noWrap/>
          </w:tcPr>
          <w:p w14:paraId="08380415" w14:textId="5EA40800" w:rsidR="00FD5542" w:rsidRPr="00695CD4" w:rsidDel="00FD5542" w:rsidRDefault="00FD5542" w:rsidP="00A2081F">
            <w:pPr>
              <w:pStyle w:val="af"/>
              <w:ind w:firstLine="420"/>
              <w:rPr>
                <w:del w:id="624" w:author="刘全" w:date="2021-12-03T11:52:00Z"/>
                <w:rFonts w:ascii="宋体" w:hAnsi="宋体"/>
              </w:rPr>
            </w:pPr>
          </w:p>
        </w:tc>
        <w:tc>
          <w:tcPr>
            <w:tcW w:w="725" w:type="dxa"/>
            <w:noWrap/>
          </w:tcPr>
          <w:p w14:paraId="680145D6" w14:textId="55D3D7F1" w:rsidR="00FD5542" w:rsidRPr="00695CD4" w:rsidDel="00FD5542" w:rsidRDefault="00FD5542" w:rsidP="00A2081F">
            <w:pPr>
              <w:pStyle w:val="af"/>
              <w:ind w:firstLine="420"/>
              <w:rPr>
                <w:del w:id="625" w:author="刘全" w:date="2021-12-03T11:52:00Z"/>
                <w:rFonts w:ascii="宋体" w:hAnsi="宋体"/>
              </w:rPr>
            </w:pPr>
          </w:p>
        </w:tc>
      </w:tr>
    </w:tbl>
    <w:p w14:paraId="3A3DE6AE" w14:textId="17E5689E" w:rsidR="00FD5542" w:rsidDel="00FD5542" w:rsidRDefault="00FD5542" w:rsidP="00FD5542">
      <w:pPr>
        <w:pStyle w:val="21"/>
        <w:ind w:firstLine="480"/>
        <w:rPr>
          <w:del w:id="626" w:author="刘全" w:date="2021-12-03T11:52:00Z"/>
        </w:rPr>
      </w:pPr>
      <w:del w:id="627" w:author="刘全" w:date="2021-12-03T11:52:00Z">
        <w:r w:rsidDel="00FD5542">
          <w:rPr>
            <w:rFonts w:hint="eastAsia"/>
          </w:rPr>
          <w:delText>信息与路段类似，不再累述。</w:delText>
        </w:r>
      </w:del>
    </w:p>
    <w:p w14:paraId="73C77175" w14:textId="19BC4652" w:rsidR="00FD5542" w:rsidDel="00FD5542" w:rsidRDefault="00FD5542" w:rsidP="00FD5542">
      <w:pPr>
        <w:pStyle w:val="21"/>
        <w:ind w:firstLine="480"/>
        <w:rPr>
          <w:del w:id="628" w:author="刘全" w:date="2021-12-03T11:52:00Z"/>
        </w:rPr>
      </w:pPr>
      <w:del w:id="629" w:author="刘全" w:date="2021-12-03T11:52:00Z">
        <w:r w:rsidDel="00FD5542">
          <w:rPr>
            <w:rFonts w:hint="eastAsia"/>
          </w:rPr>
          <w:delText>注：洞段表中有些参数为洞室开发仿真专用，在总布置料物调运仿真中没有使用。</w:delText>
        </w:r>
      </w:del>
    </w:p>
    <w:p w14:paraId="455883F3" w14:textId="77777777" w:rsidR="00FD5542" w:rsidRDefault="00FD5542">
      <w:pPr>
        <w:pStyle w:val="4"/>
        <w:pPrChange w:id="630" w:author="刘全" w:date="2021-12-03T11:52:00Z">
          <w:pPr>
            <w:pStyle w:val="3"/>
            <w:tabs>
              <w:tab w:val="num" w:pos="1080"/>
            </w:tabs>
            <w:spacing w:line="360" w:lineRule="auto"/>
            <w:textAlignment w:val="auto"/>
          </w:pPr>
        </w:pPrChange>
      </w:pPr>
      <w:bookmarkStart w:id="631" w:name="_Toc267473655"/>
      <w:r>
        <w:rPr>
          <w:rFonts w:hint="eastAsia"/>
        </w:rPr>
        <w:t>路面</w:t>
      </w:r>
      <w:bookmarkEnd w:id="631"/>
    </w:p>
    <w:p w14:paraId="6FCAD139" w14:textId="77777777" w:rsidR="00FD5542" w:rsidRDefault="00FD5542" w:rsidP="00FD5542">
      <w:pPr>
        <w:pStyle w:val="21"/>
        <w:ind w:firstLine="480"/>
      </w:pPr>
      <w:r>
        <w:rPr>
          <w:rFonts w:hint="eastAsia"/>
        </w:rPr>
        <w:t>“路面”表定义路面的横断面信息，“路面”表的结构如</w:t>
      </w:r>
      <w:r>
        <w:fldChar w:fldCharType="begin"/>
      </w:r>
      <w:r>
        <w:instrText xml:space="preserve"> REF </w:instrText>
      </w:r>
      <w:r>
        <w:rPr>
          <w:rFonts w:hint="eastAsia"/>
        </w:rPr>
        <w:instrText>路面表的部分内容</w:instrText>
      </w:r>
      <w:r>
        <w:rPr>
          <w:rFonts w:hint="eastAsia"/>
        </w:rPr>
        <w:instrText xml:space="preserve"> \h</w:instrText>
      </w:r>
      <w:r>
        <w:instrText xml:space="preserve"> </w:instrText>
      </w:r>
      <w:r>
        <w:fldChar w:fldCharType="separate"/>
      </w:r>
      <w:r>
        <w:rPr>
          <w:rFonts w:hint="eastAsia"/>
        </w:rPr>
        <w:t>表</w:t>
      </w:r>
      <w:r>
        <w:rPr>
          <w:noProof/>
        </w:rPr>
        <w:t>4</w:t>
      </w:r>
      <w:r w:rsidRPr="00BC6B0D">
        <w:t>.</w:t>
      </w:r>
      <w:r>
        <w:rPr>
          <w:noProof/>
        </w:rPr>
        <w:t>4</w:t>
      </w:r>
      <w:r>
        <w:fldChar w:fldCharType="end"/>
      </w:r>
      <w:r>
        <w:rPr>
          <w:rFonts w:hint="eastAsia"/>
        </w:rPr>
        <w:t>所示。</w:t>
      </w:r>
    </w:p>
    <w:p w14:paraId="52C970A4" w14:textId="77777777" w:rsidR="00FD5542" w:rsidRDefault="00FD5542" w:rsidP="00FD5542">
      <w:pPr>
        <w:pStyle w:val="ae"/>
      </w:pPr>
      <w:bookmarkStart w:id="632" w:name="路面表的部分内容"/>
      <w:r>
        <w:rPr>
          <w:rFonts w:hint="eastAsia"/>
        </w:rPr>
        <w:t>表</w:t>
      </w:r>
      <w:fldSimple w:instr=" STYLEREF 1 \s ">
        <w:r>
          <w:rPr>
            <w:noProof/>
          </w:rPr>
          <w:t>4</w:t>
        </w:r>
      </w:fldSimple>
      <w:r w:rsidRPr="00BC6B0D">
        <w:t>.</w:t>
      </w:r>
      <w:r w:rsidRPr="00BC6B0D">
        <w:fldChar w:fldCharType="begin"/>
      </w:r>
      <w:r w:rsidRPr="00BC6B0D">
        <w:instrText xml:space="preserve"> SEQ </w:instrText>
      </w:r>
      <w:r>
        <w:rPr>
          <w:rFonts w:hint="eastAsia"/>
        </w:rPr>
        <w:instrText>表</w:instrText>
      </w:r>
      <w:r w:rsidRPr="00BC6B0D">
        <w:rPr>
          <w:rFonts w:hint="eastAsia"/>
        </w:rPr>
        <w:instrText xml:space="preserve"> \* ARABIC \s 1</w:instrText>
      </w:r>
      <w:r w:rsidRPr="00BC6B0D">
        <w:instrText xml:space="preserve"> </w:instrText>
      </w:r>
      <w:r w:rsidRPr="00BC6B0D">
        <w:fldChar w:fldCharType="separate"/>
      </w:r>
      <w:r>
        <w:rPr>
          <w:noProof/>
        </w:rPr>
        <w:t>4</w:t>
      </w:r>
      <w:r w:rsidRPr="00BC6B0D">
        <w:fldChar w:fldCharType="end"/>
      </w:r>
      <w:bookmarkEnd w:id="632"/>
      <w:r w:rsidRPr="00BC6B0D">
        <w:rPr>
          <w:rFonts w:hint="eastAsia"/>
        </w:rPr>
        <w:tab/>
      </w:r>
      <w:r>
        <w:rPr>
          <w:rFonts w:hint="eastAsia"/>
        </w:rPr>
        <w:t>“路面”表的部分内容</w:t>
      </w:r>
    </w:p>
    <w:tbl>
      <w:tblPr>
        <w:tblStyle w:val="af1"/>
        <w:tblW w:w="4750" w:type="pct"/>
        <w:jc w:val="center"/>
        <w:tblLook w:val="01E0" w:firstRow="1" w:lastRow="1" w:firstColumn="1" w:lastColumn="1" w:noHBand="0" w:noVBand="0"/>
      </w:tblPr>
      <w:tblGrid>
        <w:gridCol w:w="1116"/>
        <w:gridCol w:w="616"/>
        <w:gridCol w:w="1016"/>
        <w:gridCol w:w="816"/>
        <w:gridCol w:w="1016"/>
        <w:gridCol w:w="616"/>
        <w:gridCol w:w="616"/>
        <w:gridCol w:w="816"/>
        <w:gridCol w:w="1016"/>
        <w:gridCol w:w="1416"/>
      </w:tblGrid>
      <w:tr w:rsidR="00FD5542" w14:paraId="27758544" w14:textId="77777777" w:rsidTr="00A2081F">
        <w:trPr>
          <w:jc w:val="center"/>
        </w:trPr>
        <w:tc>
          <w:tcPr>
            <w:tcW w:w="0" w:type="auto"/>
            <w:noWrap/>
          </w:tcPr>
          <w:p w14:paraId="14F32404" w14:textId="77777777" w:rsidR="00FD5542" w:rsidRDefault="00FD5542">
            <w:pPr>
              <w:pStyle w:val="af"/>
              <w:ind w:firstLineChars="0"/>
              <w:rPr>
                <w:rFonts w:ascii="宋体" w:hAnsi="宋体"/>
              </w:rPr>
              <w:pPrChange w:id="633" w:author="刘全" w:date="2021-12-03T11:51:00Z">
                <w:pPr>
                  <w:pStyle w:val="af"/>
                  <w:ind w:firstLine="420"/>
                </w:pPr>
              </w:pPrChange>
            </w:pPr>
            <w:r>
              <w:rPr>
                <w:rFonts w:hint="eastAsia"/>
              </w:rPr>
              <w:t>编号</w:t>
            </w:r>
          </w:p>
        </w:tc>
        <w:tc>
          <w:tcPr>
            <w:tcW w:w="0" w:type="auto"/>
            <w:noWrap/>
          </w:tcPr>
          <w:p w14:paraId="4EB95829" w14:textId="77777777" w:rsidR="00FD5542" w:rsidRDefault="00FD5542">
            <w:pPr>
              <w:pStyle w:val="af"/>
              <w:ind w:firstLineChars="0"/>
              <w:rPr>
                <w:rFonts w:ascii="宋体" w:hAnsi="宋体"/>
              </w:rPr>
              <w:pPrChange w:id="634" w:author="刘全" w:date="2021-12-03T11:51:00Z">
                <w:pPr>
                  <w:pStyle w:val="af"/>
                  <w:ind w:firstLine="420"/>
                </w:pPr>
              </w:pPrChange>
            </w:pPr>
            <w:r>
              <w:rPr>
                <w:rFonts w:hint="eastAsia"/>
              </w:rPr>
              <w:t>说明</w:t>
            </w:r>
          </w:p>
        </w:tc>
        <w:tc>
          <w:tcPr>
            <w:tcW w:w="0" w:type="auto"/>
            <w:noWrap/>
          </w:tcPr>
          <w:p w14:paraId="37780B44" w14:textId="77777777" w:rsidR="00FD5542" w:rsidRDefault="00FD5542">
            <w:pPr>
              <w:pStyle w:val="af"/>
              <w:ind w:firstLineChars="0"/>
              <w:rPr>
                <w:rFonts w:ascii="宋体" w:hAnsi="宋体"/>
              </w:rPr>
              <w:pPrChange w:id="635" w:author="刘全" w:date="2021-12-03T11:51:00Z">
                <w:pPr>
                  <w:pStyle w:val="af"/>
                  <w:ind w:firstLine="420"/>
                </w:pPr>
              </w:pPrChange>
            </w:pPr>
            <w:r>
              <w:rPr>
                <w:rFonts w:hint="eastAsia"/>
              </w:rPr>
              <w:t>路面等级</w:t>
            </w:r>
          </w:p>
        </w:tc>
        <w:tc>
          <w:tcPr>
            <w:tcW w:w="0" w:type="auto"/>
            <w:noWrap/>
          </w:tcPr>
          <w:p w14:paraId="1354F889" w14:textId="77777777" w:rsidR="00FD5542" w:rsidRDefault="00FD5542">
            <w:pPr>
              <w:pStyle w:val="af"/>
              <w:ind w:firstLineChars="0"/>
              <w:rPr>
                <w:rFonts w:ascii="宋体" w:hAnsi="宋体"/>
              </w:rPr>
              <w:pPrChange w:id="636" w:author="刘全" w:date="2021-12-03T11:51:00Z">
                <w:pPr>
                  <w:pStyle w:val="af"/>
                  <w:ind w:firstLine="420"/>
                </w:pPr>
              </w:pPrChange>
            </w:pPr>
            <w:r>
              <w:rPr>
                <w:rFonts w:hint="eastAsia"/>
              </w:rPr>
              <w:t>承载力</w:t>
            </w:r>
          </w:p>
        </w:tc>
        <w:tc>
          <w:tcPr>
            <w:tcW w:w="0" w:type="auto"/>
            <w:noWrap/>
          </w:tcPr>
          <w:p w14:paraId="3DCF6886" w14:textId="77777777" w:rsidR="00FD5542" w:rsidRDefault="00FD5542">
            <w:pPr>
              <w:pStyle w:val="af"/>
              <w:ind w:firstLineChars="0"/>
              <w:rPr>
                <w:rFonts w:ascii="宋体" w:hAnsi="宋体"/>
              </w:rPr>
              <w:pPrChange w:id="637" w:author="刘全" w:date="2021-12-03T11:51:00Z">
                <w:pPr>
                  <w:pStyle w:val="af"/>
                  <w:ind w:firstLine="420"/>
                </w:pPr>
              </w:pPrChange>
            </w:pPr>
            <w:r>
              <w:rPr>
                <w:rFonts w:hint="eastAsia"/>
              </w:rPr>
              <w:t>路面型式</w:t>
            </w:r>
          </w:p>
        </w:tc>
        <w:tc>
          <w:tcPr>
            <w:tcW w:w="0" w:type="auto"/>
            <w:noWrap/>
          </w:tcPr>
          <w:p w14:paraId="58E9C4D4" w14:textId="77777777" w:rsidR="00FD5542" w:rsidRDefault="00FD5542">
            <w:pPr>
              <w:pStyle w:val="af"/>
              <w:ind w:firstLineChars="0"/>
              <w:rPr>
                <w:rFonts w:ascii="宋体" w:hAnsi="宋体"/>
              </w:rPr>
              <w:pPrChange w:id="638" w:author="刘全" w:date="2021-12-03T11:51:00Z">
                <w:pPr>
                  <w:pStyle w:val="af"/>
                  <w:ind w:firstLine="420"/>
                </w:pPr>
              </w:pPrChange>
            </w:pPr>
            <w:r>
              <w:rPr>
                <w:rFonts w:hint="eastAsia"/>
              </w:rPr>
              <w:t>宽度</w:t>
            </w:r>
          </w:p>
        </w:tc>
        <w:tc>
          <w:tcPr>
            <w:tcW w:w="0" w:type="auto"/>
            <w:noWrap/>
          </w:tcPr>
          <w:p w14:paraId="1B30E54A" w14:textId="77777777" w:rsidR="00FD5542" w:rsidRDefault="00FD5542">
            <w:pPr>
              <w:pStyle w:val="af"/>
              <w:ind w:firstLineChars="0"/>
              <w:rPr>
                <w:rFonts w:ascii="宋体" w:hAnsi="宋体"/>
              </w:rPr>
              <w:pPrChange w:id="639" w:author="刘全" w:date="2021-12-03T11:51:00Z">
                <w:pPr>
                  <w:pStyle w:val="af"/>
                  <w:ind w:firstLine="420"/>
                </w:pPr>
              </w:pPrChange>
            </w:pPr>
            <w:r>
              <w:rPr>
                <w:rFonts w:hint="eastAsia"/>
              </w:rPr>
              <w:t>容量</w:t>
            </w:r>
          </w:p>
        </w:tc>
        <w:tc>
          <w:tcPr>
            <w:tcW w:w="0" w:type="auto"/>
            <w:noWrap/>
          </w:tcPr>
          <w:p w14:paraId="3DD90D6B" w14:textId="77777777" w:rsidR="00FD5542" w:rsidRDefault="00FD5542">
            <w:pPr>
              <w:pStyle w:val="af"/>
              <w:ind w:firstLineChars="0"/>
              <w:rPr>
                <w:rFonts w:ascii="宋体" w:hAnsi="宋体"/>
              </w:rPr>
              <w:pPrChange w:id="640" w:author="刘全" w:date="2021-12-03T11:51:00Z">
                <w:pPr>
                  <w:pStyle w:val="af"/>
                  <w:ind w:firstLine="420"/>
                </w:pPr>
              </w:pPrChange>
            </w:pPr>
            <w:r>
              <w:rPr>
                <w:rFonts w:hint="eastAsia"/>
              </w:rPr>
              <w:t>车道数</w:t>
            </w:r>
          </w:p>
        </w:tc>
        <w:tc>
          <w:tcPr>
            <w:tcW w:w="0" w:type="auto"/>
            <w:noWrap/>
          </w:tcPr>
          <w:p w14:paraId="4AE48AED" w14:textId="77777777" w:rsidR="00FD5542" w:rsidRDefault="00FD5542">
            <w:pPr>
              <w:pStyle w:val="af"/>
              <w:ind w:firstLineChars="0"/>
              <w:rPr>
                <w:rFonts w:ascii="宋体" w:hAnsi="宋体"/>
              </w:rPr>
              <w:pPrChange w:id="641" w:author="刘全" w:date="2021-12-03T11:51:00Z">
                <w:pPr>
                  <w:pStyle w:val="af"/>
                  <w:ind w:firstLine="420"/>
                </w:pPr>
              </w:pPrChange>
            </w:pPr>
            <w:r>
              <w:rPr>
                <w:rFonts w:hint="eastAsia"/>
              </w:rPr>
              <w:t>路缘宽度</w:t>
            </w:r>
          </w:p>
        </w:tc>
        <w:tc>
          <w:tcPr>
            <w:tcW w:w="0" w:type="auto"/>
            <w:noWrap/>
          </w:tcPr>
          <w:p w14:paraId="3CB283C2" w14:textId="77777777" w:rsidR="00FD5542" w:rsidRDefault="00FD5542">
            <w:pPr>
              <w:pStyle w:val="af"/>
              <w:ind w:firstLineChars="0"/>
              <w:rPr>
                <w:rFonts w:ascii="宋体" w:hAnsi="宋体"/>
              </w:rPr>
              <w:pPrChange w:id="642" w:author="刘全" w:date="2021-12-03T11:51:00Z">
                <w:pPr>
                  <w:pStyle w:val="af"/>
                  <w:ind w:firstLine="420"/>
                </w:pPr>
              </w:pPrChange>
            </w:pPr>
            <w:r>
              <w:rPr>
                <w:rFonts w:hint="eastAsia"/>
              </w:rPr>
              <w:t>附属结构说明</w:t>
            </w:r>
          </w:p>
        </w:tc>
      </w:tr>
      <w:tr w:rsidR="00FD5542" w14:paraId="16D3834F" w14:textId="77777777" w:rsidTr="00A2081F">
        <w:trPr>
          <w:jc w:val="center"/>
        </w:trPr>
        <w:tc>
          <w:tcPr>
            <w:tcW w:w="0" w:type="auto"/>
            <w:noWrap/>
          </w:tcPr>
          <w:p w14:paraId="628648BC" w14:textId="77777777" w:rsidR="00FD5542" w:rsidRDefault="00FD5542">
            <w:pPr>
              <w:pStyle w:val="af"/>
              <w:ind w:firstLineChars="0"/>
              <w:rPr>
                <w:rFonts w:ascii="宋体" w:hAnsi="宋体"/>
              </w:rPr>
              <w:pPrChange w:id="643" w:author="刘全" w:date="2021-12-03T11:51:00Z">
                <w:pPr>
                  <w:pStyle w:val="af"/>
                  <w:ind w:firstLine="420"/>
                </w:pPr>
              </w:pPrChange>
            </w:pPr>
            <w:r>
              <w:rPr>
                <w:rFonts w:hint="eastAsia"/>
              </w:rPr>
              <w:t>420000001</w:t>
            </w:r>
          </w:p>
        </w:tc>
        <w:tc>
          <w:tcPr>
            <w:tcW w:w="0" w:type="auto"/>
            <w:noWrap/>
          </w:tcPr>
          <w:p w14:paraId="54A135A1" w14:textId="77777777" w:rsidR="00FD5542" w:rsidRDefault="00FD5542">
            <w:pPr>
              <w:pStyle w:val="af"/>
              <w:ind w:firstLineChars="0"/>
              <w:rPr>
                <w:rFonts w:ascii="宋体" w:hAnsi="宋体"/>
              </w:rPr>
              <w:pPrChange w:id="644" w:author="刘全" w:date="2021-12-03T11:51:00Z">
                <w:pPr>
                  <w:pStyle w:val="af"/>
                  <w:ind w:firstLine="420"/>
                </w:pPr>
              </w:pPrChange>
            </w:pPr>
          </w:p>
        </w:tc>
        <w:tc>
          <w:tcPr>
            <w:tcW w:w="0" w:type="auto"/>
            <w:noWrap/>
          </w:tcPr>
          <w:p w14:paraId="47933974" w14:textId="77777777" w:rsidR="00FD5542" w:rsidRDefault="00FD5542">
            <w:pPr>
              <w:pStyle w:val="af"/>
              <w:ind w:firstLineChars="0"/>
              <w:rPr>
                <w:rFonts w:ascii="宋体" w:hAnsi="宋体"/>
              </w:rPr>
              <w:pPrChange w:id="645" w:author="刘全" w:date="2021-12-03T11:51:00Z">
                <w:pPr>
                  <w:pStyle w:val="af"/>
                  <w:ind w:firstLine="420"/>
                </w:pPr>
              </w:pPrChange>
            </w:pPr>
          </w:p>
        </w:tc>
        <w:tc>
          <w:tcPr>
            <w:tcW w:w="0" w:type="auto"/>
            <w:noWrap/>
          </w:tcPr>
          <w:p w14:paraId="760FFA6B" w14:textId="77777777" w:rsidR="00FD5542" w:rsidRDefault="00FD5542">
            <w:pPr>
              <w:pStyle w:val="af"/>
              <w:ind w:firstLineChars="0"/>
              <w:rPr>
                <w:rFonts w:ascii="宋体" w:hAnsi="宋体"/>
              </w:rPr>
              <w:pPrChange w:id="646" w:author="刘全" w:date="2021-12-03T11:51:00Z">
                <w:pPr>
                  <w:pStyle w:val="af"/>
                  <w:ind w:firstLine="420"/>
                </w:pPr>
              </w:pPrChange>
            </w:pPr>
          </w:p>
        </w:tc>
        <w:tc>
          <w:tcPr>
            <w:tcW w:w="0" w:type="auto"/>
            <w:noWrap/>
          </w:tcPr>
          <w:p w14:paraId="5E06CE8F" w14:textId="77777777" w:rsidR="00FD5542" w:rsidRDefault="00FD5542">
            <w:pPr>
              <w:pStyle w:val="af"/>
              <w:ind w:firstLineChars="0"/>
              <w:rPr>
                <w:rFonts w:ascii="宋体" w:hAnsi="宋体"/>
              </w:rPr>
              <w:pPrChange w:id="647" w:author="刘全" w:date="2021-12-03T11:51:00Z">
                <w:pPr>
                  <w:pStyle w:val="af"/>
                  <w:ind w:firstLine="420"/>
                </w:pPr>
              </w:pPrChange>
            </w:pPr>
          </w:p>
        </w:tc>
        <w:tc>
          <w:tcPr>
            <w:tcW w:w="0" w:type="auto"/>
            <w:noWrap/>
          </w:tcPr>
          <w:p w14:paraId="462F2F2C" w14:textId="77777777" w:rsidR="00FD5542" w:rsidRDefault="00FD5542">
            <w:pPr>
              <w:pStyle w:val="af"/>
              <w:ind w:firstLineChars="0"/>
              <w:rPr>
                <w:rFonts w:ascii="宋体" w:hAnsi="宋体"/>
              </w:rPr>
              <w:pPrChange w:id="648" w:author="刘全" w:date="2021-12-03T11:51:00Z">
                <w:pPr>
                  <w:pStyle w:val="af"/>
                  <w:ind w:firstLine="420"/>
                </w:pPr>
              </w:pPrChange>
            </w:pPr>
          </w:p>
        </w:tc>
        <w:tc>
          <w:tcPr>
            <w:tcW w:w="0" w:type="auto"/>
            <w:noWrap/>
          </w:tcPr>
          <w:p w14:paraId="1B31820E" w14:textId="77777777" w:rsidR="00FD5542" w:rsidRDefault="00FD5542">
            <w:pPr>
              <w:pStyle w:val="af"/>
              <w:ind w:firstLineChars="0"/>
              <w:rPr>
                <w:rFonts w:ascii="宋体" w:hAnsi="宋体"/>
              </w:rPr>
              <w:pPrChange w:id="649" w:author="刘全" w:date="2021-12-03T11:51:00Z">
                <w:pPr>
                  <w:pStyle w:val="af"/>
                  <w:ind w:firstLine="420"/>
                </w:pPr>
              </w:pPrChange>
            </w:pPr>
          </w:p>
        </w:tc>
        <w:tc>
          <w:tcPr>
            <w:tcW w:w="0" w:type="auto"/>
            <w:noWrap/>
          </w:tcPr>
          <w:p w14:paraId="5557091C" w14:textId="77777777" w:rsidR="00FD5542" w:rsidRDefault="00FD5542">
            <w:pPr>
              <w:pStyle w:val="af"/>
              <w:ind w:firstLineChars="0"/>
              <w:rPr>
                <w:rFonts w:ascii="宋体" w:hAnsi="宋体"/>
              </w:rPr>
              <w:pPrChange w:id="650" w:author="刘全" w:date="2021-12-03T11:51:00Z">
                <w:pPr>
                  <w:pStyle w:val="af"/>
                  <w:ind w:firstLine="420"/>
                </w:pPr>
              </w:pPrChange>
            </w:pPr>
          </w:p>
        </w:tc>
        <w:tc>
          <w:tcPr>
            <w:tcW w:w="0" w:type="auto"/>
            <w:noWrap/>
          </w:tcPr>
          <w:p w14:paraId="07054F97" w14:textId="77777777" w:rsidR="00FD5542" w:rsidRDefault="00FD5542">
            <w:pPr>
              <w:pStyle w:val="af"/>
              <w:ind w:firstLineChars="0"/>
              <w:rPr>
                <w:rFonts w:ascii="宋体" w:hAnsi="宋体"/>
              </w:rPr>
              <w:pPrChange w:id="651" w:author="刘全" w:date="2021-12-03T11:51:00Z">
                <w:pPr>
                  <w:pStyle w:val="af"/>
                  <w:ind w:firstLine="420"/>
                </w:pPr>
              </w:pPrChange>
            </w:pPr>
          </w:p>
        </w:tc>
        <w:tc>
          <w:tcPr>
            <w:tcW w:w="0" w:type="auto"/>
            <w:noWrap/>
          </w:tcPr>
          <w:p w14:paraId="71CB1437" w14:textId="77777777" w:rsidR="00FD5542" w:rsidRDefault="00FD5542">
            <w:pPr>
              <w:pStyle w:val="af"/>
              <w:ind w:firstLineChars="0"/>
              <w:rPr>
                <w:rFonts w:ascii="宋体" w:hAnsi="宋体"/>
              </w:rPr>
              <w:pPrChange w:id="652" w:author="刘全" w:date="2021-12-03T11:51:00Z">
                <w:pPr>
                  <w:pStyle w:val="af"/>
                  <w:ind w:firstLine="420"/>
                </w:pPr>
              </w:pPrChange>
            </w:pPr>
          </w:p>
        </w:tc>
      </w:tr>
    </w:tbl>
    <w:p w14:paraId="4B6134F5" w14:textId="22C2C0B1" w:rsidR="00FD5542" w:rsidDel="001D145D" w:rsidRDefault="00FD5542" w:rsidP="00FD5542">
      <w:pPr>
        <w:pStyle w:val="21"/>
        <w:ind w:firstLine="480"/>
        <w:rPr>
          <w:del w:id="653" w:author="刘全" w:date="2021-12-03T20:36:00Z"/>
        </w:rPr>
      </w:pPr>
    </w:p>
    <w:p w14:paraId="6B396AE0" w14:textId="77777777" w:rsidR="00FD5542" w:rsidRDefault="00FD5542" w:rsidP="00FD5542">
      <w:pPr>
        <w:pStyle w:val="21"/>
        <w:ind w:firstLine="480"/>
      </w:pPr>
      <w:r w:rsidRPr="006C4E96">
        <w:rPr>
          <w:rFonts w:hint="eastAsia"/>
        </w:rPr>
        <w:t>编号</w:t>
      </w:r>
      <w:r>
        <w:rPr>
          <w:rFonts w:hint="eastAsia"/>
        </w:rPr>
        <w:t>为路面的唯一标识符；</w:t>
      </w:r>
    </w:p>
    <w:p w14:paraId="14C60558" w14:textId="77777777" w:rsidR="00FD5542" w:rsidRPr="006C4E96" w:rsidRDefault="00FD5542" w:rsidP="00FD5542">
      <w:pPr>
        <w:pStyle w:val="21"/>
        <w:ind w:firstLine="480"/>
      </w:pPr>
      <w:r w:rsidRPr="006C4E96">
        <w:rPr>
          <w:rFonts w:hint="eastAsia"/>
        </w:rPr>
        <w:t>路面等级</w:t>
      </w:r>
      <w:r>
        <w:rPr>
          <w:rFonts w:hint="eastAsia"/>
        </w:rPr>
        <w:t>、</w:t>
      </w:r>
      <w:r w:rsidRPr="006C4E96">
        <w:rPr>
          <w:rFonts w:hint="eastAsia"/>
        </w:rPr>
        <w:t>承载力</w:t>
      </w:r>
      <w:r>
        <w:rPr>
          <w:rFonts w:hint="eastAsia"/>
        </w:rPr>
        <w:t>、</w:t>
      </w:r>
      <w:r w:rsidRPr="006C4E96">
        <w:rPr>
          <w:rFonts w:hint="eastAsia"/>
        </w:rPr>
        <w:t>路面型式</w:t>
      </w:r>
      <w:r>
        <w:rPr>
          <w:rFonts w:hint="eastAsia"/>
        </w:rPr>
        <w:t>、</w:t>
      </w:r>
      <w:r w:rsidRPr="006C4E96">
        <w:rPr>
          <w:rFonts w:hint="eastAsia"/>
        </w:rPr>
        <w:t>宽度</w:t>
      </w:r>
      <w:r>
        <w:rPr>
          <w:rFonts w:hint="eastAsia"/>
        </w:rPr>
        <w:t>、</w:t>
      </w:r>
      <w:r w:rsidRPr="006C4E96">
        <w:rPr>
          <w:rFonts w:hint="eastAsia"/>
        </w:rPr>
        <w:t>容量</w:t>
      </w:r>
      <w:r>
        <w:rPr>
          <w:rFonts w:hint="eastAsia"/>
        </w:rPr>
        <w:t>、</w:t>
      </w:r>
      <w:r w:rsidRPr="006C4E96">
        <w:rPr>
          <w:rFonts w:hint="eastAsia"/>
        </w:rPr>
        <w:t>车道数</w:t>
      </w:r>
      <w:r>
        <w:rPr>
          <w:rFonts w:hint="eastAsia"/>
        </w:rPr>
        <w:t>、</w:t>
      </w:r>
      <w:r w:rsidRPr="006C4E96">
        <w:rPr>
          <w:rFonts w:hint="eastAsia"/>
        </w:rPr>
        <w:t>路缘宽度</w:t>
      </w:r>
      <w:r>
        <w:rPr>
          <w:rFonts w:hint="eastAsia"/>
        </w:rPr>
        <w:t>、</w:t>
      </w:r>
      <w:r w:rsidRPr="006C4E96">
        <w:rPr>
          <w:rFonts w:hint="eastAsia"/>
        </w:rPr>
        <w:t>附属结构说明</w:t>
      </w:r>
      <w:r>
        <w:rPr>
          <w:rFonts w:hint="eastAsia"/>
        </w:rPr>
        <w:t>，这些参数主要服务于道路交通仿真，为道路资源限制使用，目前仿真系统中保留、未使用。</w:t>
      </w:r>
    </w:p>
    <w:p w14:paraId="0BC7BF16" w14:textId="77777777" w:rsidR="00FD5542" w:rsidRDefault="00FD5542">
      <w:pPr>
        <w:pStyle w:val="4"/>
        <w:pPrChange w:id="654" w:author="刘全" w:date="2021-12-03T11:52:00Z">
          <w:pPr>
            <w:pStyle w:val="3"/>
            <w:tabs>
              <w:tab w:val="num" w:pos="1080"/>
            </w:tabs>
            <w:spacing w:line="360" w:lineRule="auto"/>
            <w:textAlignment w:val="auto"/>
          </w:pPr>
        </w:pPrChange>
      </w:pPr>
      <w:bookmarkStart w:id="655" w:name="_Ref245292111"/>
      <w:bookmarkStart w:id="656" w:name="_Ref245292114"/>
      <w:bookmarkStart w:id="657" w:name="_Toc267473656"/>
      <w:r>
        <w:rPr>
          <w:rFonts w:hint="eastAsia"/>
        </w:rPr>
        <w:t>路径</w:t>
      </w:r>
      <w:bookmarkEnd w:id="655"/>
      <w:bookmarkEnd w:id="656"/>
      <w:bookmarkEnd w:id="657"/>
    </w:p>
    <w:p w14:paraId="08FA78BA" w14:textId="4363EC95" w:rsidR="00FD5542" w:rsidRDefault="00FD5542" w:rsidP="00FD5542">
      <w:pPr>
        <w:pStyle w:val="21"/>
        <w:ind w:firstLine="480"/>
      </w:pPr>
      <w:r>
        <w:rPr>
          <w:rFonts w:hint="eastAsia"/>
        </w:rPr>
        <w:t>“路径”是路段的组合，用以描述两个节点之间连通道路的集合，是标志不相邻的两个节点之间联系的路段集合。路径的概念在施工总布置仿真中多次使用。如：运输机械对运输路线选择</w:t>
      </w:r>
      <w:del w:id="658" w:author="刘全" w:date="2021-12-04T01:39:00Z">
        <w:r w:rsidDel="00EF6B70">
          <w:rPr>
            <w:rFonts w:hint="eastAsia"/>
          </w:rPr>
          <w:delText>、施工任务运输路线选定等</w:delText>
        </w:r>
      </w:del>
      <w:r>
        <w:rPr>
          <w:rFonts w:hint="eastAsia"/>
        </w:rPr>
        <w:t>。目前的路径识别支持两种方式：</w:t>
      </w:r>
      <w:del w:id="659" w:author="刘全" w:date="2021-12-04T01:40:00Z">
        <w:r w:rsidDel="00EF6B70">
          <w:rPr>
            <w:rFonts w:hint="eastAsia"/>
          </w:rPr>
          <w:delText>人工</w:delText>
        </w:r>
      </w:del>
      <w:ins w:id="660" w:author="刘全" w:date="2021-12-04T01:40:00Z">
        <w:r w:rsidR="00EF6B70">
          <w:rPr>
            <w:rFonts w:hint="eastAsia"/>
          </w:rPr>
          <w:t>外部</w:t>
        </w:r>
      </w:ins>
      <w:r>
        <w:rPr>
          <w:rFonts w:hint="eastAsia"/>
        </w:rPr>
        <w:t>处理和自动识别。</w:t>
      </w:r>
      <w:ins w:id="661" w:author="刘全" w:date="2021-12-04T01:40:00Z">
        <w:r w:rsidR="00EF6B70">
          <w:rPr>
            <w:rFonts w:hint="eastAsia"/>
          </w:rPr>
          <w:t>外部</w:t>
        </w:r>
      </w:ins>
      <w:del w:id="662" w:author="刘全" w:date="2021-12-04T01:40:00Z">
        <w:r w:rsidDel="00EF6B70">
          <w:rPr>
            <w:rFonts w:hint="eastAsia"/>
          </w:rPr>
          <w:delText>人工</w:delText>
        </w:r>
      </w:del>
      <w:r>
        <w:rPr>
          <w:rFonts w:hint="eastAsia"/>
        </w:rPr>
        <w:t>处理路径指</w:t>
      </w:r>
      <w:del w:id="663" w:author="刘全" w:date="2021-12-04T01:40:00Z">
        <w:r w:rsidDel="00EF6B70">
          <w:rPr>
            <w:rFonts w:hint="eastAsia"/>
          </w:rPr>
          <w:delText>在人工</w:delText>
        </w:r>
      </w:del>
      <w:ins w:id="664" w:author="刘全" w:date="2021-12-04T01:40:00Z">
        <w:r w:rsidR="00EF6B70">
          <w:rPr>
            <w:rFonts w:hint="eastAsia"/>
          </w:rPr>
          <w:t>从外部</w:t>
        </w:r>
      </w:ins>
      <w:r>
        <w:rPr>
          <w:rFonts w:hint="eastAsia"/>
        </w:rPr>
        <w:t>添加、存储在数据库中的路径信息，标志道路的起点和终点之间的连接道路不需要</w:t>
      </w:r>
      <w:ins w:id="665" w:author="刘全" w:date="2021-12-04T01:40:00Z">
        <w:r w:rsidR="00EF6B70">
          <w:rPr>
            <w:rFonts w:hint="eastAsia"/>
          </w:rPr>
          <w:t>由系统</w:t>
        </w:r>
      </w:ins>
      <w:r>
        <w:rPr>
          <w:rFonts w:hint="eastAsia"/>
        </w:rPr>
        <w:t>计算</w:t>
      </w:r>
      <w:del w:id="666" w:author="刘全" w:date="2021-12-04T01:40:00Z">
        <w:r w:rsidDel="00EF6B70">
          <w:rPr>
            <w:rFonts w:hint="eastAsia"/>
          </w:rPr>
          <w:delText>机自动</w:delText>
        </w:r>
      </w:del>
      <w:r>
        <w:rPr>
          <w:rFonts w:hint="eastAsia"/>
        </w:rPr>
        <w:t>选择，便于在</w:t>
      </w:r>
      <w:ins w:id="667" w:author="刘全" w:date="2021-12-04T01:40:00Z">
        <w:r w:rsidR="00EF6B70">
          <w:rPr>
            <w:rFonts w:hint="eastAsia"/>
          </w:rPr>
          <w:t>多</w:t>
        </w:r>
        <w:r w:rsidR="00EF6B70">
          <w:t>系统组合</w:t>
        </w:r>
      </w:ins>
      <w:del w:id="668" w:author="刘全" w:date="2021-12-04T01:40:00Z">
        <w:r w:rsidDel="00EF6B70">
          <w:rPr>
            <w:rFonts w:hint="eastAsia"/>
          </w:rPr>
          <w:delText>特殊的</w:delText>
        </w:r>
      </w:del>
      <w:r>
        <w:rPr>
          <w:rFonts w:hint="eastAsia"/>
        </w:rPr>
        <w:t>情况下</w:t>
      </w:r>
      <w:del w:id="669" w:author="刘全" w:date="2021-12-04T01:40:00Z">
        <w:r w:rsidDel="00EF6B70">
          <w:rPr>
            <w:rFonts w:hint="eastAsia"/>
          </w:rPr>
          <w:delText>进行人工</w:delText>
        </w:r>
      </w:del>
      <w:r>
        <w:rPr>
          <w:rFonts w:hint="eastAsia"/>
        </w:rPr>
        <w:t>指定路径。自动识别路径是计算机根据一定的原则（一般是运距最短）自动选择的路径。</w:t>
      </w:r>
      <w:del w:id="670" w:author="刘全" w:date="2021-12-04T01:41:00Z">
        <w:r w:rsidDel="00EF6B70">
          <w:rPr>
            <w:rFonts w:hint="eastAsia"/>
          </w:rPr>
          <w:delText>由于总布置场内节点众多，节点之间的连接路径繁多，逐一人工指定工作量太大，因此计算机自动识别是必要的，而且应该是主要的。</w:delText>
        </w:r>
      </w:del>
      <w:r>
        <w:rPr>
          <w:rFonts w:hint="eastAsia"/>
        </w:rPr>
        <w:t>路径由“路段组名”和“路段组”两个表描述，其中“路段组名”表为主表，“路段组”表为从表，其结构如</w:t>
      </w:r>
      <w:r>
        <w:fldChar w:fldCharType="begin"/>
      </w:r>
      <w:r>
        <w:instrText xml:space="preserve"> REF </w:instrText>
      </w:r>
      <w:r>
        <w:rPr>
          <w:rFonts w:hint="eastAsia"/>
        </w:rPr>
        <w:instrText>路段组名表的部分内容</w:instrText>
      </w:r>
      <w:r>
        <w:rPr>
          <w:rFonts w:hint="eastAsia"/>
        </w:rPr>
        <w:instrText xml:space="preserve"> \h</w:instrText>
      </w:r>
      <w:r>
        <w:instrText xml:space="preserve"> </w:instrText>
      </w:r>
      <w:r>
        <w:fldChar w:fldCharType="separate"/>
      </w:r>
      <w:r>
        <w:rPr>
          <w:rFonts w:hint="eastAsia"/>
        </w:rPr>
        <w:t>表</w:t>
      </w:r>
      <w:r>
        <w:rPr>
          <w:noProof/>
        </w:rPr>
        <w:t>4</w:t>
      </w:r>
      <w:r w:rsidRPr="00BC6B0D">
        <w:t>.</w:t>
      </w:r>
      <w:r>
        <w:rPr>
          <w:noProof/>
        </w:rPr>
        <w:t>5</w:t>
      </w:r>
      <w:r>
        <w:fldChar w:fldCharType="end"/>
      </w:r>
      <w:r>
        <w:rPr>
          <w:rFonts w:hint="eastAsia"/>
        </w:rPr>
        <w:t>和</w:t>
      </w:r>
      <w:r>
        <w:fldChar w:fldCharType="begin"/>
      </w:r>
      <w:r>
        <w:instrText xml:space="preserve"> REF </w:instrText>
      </w:r>
      <w:r>
        <w:rPr>
          <w:rFonts w:hint="eastAsia"/>
        </w:rPr>
        <w:instrText>路段组表的部分内容</w:instrText>
      </w:r>
      <w:r>
        <w:fldChar w:fldCharType="separate"/>
      </w:r>
      <w:r>
        <w:rPr>
          <w:rFonts w:hint="eastAsia"/>
        </w:rPr>
        <w:t>表</w:t>
      </w:r>
      <w:r>
        <w:rPr>
          <w:noProof/>
        </w:rPr>
        <w:t>4</w:t>
      </w:r>
      <w:r w:rsidRPr="00BC6B0D">
        <w:t>.</w:t>
      </w:r>
      <w:r>
        <w:rPr>
          <w:noProof/>
        </w:rPr>
        <w:t>6</w:t>
      </w:r>
      <w:r>
        <w:fldChar w:fldCharType="end"/>
      </w:r>
      <w:r>
        <w:rPr>
          <w:rFonts w:hint="eastAsia"/>
        </w:rPr>
        <w:t>所示。“路段组名”表的</w:t>
      </w:r>
      <w:r w:rsidRPr="006C4E96">
        <w:rPr>
          <w:rFonts w:hint="eastAsia"/>
        </w:rPr>
        <w:t>编号</w:t>
      </w:r>
      <w:r>
        <w:rPr>
          <w:rFonts w:hint="eastAsia"/>
        </w:rPr>
        <w:t>为路段的唯一标识符。</w:t>
      </w:r>
    </w:p>
    <w:p w14:paraId="0BF620DC" w14:textId="4F7FCAD2" w:rsidR="00FD5542" w:rsidRDefault="00FD5542" w:rsidP="00FD5542">
      <w:pPr>
        <w:pStyle w:val="21"/>
        <w:ind w:firstLine="480"/>
      </w:pPr>
      <w:r>
        <w:rPr>
          <w:rFonts w:hint="eastAsia"/>
        </w:rPr>
        <w:t>节点表修改视图可以通过点击“路径信息”</w:t>
      </w:r>
      <w:r w:rsidRPr="00D45575">
        <w:rPr>
          <w:noProof/>
        </w:rPr>
        <w:drawing>
          <wp:inline distT="0" distB="0" distL="0" distR="0" wp14:anchorId="4D3280F9" wp14:editId="6C713EB6">
            <wp:extent cx="407670" cy="36957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7670" cy="369570"/>
                    </a:xfrm>
                    <a:prstGeom prst="rect">
                      <a:avLst/>
                    </a:prstGeom>
                    <a:noFill/>
                    <a:ln>
                      <a:noFill/>
                    </a:ln>
                  </pic:spPr>
                </pic:pic>
              </a:graphicData>
            </a:graphic>
          </wp:inline>
        </w:drawing>
      </w:r>
      <w:r>
        <w:rPr>
          <w:rFonts w:hint="eastAsia"/>
        </w:rPr>
        <w:t>关联按钮弹出如</w:t>
      </w:r>
      <w:r>
        <w:fldChar w:fldCharType="begin"/>
      </w:r>
      <w:r>
        <w:rPr>
          <w:rFonts w:hint="eastAsia"/>
        </w:rPr>
        <w:instrText>ref</w:instrText>
      </w:r>
      <w:r>
        <w:instrText xml:space="preserve">  </w:instrText>
      </w:r>
      <w:r>
        <w:rPr>
          <w:rFonts w:hint="eastAsia"/>
        </w:rPr>
        <w:instrText>路径信息对话框</w:instrText>
      </w:r>
      <w:r>
        <w:fldChar w:fldCharType="separate"/>
      </w:r>
      <w:r w:rsidRPr="00586411">
        <w:rPr>
          <w:rFonts w:hint="eastAsia"/>
        </w:rPr>
        <w:t>图</w:t>
      </w:r>
      <w:r>
        <w:rPr>
          <w:noProof/>
        </w:rPr>
        <w:t>4</w:t>
      </w:r>
      <w:r w:rsidRPr="00586411">
        <w:t>.</w:t>
      </w:r>
      <w:r>
        <w:rPr>
          <w:noProof/>
        </w:rPr>
        <w:t>4</w:t>
      </w:r>
      <w:r>
        <w:fldChar w:fldCharType="end"/>
      </w:r>
      <w:r>
        <w:rPr>
          <w:rFonts w:hint="eastAsia"/>
        </w:rPr>
        <w:t>所示路径信息对话框。</w:t>
      </w:r>
    </w:p>
    <w:p w14:paraId="7C574E9E" w14:textId="77777777" w:rsidR="00FD5542" w:rsidRDefault="00FD5542" w:rsidP="00FD5542">
      <w:pPr>
        <w:pStyle w:val="ae"/>
      </w:pPr>
      <w:bookmarkStart w:id="671" w:name="路段组名表的部分内容"/>
      <w:r>
        <w:rPr>
          <w:rFonts w:hint="eastAsia"/>
        </w:rPr>
        <w:lastRenderedPageBreak/>
        <w:t>表</w:t>
      </w:r>
      <w:fldSimple w:instr=" STYLEREF 1 \s ">
        <w:r>
          <w:rPr>
            <w:noProof/>
          </w:rPr>
          <w:t>4</w:t>
        </w:r>
      </w:fldSimple>
      <w:r w:rsidRPr="00BC6B0D">
        <w:t>.</w:t>
      </w:r>
      <w:r w:rsidRPr="00BC6B0D">
        <w:fldChar w:fldCharType="begin"/>
      </w:r>
      <w:r w:rsidRPr="00BC6B0D">
        <w:instrText xml:space="preserve"> SEQ </w:instrText>
      </w:r>
      <w:r>
        <w:rPr>
          <w:rFonts w:hint="eastAsia"/>
        </w:rPr>
        <w:instrText>表</w:instrText>
      </w:r>
      <w:r w:rsidRPr="00BC6B0D">
        <w:rPr>
          <w:rFonts w:hint="eastAsia"/>
        </w:rPr>
        <w:instrText xml:space="preserve"> \* ARABIC \s 1</w:instrText>
      </w:r>
      <w:r w:rsidRPr="00BC6B0D">
        <w:instrText xml:space="preserve"> </w:instrText>
      </w:r>
      <w:r w:rsidRPr="00BC6B0D">
        <w:fldChar w:fldCharType="separate"/>
      </w:r>
      <w:r>
        <w:rPr>
          <w:noProof/>
        </w:rPr>
        <w:t>5</w:t>
      </w:r>
      <w:r w:rsidRPr="00BC6B0D">
        <w:fldChar w:fldCharType="end"/>
      </w:r>
      <w:bookmarkEnd w:id="671"/>
      <w:r w:rsidRPr="00BC6B0D">
        <w:rPr>
          <w:rFonts w:hint="eastAsia"/>
        </w:rPr>
        <w:tab/>
      </w:r>
      <w:r>
        <w:rPr>
          <w:rFonts w:hint="eastAsia"/>
        </w:rPr>
        <w:t>“路段组名”表的内容（部分）</w:t>
      </w:r>
    </w:p>
    <w:tbl>
      <w:tblPr>
        <w:tblStyle w:val="af1"/>
        <w:tblW w:w="9231" w:type="dxa"/>
        <w:jc w:val="center"/>
        <w:tblLook w:val="01E0" w:firstRow="1" w:lastRow="1" w:firstColumn="1" w:lastColumn="1" w:noHBand="0" w:noVBand="0"/>
      </w:tblPr>
      <w:tblGrid>
        <w:gridCol w:w="1341"/>
        <w:gridCol w:w="3762"/>
        <w:gridCol w:w="1656"/>
        <w:gridCol w:w="1236"/>
        <w:gridCol w:w="1236"/>
      </w:tblGrid>
      <w:tr w:rsidR="00FD5542" w14:paraId="64BA4329" w14:textId="77777777" w:rsidTr="00A2081F">
        <w:trPr>
          <w:trHeight w:val="255"/>
          <w:jc w:val="center"/>
        </w:trPr>
        <w:tc>
          <w:tcPr>
            <w:tcW w:w="1341" w:type="dxa"/>
            <w:noWrap/>
          </w:tcPr>
          <w:p w14:paraId="3C6FF42B" w14:textId="77777777" w:rsidR="00FD5542" w:rsidRDefault="00FD5542">
            <w:pPr>
              <w:pStyle w:val="af"/>
              <w:ind w:firstLineChars="0"/>
              <w:rPr>
                <w:rFonts w:ascii="宋体" w:hAnsi="宋体"/>
              </w:rPr>
              <w:pPrChange w:id="672" w:author="刘全" w:date="2021-12-03T11:51:00Z">
                <w:pPr>
                  <w:pStyle w:val="af"/>
                  <w:ind w:firstLine="420"/>
                </w:pPr>
              </w:pPrChange>
            </w:pPr>
            <w:r>
              <w:rPr>
                <w:rFonts w:hint="eastAsia"/>
              </w:rPr>
              <w:t>编号</w:t>
            </w:r>
          </w:p>
        </w:tc>
        <w:tc>
          <w:tcPr>
            <w:tcW w:w="3762" w:type="dxa"/>
            <w:noWrap/>
          </w:tcPr>
          <w:p w14:paraId="2DF6D756" w14:textId="77777777" w:rsidR="00FD5542" w:rsidRDefault="00FD5542">
            <w:pPr>
              <w:pStyle w:val="af"/>
              <w:ind w:firstLineChars="0"/>
              <w:rPr>
                <w:rFonts w:ascii="宋体" w:hAnsi="宋体"/>
              </w:rPr>
              <w:pPrChange w:id="673" w:author="刘全" w:date="2021-12-03T11:51:00Z">
                <w:pPr>
                  <w:pStyle w:val="af"/>
                  <w:ind w:firstLine="420"/>
                </w:pPr>
              </w:pPrChange>
            </w:pPr>
            <w:r>
              <w:rPr>
                <w:rFonts w:hint="eastAsia"/>
              </w:rPr>
              <w:t>名称</w:t>
            </w:r>
          </w:p>
        </w:tc>
        <w:tc>
          <w:tcPr>
            <w:tcW w:w="1656" w:type="dxa"/>
            <w:noWrap/>
          </w:tcPr>
          <w:p w14:paraId="71AFBD2E" w14:textId="77777777" w:rsidR="00FD5542" w:rsidRDefault="00FD5542">
            <w:pPr>
              <w:pStyle w:val="af"/>
              <w:ind w:firstLineChars="0"/>
              <w:rPr>
                <w:rFonts w:ascii="宋体" w:hAnsi="宋体"/>
              </w:rPr>
              <w:pPrChange w:id="674" w:author="刘全" w:date="2021-12-03T11:51:00Z">
                <w:pPr>
                  <w:pStyle w:val="af"/>
                  <w:ind w:firstLine="420"/>
                </w:pPr>
              </w:pPrChange>
            </w:pPr>
            <w:r>
              <w:rPr>
                <w:rFonts w:hint="eastAsia"/>
              </w:rPr>
              <w:t>路径或概念组</w:t>
            </w:r>
          </w:p>
        </w:tc>
        <w:tc>
          <w:tcPr>
            <w:tcW w:w="1236" w:type="dxa"/>
            <w:noWrap/>
          </w:tcPr>
          <w:p w14:paraId="7DF97DBA" w14:textId="77777777" w:rsidR="00FD5542" w:rsidRDefault="00FD5542">
            <w:pPr>
              <w:pStyle w:val="af"/>
              <w:ind w:firstLineChars="0"/>
              <w:rPr>
                <w:rFonts w:ascii="宋体" w:hAnsi="宋体"/>
              </w:rPr>
              <w:pPrChange w:id="675" w:author="刘全" w:date="2021-12-03T11:51:00Z">
                <w:pPr>
                  <w:pStyle w:val="af"/>
                  <w:ind w:firstLine="420"/>
                </w:pPr>
              </w:pPrChange>
            </w:pPr>
            <w:r>
              <w:rPr>
                <w:rFonts w:hint="eastAsia"/>
              </w:rPr>
              <w:t>人为设定</w:t>
            </w:r>
          </w:p>
        </w:tc>
        <w:tc>
          <w:tcPr>
            <w:tcW w:w="1236" w:type="dxa"/>
            <w:noWrap/>
          </w:tcPr>
          <w:p w14:paraId="675937B0" w14:textId="77777777" w:rsidR="00FD5542" w:rsidRDefault="00FD5542">
            <w:pPr>
              <w:pStyle w:val="af"/>
              <w:ind w:firstLineChars="0"/>
              <w:rPr>
                <w:rFonts w:ascii="宋体" w:hAnsi="宋体"/>
              </w:rPr>
              <w:pPrChange w:id="676" w:author="刘全" w:date="2021-12-03T11:51:00Z">
                <w:pPr>
                  <w:pStyle w:val="af"/>
                  <w:ind w:firstLine="420"/>
                </w:pPr>
              </w:pPrChange>
            </w:pPr>
            <w:r>
              <w:rPr>
                <w:rFonts w:hint="eastAsia"/>
              </w:rPr>
              <w:t>运输距离</w:t>
            </w:r>
          </w:p>
        </w:tc>
      </w:tr>
      <w:tr w:rsidR="00FD5542" w14:paraId="1BD6FD56" w14:textId="77777777" w:rsidTr="00A2081F">
        <w:trPr>
          <w:trHeight w:val="255"/>
          <w:jc w:val="center"/>
        </w:trPr>
        <w:tc>
          <w:tcPr>
            <w:tcW w:w="1341" w:type="dxa"/>
            <w:noWrap/>
          </w:tcPr>
          <w:p w14:paraId="58AF6F22" w14:textId="77777777" w:rsidR="00FD5542" w:rsidRDefault="00FD5542">
            <w:pPr>
              <w:pStyle w:val="af"/>
              <w:ind w:firstLineChars="0"/>
              <w:rPr>
                <w:rFonts w:ascii="宋体" w:hAnsi="宋体"/>
              </w:rPr>
              <w:pPrChange w:id="677" w:author="刘全" w:date="2021-12-03T11:51:00Z">
                <w:pPr>
                  <w:pStyle w:val="af"/>
                  <w:ind w:firstLine="420"/>
                </w:pPr>
              </w:pPrChange>
            </w:pPr>
            <w:r>
              <w:rPr>
                <w:rFonts w:hint="eastAsia"/>
              </w:rPr>
              <w:t>240000001</w:t>
            </w:r>
          </w:p>
        </w:tc>
        <w:tc>
          <w:tcPr>
            <w:tcW w:w="3762" w:type="dxa"/>
            <w:noWrap/>
          </w:tcPr>
          <w:p w14:paraId="5D475320" w14:textId="77777777" w:rsidR="00FD5542" w:rsidRDefault="00FD5542">
            <w:pPr>
              <w:pStyle w:val="af"/>
              <w:ind w:firstLineChars="0"/>
              <w:rPr>
                <w:rFonts w:ascii="宋体" w:hAnsi="宋体"/>
              </w:rPr>
              <w:pPrChange w:id="678" w:author="刘全" w:date="2021-12-03T11:51:00Z">
                <w:pPr>
                  <w:pStyle w:val="af"/>
                  <w:ind w:firstLine="420"/>
                </w:pPr>
              </w:pPrChange>
            </w:pPr>
            <w:r>
              <w:rPr>
                <w:rFonts w:hint="eastAsia"/>
              </w:rPr>
              <w:t>程序生成</w:t>
            </w:r>
            <w:r>
              <w:rPr>
                <w:rFonts w:hint="eastAsia"/>
              </w:rPr>
              <w:t>:</w:t>
            </w:r>
            <w:r>
              <w:rPr>
                <w:rFonts w:hint="eastAsia"/>
              </w:rPr>
              <w:t>从</w:t>
            </w:r>
            <w:r>
              <w:rPr>
                <w:rFonts w:hint="eastAsia"/>
              </w:rPr>
              <w:t>200000171</w:t>
            </w:r>
            <w:r>
              <w:rPr>
                <w:rFonts w:hint="eastAsia"/>
              </w:rPr>
              <w:t>到</w:t>
            </w:r>
            <w:r>
              <w:rPr>
                <w:rFonts w:hint="eastAsia"/>
              </w:rPr>
              <w:t>200000186</w:t>
            </w:r>
          </w:p>
        </w:tc>
        <w:tc>
          <w:tcPr>
            <w:tcW w:w="1656" w:type="dxa"/>
            <w:noWrap/>
          </w:tcPr>
          <w:p w14:paraId="144CE26C" w14:textId="77777777" w:rsidR="00FD5542" w:rsidRDefault="00FD5542">
            <w:pPr>
              <w:pStyle w:val="af"/>
              <w:ind w:firstLineChars="0"/>
              <w:rPr>
                <w:rFonts w:ascii="宋体" w:hAnsi="宋体"/>
              </w:rPr>
              <w:pPrChange w:id="679" w:author="刘全" w:date="2021-12-03T11:51:00Z">
                <w:pPr>
                  <w:pStyle w:val="af"/>
                  <w:ind w:firstLine="420"/>
                </w:pPr>
              </w:pPrChange>
            </w:pPr>
          </w:p>
        </w:tc>
        <w:tc>
          <w:tcPr>
            <w:tcW w:w="1236" w:type="dxa"/>
            <w:noWrap/>
          </w:tcPr>
          <w:p w14:paraId="6496FD02" w14:textId="77777777" w:rsidR="00FD5542" w:rsidRDefault="00FD5542">
            <w:pPr>
              <w:pStyle w:val="af"/>
              <w:ind w:firstLineChars="0"/>
              <w:rPr>
                <w:rFonts w:ascii="宋体" w:hAnsi="宋体"/>
              </w:rPr>
              <w:pPrChange w:id="680" w:author="刘全" w:date="2021-12-03T11:51:00Z">
                <w:pPr>
                  <w:pStyle w:val="af"/>
                  <w:ind w:firstLine="420"/>
                </w:pPr>
              </w:pPrChange>
            </w:pPr>
          </w:p>
        </w:tc>
        <w:tc>
          <w:tcPr>
            <w:tcW w:w="1236" w:type="dxa"/>
            <w:noWrap/>
          </w:tcPr>
          <w:p w14:paraId="0F752346" w14:textId="77777777" w:rsidR="00FD5542" w:rsidRDefault="00FD5542">
            <w:pPr>
              <w:pStyle w:val="af"/>
              <w:ind w:firstLineChars="0"/>
              <w:rPr>
                <w:rFonts w:ascii="宋体" w:hAnsi="宋体"/>
              </w:rPr>
              <w:pPrChange w:id="681" w:author="刘全" w:date="2021-12-03T11:51:00Z">
                <w:pPr>
                  <w:pStyle w:val="af"/>
                  <w:ind w:firstLine="420"/>
                </w:pPr>
              </w:pPrChange>
            </w:pPr>
            <w:r>
              <w:rPr>
                <w:rFonts w:hint="eastAsia"/>
              </w:rPr>
              <w:t>1381.2</w:t>
            </w:r>
          </w:p>
        </w:tc>
      </w:tr>
      <w:tr w:rsidR="00FD5542" w14:paraId="5CF5BA05" w14:textId="77777777" w:rsidTr="00A2081F">
        <w:trPr>
          <w:trHeight w:val="255"/>
          <w:jc w:val="center"/>
        </w:trPr>
        <w:tc>
          <w:tcPr>
            <w:tcW w:w="1341" w:type="dxa"/>
            <w:noWrap/>
          </w:tcPr>
          <w:p w14:paraId="21C19BF8" w14:textId="77777777" w:rsidR="00FD5542" w:rsidRDefault="00FD5542">
            <w:pPr>
              <w:pStyle w:val="af"/>
              <w:ind w:firstLineChars="0"/>
              <w:rPr>
                <w:rFonts w:ascii="宋体" w:hAnsi="宋体"/>
              </w:rPr>
              <w:pPrChange w:id="682" w:author="刘全" w:date="2021-12-03T11:51:00Z">
                <w:pPr>
                  <w:pStyle w:val="af"/>
                  <w:ind w:firstLine="420"/>
                </w:pPr>
              </w:pPrChange>
            </w:pPr>
            <w:r>
              <w:rPr>
                <w:rFonts w:hint="eastAsia"/>
              </w:rPr>
              <w:t>240000002</w:t>
            </w:r>
          </w:p>
        </w:tc>
        <w:tc>
          <w:tcPr>
            <w:tcW w:w="3762" w:type="dxa"/>
            <w:noWrap/>
          </w:tcPr>
          <w:p w14:paraId="1B8936C3" w14:textId="77777777" w:rsidR="00FD5542" w:rsidRDefault="00FD5542">
            <w:pPr>
              <w:pStyle w:val="af"/>
              <w:ind w:firstLineChars="0"/>
              <w:rPr>
                <w:rFonts w:ascii="宋体" w:hAnsi="宋体"/>
              </w:rPr>
              <w:pPrChange w:id="683" w:author="刘全" w:date="2021-12-03T11:51:00Z">
                <w:pPr>
                  <w:pStyle w:val="af"/>
                  <w:ind w:firstLine="420"/>
                </w:pPr>
              </w:pPrChange>
            </w:pPr>
            <w:r>
              <w:rPr>
                <w:rFonts w:hint="eastAsia"/>
              </w:rPr>
              <w:t>程序生成</w:t>
            </w:r>
            <w:r>
              <w:rPr>
                <w:rFonts w:hint="eastAsia"/>
              </w:rPr>
              <w:t>:</w:t>
            </w:r>
            <w:r>
              <w:rPr>
                <w:rFonts w:hint="eastAsia"/>
              </w:rPr>
              <w:t>从</w:t>
            </w:r>
            <w:r>
              <w:rPr>
                <w:rFonts w:hint="eastAsia"/>
              </w:rPr>
              <w:t>200000251</w:t>
            </w:r>
            <w:r>
              <w:rPr>
                <w:rFonts w:hint="eastAsia"/>
              </w:rPr>
              <w:t>到</w:t>
            </w:r>
            <w:r>
              <w:rPr>
                <w:rFonts w:hint="eastAsia"/>
              </w:rPr>
              <w:t>200000184</w:t>
            </w:r>
          </w:p>
        </w:tc>
        <w:tc>
          <w:tcPr>
            <w:tcW w:w="1656" w:type="dxa"/>
            <w:noWrap/>
          </w:tcPr>
          <w:p w14:paraId="7A069D1F" w14:textId="77777777" w:rsidR="00FD5542" w:rsidRDefault="00FD5542">
            <w:pPr>
              <w:pStyle w:val="af"/>
              <w:ind w:firstLineChars="0"/>
              <w:rPr>
                <w:rFonts w:ascii="宋体" w:hAnsi="宋体"/>
              </w:rPr>
              <w:pPrChange w:id="684" w:author="刘全" w:date="2021-12-03T11:51:00Z">
                <w:pPr>
                  <w:pStyle w:val="af"/>
                  <w:ind w:firstLine="420"/>
                </w:pPr>
              </w:pPrChange>
            </w:pPr>
          </w:p>
        </w:tc>
        <w:tc>
          <w:tcPr>
            <w:tcW w:w="1236" w:type="dxa"/>
            <w:noWrap/>
          </w:tcPr>
          <w:p w14:paraId="6AC696A2" w14:textId="77777777" w:rsidR="00FD5542" w:rsidRDefault="00FD5542">
            <w:pPr>
              <w:pStyle w:val="af"/>
              <w:ind w:firstLineChars="0"/>
              <w:rPr>
                <w:rFonts w:ascii="宋体" w:hAnsi="宋体"/>
              </w:rPr>
              <w:pPrChange w:id="685" w:author="刘全" w:date="2021-12-03T11:51:00Z">
                <w:pPr>
                  <w:pStyle w:val="af"/>
                  <w:ind w:firstLine="420"/>
                </w:pPr>
              </w:pPrChange>
            </w:pPr>
          </w:p>
        </w:tc>
        <w:tc>
          <w:tcPr>
            <w:tcW w:w="1236" w:type="dxa"/>
            <w:noWrap/>
          </w:tcPr>
          <w:p w14:paraId="5F8DC61A" w14:textId="77777777" w:rsidR="00FD5542" w:rsidRDefault="00FD5542">
            <w:pPr>
              <w:pStyle w:val="af"/>
              <w:ind w:firstLineChars="0"/>
              <w:rPr>
                <w:rFonts w:ascii="宋体" w:hAnsi="宋体"/>
              </w:rPr>
              <w:pPrChange w:id="686" w:author="刘全" w:date="2021-12-03T11:51:00Z">
                <w:pPr>
                  <w:pStyle w:val="af"/>
                  <w:ind w:firstLine="420"/>
                </w:pPr>
              </w:pPrChange>
            </w:pPr>
            <w:r>
              <w:rPr>
                <w:rFonts w:hint="eastAsia"/>
              </w:rPr>
              <w:t>1268.5</w:t>
            </w:r>
          </w:p>
        </w:tc>
      </w:tr>
      <w:tr w:rsidR="00FD5542" w14:paraId="4B50DEA2" w14:textId="77777777" w:rsidTr="00A2081F">
        <w:trPr>
          <w:trHeight w:val="255"/>
          <w:jc w:val="center"/>
        </w:trPr>
        <w:tc>
          <w:tcPr>
            <w:tcW w:w="1341" w:type="dxa"/>
            <w:noWrap/>
          </w:tcPr>
          <w:p w14:paraId="59EE4534" w14:textId="77777777" w:rsidR="00FD5542" w:rsidRDefault="00FD5542">
            <w:pPr>
              <w:pStyle w:val="af"/>
              <w:ind w:firstLineChars="0"/>
              <w:rPr>
                <w:rFonts w:ascii="宋体" w:hAnsi="宋体"/>
              </w:rPr>
              <w:pPrChange w:id="687" w:author="刘全" w:date="2021-12-03T11:51:00Z">
                <w:pPr>
                  <w:pStyle w:val="af"/>
                  <w:ind w:firstLine="420"/>
                </w:pPr>
              </w:pPrChange>
            </w:pPr>
            <w:r>
              <w:rPr>
                <w:rFonts w:hint="eastAsia"/>
              </w:rPr>
              <w:t>240000003</w:t>
            </w:r>
          </w:p>
        </w:tc>
        <w:tc>
          <w:tcPr>
            <w:tcW w:w="3762" w:type="dxa"/>
            <w:noWrap/>
          </w:tcPr>
          <w:p w14:paraId="24E1D19B" w14:textId="77777777" w:rsidR="00FD5542" w:rsidRDefault="00FD5542">
            <w:pPr>
              <w:pStyle w:val="af"/>
              <w:ind w:firstLineChars="0"/>
              <w:rPr>
                <w:rFonts w:ascii="宋体" w:hAnsi="宋体"/>
              </w:rPr>
              <w:pPrChange w:id="688" w:author="刘全" w:date="2021-12-03T11:51:00Z">
                <w:pPr>
                  <w:pStyle w:val="af"/>
                  <w:ind w:firstLine="420"/>
                </w:pPr>
              </w:pPrChange>
            </w:pPr>
            <w:r>
              <w:rPr>
                <w:rFonts w:hint="eastAsia"/>
              </w:rPr>
              <w:t>程序生成</w:t>
            </w:r>
            <w:r>
              <w:rPr>
                <w:rFonts w:hint="eastAsia"/>
              </w:rPr>
              <w:t>:</w:t>
            </w:r>
            <w:r>
              <w:rPr>
                <w:rFonts w:hint="eastAsia"/>
              </w:rPr>
              <w:t>从</w:t>
            </w:r>
            <w:r>
              <w:rPr>
                <w:rFonts w:hint="eastAsia"/>
              </w:rPr>
              <w:t>200000171</w:t>
            </w:r>
            <w:r>
              <w:rPr>
                <w:rFonts w:hint="eastAsia"/>
              </w:rPr>
              <w:t>到</w:t>
            </w:r>
            <w:r>
              <w:rPr>
                <w:rFonts w:hint="eastAsia"/>
              </w:rPr>
              <w:t>200000187</w:t>
            </w:r>
          </w:p>
        </w:tc>
        <w:tc>
          <w:tcPr>
            <w:tcW w:w="1656" w:type="dxa"/>
            <w:noWrap/>
          </w:tcPr>
          <w:p w14:paraId="0632E880" w14:textId="77777777" w:rsidR="00FD5542" w:rsidRDefault="00FD5542">
            <w:pPr>
              <w:pStyle w:val="af"/>
              <w:ind w:firstLineChars="0"/>
              <w:rPr>
                <w:rFonts w:ascii="宋体" w:hAnsi="宋体"/>
              </w:rPr>
              <w:pPrChange w:id="689" w:author="刘全" w:date="2021-12-03T11:51:00Z">
                <w:pPr>
                  <w:pStyle w:val="af"/>
                  <w:ind w:firstLine="420"/>
                </w:pPr>
              </w:pPrChange>
            </w:pPr>
          </w:p>
        </w:tc>
        <w:tc>
          <w:tcPr>
            <w:tcW w:w="1236" w:type="dxa"/>
            <w:noWrap/>
          </w:tcPr>
          <w:p w14:paraId="6A0E2B06" w14:textId="77777777" w:rsidR="00FD5542" w:rsidRDefault="00FD5542">
            <w:pPr>
              <w:pStyle w:val="af"/>
              <w:ind w:firstLineChars="0"/>
              <w:rPr>
                <w:rFonts w:ascii="宋体" w:hAnsi="宋体"/>
              </w:rPr>
              <w:pPrChange w:id="690" w:author="刘全" w:date="2021-12-03T11:51:00Z">
                <w:pPr>
                  <w:pStyle w:val="af"/>
                  <w:ind w:firstLine="420"/>
                </w:pPr>
              </w:pPrChange>
            </w:pPr>
          </w:p>
        </w:tc>
        <w:tc>
          <w:tcPr>
            <w:tcW w:w="1236" w:type="dxa"/>
            <w:noWrap/>
          </w:tcPr>
          <w:p w14:paraId="3C956BAF" w14:textId="77777777" w:rsidR="00FD5542" w:rsidRDefault="00FD5542">
            <w:pPr>
              <w:pStyle w:val="af"/>
              <w:ind w:firstLineChars="0"/>
              <w:rPr>
                <w:rFonts w:ascii="宋体" w:hAnsi="宋体"/>
              </w:rPr>
              <w:pPrChange w:id="691" w:author="刘全" w:date="2021-12-03T11:51:00Z">
                <w:pPr>
                  <w:pStyle w:val="af"/>
                  <w:ind w:firstLine="420"/>
                </w:pPr>
              </w:pPrChange>
            </w:pPr>
            <w:r>
              <w:rPr>
                <w:rFonts w:hint="eastAsia"/>
              </w:rPr>
              <w:t>1138.6</w:t>
            </w:r>
          </w:p>
        </w:tc>
      </w:tr>
      <w:tr w:rsidR="00FD5542" w14:paraId="38F245C9" w14:textId="77777777" w:rsidTr="00A2081F">
        <w:trPr>
          <w:trHeight w:val="255"/>
          <w:jc w:val="center"/>
        </w:trPr>
        <w:tc>
          <w:tcPr>
            <w:tcW w:w="1341" w:type="dxa"/>
            <w:noWrap/>
          </w:tcPr>
          <w:p w14:paraId="7879C052" w14:textId="77777777" w:rsidR="00FD5542" w:rsidRDefault="00FD5542">
            <w:pPr>
              <w:pStyle w:val="af"/>
              <w:ind w:firstLineChars="0"/>
              <w:rPr>
                <w:rFonts w:ascii="宋体" w:hAnsi="宋体"/>
              </w:rPr>
              <w:pPrChange w:id="692" w:author="刘全" w:date="2021-12-03T11:51:00Z">
                <w:pPr>
                  <w:pStyle w:val="af"/>
                  <w:ind w:firstLine="420"/>
                </w:pPr>
              </w:pPrChange>
            </w:pPr>
            <w:r>
              <w:rPr>
                <w:rFonts w:hint="eastAsia"/>
              </w:rPr>
              <w:t>240000004</w:t>
            </w:r>
          </w:p>
        </w:tc>
        <w:tc>
          <w:tcPr>
            <w:tcW w:w="3762" w:type="dxa"/>
            <w:noWrap/>
          </w:tcPr>
          <w:p w14:paraId="71D3F0F6" w14:textId="77777777" w:rsidR="00FD5542" w:rsidRDefault="00FD5542">
            <w:pPr>
              <w:pStyle w:val="af"/>
              <w:ind w:firstLineChars="0"/>
              <w:rPr>
                <w:rFonts w:ascii="宋体" w:hAnsi="宋体"/>
              </w:rPr>
              <w:pPrChange w:id="693" w:author="刘全" w:date="2021-12-03T11:51:00Z">
                <w:pPr>
                  <w:pStyle w:val="af"/>
                  <w:ind w:firstLine="420"/>
                </w:pPr>
              </w:pPrChange>
            </w:pPr>
            <w:r>
              <w:rPr>
                <w:rFonts w:hint="eastAsia"/>
              </w:rPr>
              <w:t>程序生成</w:t>
            </w:r>
            <w:r>
              <w:rPr>
                <w:rFonts w:hint="eastAsia"/>
              </w:rPr>
              <w:t>:</w:t>
            </w:r>
            <w:r>
              <w:rPr>
                <w:rFonts w:hint="eastAsia"/>
              </w:rPr>
              <w:t>从</w:t>
            </w:r>
            <w:r>
              <w:rPr>
                <w:rFonts w:hint="eastAsia"/>
              </w:rPr>
              <w:t>200000190</w:t>
            </w:r>
            <w:r>
              <w:rPr>
                <w:rFonts w:hint="eastAsia"/>
              </w:rPr>
              <w:t>到</w:t>
            </w:r>
            <w:r>
              <w:rPr>
                <w:rFonts w:hint="eastAsia"/>
              </w:rPr>
              <w:t>200000185</w:t>
            </w:r>
          </w:p>
        </w:tc>
        <w:tc>
          <w:tcPr>
            <w:tcW w:w="1656" w:type="dxa"/>
            <w:noWrap/>
          </w:tcPr>
          <w:p w14:paraId="6AD01236" w14:textId="77777777" w:rsidR="00FD5542" w:rsidRDefault="00FD5542">
            <w:pPr>
              <w:pStyle w:val="af"/>
              <w:ind w:firstLineChars="0"/>
              <w:rPr>
                <w:rFonts w:ascii="宋体" w:hAnsi="宋体"/>
              </w:rPr>
              <w:pPrChange w:id="694" w:author="刘全" w:date="2021-12-03T11:51:00Z">
                <w:pPr>
                  <w:pStyle w:val="af"/>
                  <w:ind w:firstLine="420"/>
                </w:pPr>
              </w:pPrChange>
            </w:pPr>
          </w:p>
        </w:tc>
        <w:tc>
          <w:tcPr>
            <w:tcW w:w="1236" w:type="dxa"/>
            <w:noWrap/>
          </w:tcPr>
          <w:p w14:paraId="4B57A3C4" w14:textId="77777777" w:rsidR="00FD5542" w:rsidRDefault="00FD5542">
            <w:pPr>
              <w:pStyle w:val="af"/>
              <w:ind w:firstLineChars="0"/>
              <w:rPr>
                <w:rFonts w:ascii="宋体" w:hAnsi="宋体"/>
              </w:rPr>
              <w:pPrChange w:id="695" w:author="刘全" w:date="2021-12-03T11:51:00Z">
                <w:pPr>
                  <w:pStyle w:val="af"/>
                  <w:ind w:firstLine="420"/>
                </w:pPr>
              </w:pPrChange>
            </w:pPr>
          </w:p>
        </w:tc>
        <w:tc>
          <w:tcPr>
            <w:tcW w:w="1236" w:type="dxa"/>
            <w:noWrap/>
          </w:tcPr>
          <w:p w14:paraId="7C3283AC" w14:textId="77777777" w:rsidR="00FD5542" w:rsidRDefault="00FD5542">
            <w:pPr>
              <w:pStyle w:val="af"/>
              <w:ind w:firstLineChars="0"/>
              <w:rPr>
                <w:rFonts w:ascii="宋体" w:hAnsi="宋体"/>
              </w:rPr>
              <w:pPrChange w:id="696" w:author="刘全" w:date="2021-12-03T11:51:00Z">
                <w:pPr>
                  <w:pStyle w:val="af"/>
                  <w:ind w:firstLine="420"/>
                </w:pPr>
              </w:pPrChange>
            </w:pPr>
            <w:r>
              <w:rPr>
                <w:rFonts w:hint="eastAsia"/>
              </w:rPr>
              <w:t>1325.3</w:t>
            </w:r>
          </w:p>
        </w:tc>
      </w:tr>
      <w:tr w:rsidR="00FD5542" w14:paraId="3531BD3D" w14:textId="77777777" w:rsidTr="00A2081F">
        <w:trPr>
          <w:trHeight w:val="255"/>
          <w:jc w:val="center"/>
        </w:trPr>
        <w:tc>
          <w:tcPr>
            <w:tcW w:w="1341" w:type="dxa"/>
            <w:noWrap/>
          </w:tcPr>
          <w:p w14:paraId="416C03DD" w14:textId="77777777" w:rsidR="00FD5542" w:rsidRDefault="00FD5542">
            <w:pPr>
              <w:pStyle w:val="af"/>
              <w:ind w:firstLineChars="0"/>
              <w:rPr>
                <w:rFonts w:ascii="宋体" w:hAnsi="宋体"/>
              </w:rPr>
              <w:pPrChange w:id="697" w:author="刘全" w:date="2021-12-03T11:51:00Z">
                <w:pPr>
                  <w:pStyle w:val="af"/>
                  <w:ind w:firstLine="420"/>
                </w:pPr>
              </w:pPrChange>
            </w:pPr>
            <w:r>
              <w:rPr>
                <w:rFonts w:hint="eastAsia"/>
              </w:rPr>
              <w:t>240000005</w:t>
            </w:r>
          </w:p>
        </w:tc>
        <w:tc>
          <w:tcPr>
            <w:tcW w:w="3762" w:type="dxa"/>
            <w:noWrap/>
          </w:tcPr>
          <w:p w14:paraId="67DD18F0" w14:textId="77777777" w:rsidR="00FD5542" w:rsidRDefault="00FD5542">
            <w:pPr>
              <w:pStyle w:val="af"/>
              <w:ind w:firstLineChars="0"/>
              <w:rPr>
                <w:rFonts w:ascii="宋体" w:hAnsi="宋体"/>
              </w:rPr>
              <w:pPrChange w:id="698" w:author="刘全" w:date="2021-12-03T11:51:00Z">
                <w:pPr>
                  <w:pStyle w:val="af"/>
                  <w:ind w:firstLine="420"/>
                </w:pPr>
              </w:pPrChange>
            </w:pPr>
            <w:r>
              <w:rPr>
                <w:rFonts w:hint="eastAsia"/>
              </w:rPr>
              <w:t>程序生成</w:t>
            </w:r>
            <w:r>
              <w:rPr>
                <w:rFonts w:hint="eastAsia"/>
              </w:rPr>
              <w:t>:</w:t>
            </w:r>
            <w:r>
              <w:rPr>
                <w:rFonts w:hint="eastAsia"/>
              </w:rPr>
              <w:t>从</w:t>
            </w:r>
            <w:r>
              <w:rPr>
                <w:rFonts w:hint="eastAsia"/>
              </w:rPr>
              <w:t>200000190</w:t>
            </w:r>
            <w:r>
              <w:rPr>
                <w:rFonts w:hint="eastAsia"/>
              </w:rPr>
              <w:t>到</w:t>
            </w:r>
            <w:r>
              <w:rPr>
                <w:rFonts w:hint="eastAsia"/>
              </w:rPr>
              <w:t>200000184</w:t>
            </w:r>
          </w:p>
        </w:tc>
        <w:tc>
          <w:tcPr>
            <w:tcW w:w="1656" w:type="dxa"/>
            <w:noWrap/>
          </w:tcPr>
          <w:p w14:paraId="28129F5B" w14:textId="77777777" w:rsidR="00FD5542" w:rsidRDefault="00FD5542">
            <w:pPr>
              <w:pStyle w:val="af"/>
              <w:ind w:firstLineChars="0"/>
              <w:rPr>
                <w:rFonts w:ascii="宋体" w:hAnsi="宋体"/>
              </w:rPr>
              <w:pPrChange w:id="699" w:author="刘全" w:date="2021-12-03T11:51:00Z">
                <w:pPr>
                  <w:pStyle w:val="af"/>
                  <w:ind w:firstLine="420"/>
                </w:pPr>
              </w:pPrChange>
            </w:pPr>
          </w:p>
        </w:tc>
        <w:tc>
          <w:tcPr>
            <w:tcW w:w="1236" w:type="dxa"/>
            <w:noWrap/>
          </w:tcPr>
          <w:p w14:paraId="6D783CAC" w14:textId="77777777" w:rsidR="00FD5542" w:rsidRDefault="00FD5542">
            <w:pPr>
              <w:pStyle w:val="af"/>
              <w:ind w:firstLineChars="0"/>
              <w:rPr>
                <w:rFonts w:ascii="宋体" w:hAnsi="宋体"/>
              </w:rPr>
              <w:pPrChange w:id="700" w:author="刘全" w:date="2021-12-03T11:51:00Z">
                <w:pPr>
                  <w:pStyle w:val="af"/>
                  <w:ind w:firstLine="420"/>
                </w:pPr>
              </w:pPrChange>
            </w:pPr>
          </w:p>
        </w:tc>
        <w:tc>
          <w:tcPr>
            <w:tcW w:w="1236" w:type="dxa"/>
            <w:noWrap/>
          </w:tcPr>
          <w:p w14:paraId="38BC91CA" w14:textId="77777777" w:rsidR="00FD5542" w:rsidRDefault="00FD5542">
            <w:pPr>
              <w:pStyle w:val="af"/>
              <w:ind w:firstLineChars="0"/>
              <w:rPr>
                <w:rFonts w:ascii="宋体" w:hAnsi="宋体"/>
              </w:rPr>
              <w:pPrChange w:id="701" w:author="刘全" w:date="2021-12-03T11:51:00Z">
                <w:pPr>
                  <w:pStyle w:val="af"/>
                  <w:ind w:firstLine="420"/>
                </w:pPr>
              </w:pPrChange>
            </w:pPr>
            <w:r>
              <w:rPr>
                <w:rFonts w:hint="eastAsia"/>
              </w:rPr>
              <w:t>4819.5</w:t>
            </w:r>
          </w:p>
        </w:tc>
      </w:tr>
      <w:tr w:rsidR="00FD5542" w14:paraId="31052AEC" w14:textId="77777777" w:rsidTr="00A2081F">
        <w:trPr>
          <w:trHeight w:val="255"/>
          <w:jc w:val="center"/>
        </w:trPr>
        <w:tc>
          <w:tcPr>
            <w:tcW w:w="1341" w:type="dxa"/>
            <w:noWrap/>
          </w:tcPr>
          <w:p w14:paraId="5035923E" w14:textId="77777777" w:rsidR="00FD5542" w:rsidRDefault="00FD5542">
            <w:pPr>
              <w:pStyle w:val="af"/>
              <w:ind w:firstLineChars="0"/>
              <w:rPr>
                <w:rFonts w:ascii="宋体" w:hAnsi="宋体"/>
              </w:rPr>
              <w:pPrChange w:id="702" w:author="刘全" w:date="2021-12-03T11:51:00Z">
                <w:pPr>
                  <w:pStyle w:val="af"/>
                  <w:ind w:firstLine="420"/>
                </w:pPr>
              </w:pPrChange>
            </w:pPr>
            <w:r>
              <w:rPr>
                <w:rFonts w:hint="eastAsia"/>
              </w:rPr>
              <w:t>240000006</w:t>
            </w:r>
          </w:p>
        </w:tc>
        <w:tc>
          <w:tcPr>
            <w:tcW w:w="3762" w:type="dxa"/>
            <w:noWrap/>
          </w:tcPr>
          <w:p w14:paraId="3238407F" w14:textId="77777777" w:rsidR="00FD5542" w:rsidRDefault="00FD5542">
            <w:pPr>
              <w:pStyle w:val="af"/>
              <w:ind w:firstLineChars="0"/>
              <w:rPr>
                <w:rFonts w:ascii="宋体" w:hAnsi="宋体"/>
              </w:rPr>
              <w:pPrChange w:id="703" w:author="刘全" w:date="2021-12-03T11:51:00Z">
                <w:pPr>
                  <w:pStyle w:val="af"/>
                  <w:ind w:firstLine="420"/>
                </w:pPr>
              </w:pPrChange>
            </w:pPr>
            <w:r>
              <w:rPr>
                <w:rFonts w:hint="eastAsia"/>
              </w:rPr>
              <w:t>程序生成</w:t>
            </w:r>
            <w:r>
              <w:rPr>
                <w:rFonts w:hint="eastAsia"/>
              </w:rPr>
              <w:t>:</w:t>
            </w:r>
            <w:r>
              <w:rPr>
                <w:rFonts w:hint="eastAsia"/>
              </w:rPr>
              <w:t>从</w:t>
            </w:r>
            <w:r>
              <w:rPr>
                <w:rFonts w:hint="eastAsia"/>
              </w:rPr>
              <w:t>200000188</w:t>
            </w:r>
            <w:r>
              <w:rPr>
                <w:rFonts w:hint="eastAsia"/>
              </w:rPr>
              <w:t>到</w:t>
            </w:r>
            <w:r>
              <w:rPr>
                <w:rFonts w:hint="eastAsia"/>
              </w:rPr>
              <w:t>200000185</w:t>
            </w:r>
          </w:p>
        </w:tc>
        <w:tc>
          <w:tcPr>
            <w:tcW w:w="1656" w:type="dxa"/>
            <w:noWrap/>
          </w:tcPr>
          <w:p w14:paraId="330F1829" w14:textId="77777777" w:rsidR="00FD5542" w:rsidRDefault="00FD5542">
            <w:pPr>
              <w:pStyle w:val="af"/>
              <w:ind w:firstLineChars="0"/>
              <w:rPr>
                <w:rFonts w:ascii="宋体" w:hAnsi="宋体"/>
              </w:rPr>
              <w:pPrChange w:id="704" w:author="刘全" w:date="2021-12-03T11:51:00Z">
                <w:pPr>
                  <w:pStyle w:val="af"/>
                  <w:ind w:firstLine="420"/>
                </w:pPr>
              </w:pPrChange>
            </w:pPr>
          </w:p>
        </w:tc>
        <w:tc>
          <w:tcPr>
            <w:tcW w:w="1236" w:type="dxa"/>
            <w:noWrap/>
          </w:tcPr>
          <w:p w14:paraId="651EB66F" w14:textId="77777777" w:rsidR="00FD5542" w:rsidRDefault="00FD5542">
            <w:pPr>
              <w:pStyle w:val="af"/>
              <w:ind w:firstLineChars="0"/>
              <w:rPr>
                <w:rFonts w:ascii="宋体" w:hAnsi="宋体"/>
              </w:rPr>
              <w:pPrChange w:id="705" w:author="刘全" w:date="2021-12-03T11:51:00Z">
                <w:pPr>
                  <w:pStyle w:val="af"/>
                  <w:ind w:firstLine="420"/>
                </w:pPr>
              </w:pPrChange>
            </w:pPr>
          </w:p>
        </w:tc>
        <w:tc>
          <w:tcPr>
            <w:tcW w:w="1236" w:type="dxa"/>
            <w:noWrap/>
          </w:tcPr>
          <w:p w14:paraId="66499C7C" w14:textId="77777777" w:rsidR="00FD5542" w:rsidRDefault="00FD5542">
            <w:pPr>
              <w:pStyle w:val="af"/>
              <w:ind w:firstLineChars="0"/>
              <w:rPr>
                <w:rFonts w:ascii="宋体" w:hAnsi="宋体"/>
              </w:rPr>
              <w:pPrChange w:id="706" w:author="刘全" w:date="2021-12-03T11:51:00Z">
                <w:pPr>
                  <w:pStyle w:val="af"/>
                  <w:ind w:firstLine="420"/>
                </w:pPr>
              </w:pPrChange>
            </w:pPr>
            <w:r>
              <w:rPr>
                <w:rFonts w:hint="eastAsia"/>
              </w:rPr>
              <w:t>751.2</w:t>
            </w:r>
          </w:p>
        </w:tc>
      </w:tr>
    </w:tbl>
    <w:p w14:paraId="2E4C6C76" w14:textId="77777777" w:rsidR="00FD5542" w:rsidRDefault="00FD5542" w:rsidP="00FD5542">
      <w:pPr>
        <w:pStyle w:val="21"/>
        <w:ind w:firstLine="480"/>
      </w:pPr>
      <w:r w:rsidRPr="0021291A">
        <w:rPr>
          <w:rFonts w:hint="eastAsia"/>
        </w:rPr>
        <w:t>路径</w:t>
      </w:r>
      <w:r>
        <w:rPr>
          <w:rFonts w:hint="eastAsia"/>
        </w:rPr>
        <w:t>和</w:t>
      </w:r>
      <w:r w:rsidRPr="0021291A">
        <w:rPr>
          <w:rFonts w:hint="eastAsia"/>
        </w:rPr>
        <w:t>路段</w:t>
      </w:r>
      <w:r>
        <w:rPr>
          <w:rFonts w:hint="eastAsia"/>
        </w:rPr>
        <w:t>为一对多关系，使用</w:t>
      </w:r>
      <w:r w:rsidRPr="00E66C2C">
        <w:rPr>
          <w:szCs w:val="21"/>
        </w:rPr>
        <w:t>路径号</w:t>
      </w:r>
      <w:r>
        <w:rPr>
          <w:rFonts w:hint="eastAsia"/>
          <w:szCs w:val="21"/>
        </w:rPr>
        <w:t>和</w:t>
      </w:r>
      <w:r w:rsidRPr="007A3B1B">
        <w:rPr>
          <w:rFonts w:hint="eastAsia"/>
          <w:szCs w:val="21"/>
        </w:rPr>
        <w:t>路段号</w:t>
      </w:r>
      <w:r>
        <w:rPr>
          <w:rFonts w:hint="eastAsia"/>
          <w:szCs w:val="21"/>
        </w:rPr>
        <w:t>建立关联关系</w:t>
      </w:r>
      <w:r>
        <w:rPr>
          <w:rFonts w:hint="eastAsia"/>
        </w:rPr>
        <w:t>。</w:t>
      </w:r>
    </w:p>
    <w:p w14:paraId="44E9C4B5" w14:textId="510ED7D7" w:rsidR="00FD5542" w:rsidRDefault="00FD5542" w:rsidP="00FD5542">
      <w:pPr>
        <w:pStyle w:val="af0"/>
      </w:pPr>
      <w:r w:rsidRPr="00751AEF">
        <w:rPr>
          <w:noProof/>
        </w:rPr>
        <w:drawing>
          <wp:inline distT="0" distB="0" distL="0" distR="0" wp14:anchorId="258AA893" wp14:editId="028F5DD1">
            <wp:extent cx="2876550" cy="2282190"/>
            <wp:effectExtent l="0" t="0" r="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76550" cy="2282190"/>
                    </a:xfrm>
                    <a:prstGeom prst="rect">
                      <a:avLst/>
                    </a:prstGeom>
                    <a:noFill/>
                    <a:ln>
                      <a:noFill/>
                    </a:ln>
                  </pic:spPr>
                </pic:pic>
              </a:graphicData>
            </a:graphic>
          </wp:inline>
        </w:drawing>
      </w:r>
    </w:p>
    <w:p w14:paraId="572C256D" w14:textId="77777777" w:rsidR="00FD5542" w:rsidRDefault="00FD5542" w:rsidP="00FD5542">
      <w:pPr>
        <w:pStyle w:val="ad"/>
      </w:pPr>
      <w:bookmarkStart w:id="707" w:name="路径信息对话框"/>
      <w:r w:rsidRPr="00586411">
        <w:rPr>
          <w:rFonts w:hint="eastAsia"/>
        </w:rPr>
        <w:t>图</w:t>
      </w:r>
      <w:fldSimple w:instr=" STYLEREF 1 \s ">
        <w:r>
          <w:rPr>
            <w:noProof/>
          </w:rPr>
          <w:t>4</w:t>
        </w:r>
      </w:fldSimple>
      <w:r w:rsidRPr="00586411">
        <w:t>.</w:t>
      </w:r>
      <w:r w:rsidRPr="00586411">
        <w:fldChar w:fldCharType="begin"/>
      </w:r>
      <w:r w:rsidRPr="00586411">
        <w:instrText xml:space="preserve"> SEQ </w:instrText>
      </w:r>
      <w:r w:rsidRPr="00586411">
        <w:rPr>
          <w:rFonts w:hint="eastAsia"/>
        </w:rPr>
        <w:instrText>图</w:instrText>
      </w:r>
      <w:r w:rsidRPr="00586411">
        <w:rPr>
          <w:rFonts w:hint="eastAsia"/>
        </w:rPr>
        <w:instrText xml:space="preserve"> \* ARABIC \s 1</w:instrText>
      </w:r>
      <w:r w:rsidRPr="00586411">
        <w:instrText xml:space="preserve"> </w:instrText>
      </w:r>
      <w:r w:rsidRPr="00586411">
        <w:fldChar w:fldCharType="separate"/>
      </w:r>
      <w:r>
        <w:rPr>
          <w:noProof/>
        </w:rPr>
        <w:t>4</w:t>
      </w:r>
      <w:r w:rsidRPr="00586411">
        <w:fldChar w:fldCharType="end"/>
      </w:r>
      <w:bookmarkEnd w:id="707"/>
      <w:r>
        <w:rPr>
          <w:rFonts w:hint="eastAsia"/>
        </w:rPr>
        <w:tab/>
      </w:r>
      <w:r>
        <w:rPr>
          <w:rFonts w:hint="eastAsia"/>
        </w:rPr>
        <w:t>路径信息对话框</w:t>
      </w:r>
    </w:p>
    <w:p w14:paraId="53A49FFC" w14:textId="77777777" w:rsidR="00FD5542" w:rsidRDefault="00FD5542" w:rsidP="00FD5542">
      <w:pPr>
        <w:pStyle w:val="ae"/>
      </w:pPr>
      <w:bookmarkStart w:id="708" w:name="路段组表的部分内容"/>
      <w:r>
        <w:rPr>
          <w:rFonts w:hint="eastAsia"/>
        </w:rPr>
        <w:t>表</w:t>
      </w:r>
      <w:fldSimple w:instr=" STYLEREF 1 \s ">
        <w:r>
          <w:rPr>
            <w:noProof/>
          </w:rPr>
          <w:t>4</w:t>
        </w:r>
      </w:fldSimple>
      <w:r w:rsidRPr="00BC6B0D">
        <w:t>.</w:t>
      </w:r>
      <w:r w:rsidRPr="00BC6B0D">
        <w:fldChar w:fldCharType="begin"/>
      </w:r>
      <w:r w:rsidRPr="00BC6B0D">
        <w:instrText xml:space="preserve"> SEQ </w:instrText>
      </w:r>
      <w:r>
        <w:rPr>
          <w:rFonts w:hint="eastAsia"/>
        </w:rPr>
        <w:instrText>表</w:instrText>
      </w:r>
      <w:r w:rsidRPr="00BC6B0D">
        <w:rPr>
          <w:rFonts w:hint="eastAsia"/>
        </w:rPr>
        <w:instrText xml:space="preserve"> \* ARABIC \s 1</w:instrText>
      </w:r>
      <w:r w:rsidRPr="00BC6B0D">
        <w:instrText xml:space="preserve"> </w:instrText>
      </w:r>
      <w:r w:rsidRPr="00BC6B0D">
        <w:fldChar w:fldCharType="separate"/>
      </w:r>
      <w:r>
        <w:rPr>
          <w:noProof/>
        </w:rPr>
        <w:t>6</w:t>
      </w:r>
      <w:r w:rsidRPr="00BC6B0D">
        <w:fldChar w:fldCharType="end"/>
      </w:r>
      <w:bookmarkEnd w:id="708"/>
      <w:r w:rsidRPr="00BC6B0D">
        <w:rPr>
          <w:rFonts w:hint="eastAsia"/>
        </w:rPr>
        <w:tab/>
      </w:r>
      <w:r>
        <w:rPr>
          <w:rFonts w:hint="eastAsia"/>
        </w:rPr>
        <w:t>“路段组”表的内容（部分）</w:t>
      </w:r>
    </w:p>
    <w:tbl>
      <w:tblPr>
        <w:tblStyle w:val="af1"/>
        <w:tblW w:w="3060" w:type="dxa"/>
        <w:jc w:val="center"/>
        <w:tblLook w:val="01E0" w:firstRow="1" w:lastRow="1" w:firstColumn="1" w:lastColumn="1" w:noHBand="0" w:noVBand="0"/>
      </w:tblPr>
      <w:tblGrid>
        <w:gridCol w:w="820"/>
        <w:gridCol w:w="1161"/>
        <w:gridCol w:w="1161"/>
      </w:tblGrid>
      <w:tr w:rsidR="00FD5542" w14:paraId="44862DCB" w14:textId="77777777" w:rsidTr="00A2081F">
        <w:trPr>
          <w:trHeight w:val="255"/>
          <w:jc w:val="center"/>
        </w:trPr>
        <w:tc>
          <w:tcPr>
            <w:tcW w:w="820" w:type="dxa"/>
            <w:noWrap/>
          </w:tcPr>
          <w:p w14:paraId="6D9A7B22" w14:textId="77777777" w:rsidR="00FD5542" w:rsidRDefault="00FD5542">
            <w:pPr>
              <w:pStyle w:val="af"/>
              <w:ind w:firstLineChars="0"/>
              <w:rPr>
                <w:rFonts w:ascii="宋体" w:hAnsi="宋体"/>
              </w:rPr>
              <w:pPrChange w:id="709" w:author="刘全" w:date="2021-12-03T11:51:00Z">
                <w:pPr>
                  <w:pStyle w:val="af"/>
                  <w:ind w:firstLine="420"/>
                </w:pPr>
              </w:pPrChange>
            </w:pPr>
            <w:r>
              <w:rPr>
                <w:rFonts w:hint="eastAsia"/>
              </w:rPr>
              <w:t>编号</w:t>
            </w:r>
          </w:p>
        </w:tc>
        <w:tc>
          <w:tcPr>
            <w:tcW w:w="1120" w:type="dxa"/>
            <w:noWrap/>
          </w:tcPr>
          <w:p w14:paraId="5A72B977" w14:textId="77777777" w:rsidR="00FD5542" w:rsidRDefault="00FD5542">
            <w:pPr>
              <w:pStyle w:val="af"/>
              <w:ind w:firstLineChars="0"/>
              <w:rPr>
                <w:rFonts w:ascii="宋体" w:hAnsi="宋体"/>
              </w:rPr>
              <w:pPrChange w:id="710" w:author="刘全" w:date="2021-12-03T11:51:00Z">
                <w:pPr>
                  <w:pStyle w:val="af"/>
                  <w:ind w:firstLine="420"/>
                </w:pPr>
              </w:pPrChange>
            </w:pPr>
            <w:r>
              <w:rPr>
                <w:rFonts w:hint="eastAsia"/>
              </w:rPr>
              <w:t>路径号</w:t>
            </w:r>
          </w:p>
        </w:tc>
        <w:tc>
          <w:tcPr>
            <w:tcW w:w="1120" w:type="dxa"/>
            <w:noWrap/>
          </w:tcPr>
          <w:p w14:paraId="7E41FCA4" w14:textId="77777777" w:rsidR="00FD5542" w:rsidRDefault="00FD5542">
            <w:pPr>
              <w:pStyle w:val="af"/>
              <w:ind w:firstLineChars="0"/>
              <w:rPr>
                <w:rFonts w:ascii="宋体" w:hAnsi="宋体"/>
              </w:rPr>
              <w:pPrChange w:id="711" w:author="刘全" w:date="2021-12-03T11:51:00Z">
                <w:pPr>
                  <w:pStyle w:val="af"/>
                  <w:ind w:firstLine="420"/>
                </w:pPr>
              </w:pPrChange>
            </w:pPr>
            <w:r>
              <w:rPr>
                <w:rFonts w:hint="eastAsia"/>
              </w:rPr>
              <w:t>路段号</w:t>
            </w:r>
          </w:p>
        </w:tc>
      </w:tr>
      <w:tr w:rsidR="00FD5542" w14:paraId="03B3AB64" w14:textId="77777777" w:rsidTr="00A2081F">
        <w:trPr>
          <w:trHeight w:val="255"/>
          <w:jc w:val="center"/>
        </w:trPr>
        <w:tc>
          <w:tcPr>
            <w:tcW w:w="0" w:type="auto"/>
            <w:noWrap/>
          </w:tcPr>
          <w:p w14:paraId="6A97954B" w14:textId="77777777" w:rsidR="00FD5542" w:rsidRDefault="00FD5542">
            <w:pPr>
              <w:pStyle w:val="af"/>
              <w:ind w:firstLineChars="0"/>
              <w:rPr>
                <w:rFonts w:ascii="宋体" w:hAnsi="宋体"/>
              </w:rPr>
              <w:pPrChange w:id="712" w:author="刘全" w:date="2021-12-03T11:51:00Z">
                <w:pPr>
                  <w:pStyle w:val="af"/>
                  <w:ind w:firstLine="420"/>
                </w:pPr>
              </w:pPrChange>
            </w:pPr>
            <w:r>
              <w:rPr>
                <w:rFonts w:hint="eastAsia"/>
              </w:rPr>
              <w:t>1</w:t>
            </w:r>
          </w:p>
        </w:tc>
        <w:tc>
          <w:tcPr>
            <w:tcW w:w="0" w:type="auto"/>
            <w:noWrap/>
          </w:tcPr>
          <w:p w14:paraId="54474233" w14:textId="77777777" w:rsidR="00FD5542" w:rsidRDefault="00FD5542">
            <w:pPr>
              <w:pStyle w:val="af"/>
              <w:ind w:firstLineChars="0"/>
              <w:rPr>
                <w:rFonts w:ascii="宋体" w:hAnsi="宋体"/>
              </w:rPr>
              <w:pPrChange w:id="713" w:author="刘全" w:date="2021-12-03T11:51:00Z">
                <w:pPr>
                  <w:pStyle w:val="af"/>
                  <w:ind w:firstLine="420"/>
                </w:pPr>
              </w:pPrChange>
            </w:pPr>
            <w:r>
              <w:rPr>
                <w:rFonts w:hint="eastAsia"/>
              </w:rPr>
              <w:t>240000001</w:t>
            </w:r>
          </w:p>
        </w:tc>
        <w:tc>
          <w:tcPr>
            <w:tcW w:w="0" w:type="auto"/>
            <w:noWrap/>
          </w:tcPr>
          <w:p w14:paraId="4CC38434" w14:textId="77777777" w:rsidR="00FD5542" w:rsidRDefault="00FD5542">
            <w:pPr>
              <w:pStyle w:val="af"/>
              <w:ind w:firstLineChars="0"/>
              <w:rPr>
                <w:rFonts w:ascii="宋体" w:hAnsi="宋体"/>
              </w:rPr>
              <w:pPrChange w:id="714" w:author="刘全" w:date="2021-12-03T11:51:00Z">
                <w:pPr>
                  <w:pStyle w:val="af"/>
                  <w:ind w:firstLine="420"/>
                </w:pPr>
              </w:pPrChange>
            </w:pPr>
            <w:r>
              <w:rPr>
                <w:rFonts w:hint="eastAsia"/>
              </w:rPr>
              <w:t>220000150</w:t>
            </w:r>
          </w:p>
        </w:tc>
      </w:tr>
      <w:tr w:rsidR="00FD5542" w14:paraId="57B8B73F" w14:textId="77777777" w:rsidTr="00A2081F">
        <w:trPr>
          <w:trHeight w:val="255"/>
          <w:jc w:val="center"/>
        </w:trPr>
        <w:tc>
          <w:tcPr>
            <w:tcW w:w="0" w:type="auto"/>
            <w:noWrap/>
          </w:tcPr>
          <w:p w14:paraId="1EC2CF68" w14:textId="77777777" w:rsidR="00FD5542" w:rsidRDefault="00FD5542">
            <w:pPr>
              <w:pStyle w:val="af"/>
              <w:ind w:firstLineChars="0"/>
              <w:rPr>
                <w:rFonts w:ascii="宋体" w:hAnsi="宋体"/>
              </w:rPr>
              <w:pPrChange w:id="715" w:author="刘全" w:date="2021-12-03T11:51:00Z">
                <w:pPr>
                  <w:pStyle w:val="af"/>
                  <w:ind w:firstLine="420"/>
                </w:pPr>
              </w:pPrChange>
            </w:pPr>
            <w:r>
              <w:rPr>
                <w:rFonts w:hint="eastAsia"/>
              </w:rPr>
              <w:t>2</w:t>
            </w:r>
          </w:p>
        </w:tc>
        <w:tc>
          <w:tcPr>
            <w:tcW w:w="0" w:type="auto"/>
            <w:noWrap/>
          </w:tcPr>
          <w:p w14:paraId="329B8579" w14:textId="77777777" w:rsidR="00FD5542" w:rsidRDefault="00FD5542">
            <w:pPr>
              <w:pStyle w:val="af"/>
              <w:ind w:firstLineChars="0"/>
              <w:rPr>
                <w:rFonts w:ascii="宋体" w:hAnsi="宋体"/>
              </w:rPr>
              <w:pPrChange w:id="716" w:author="刘全" w:date="2021-12-03T11:51:00Z">
                <w:pPr>
                  <w:pStyle w:val="af"/>
                  <w:ind w:firstLine="420"/>
                </w:pPr>
              </w:pPrChange>
            </w:pPr>
            <w:r>
              <w:rPr>
                <w:rFonts w:hint="eastAsia"/>
              </w:rPr>
              <w:t>240000001</w:t>
            </w:r>
          </w:p>
        </w:tc>
        <w:tc>
          <w:tcPr>
            <w:tcW w:w="0" w:type="auto"/>
            <w:noWrap/>
          </w:tcPr>
          <w:p w14:paraId="135C51BF" w14:textId="77777777" w:rsidR="00FD5542" w:rsidRDefault="00FD5542">
            <w:pPr>
              <w:pStyle w:val="af"/>
              <w:ind w:firstLineChars="0"/>
              <w:rPr>
                <w:rFonts w:ascii="宋体" w:hAnsi="宋体"/>
              </w:rPr>
              <w:pPrChange w:id="717" w:author="刘全" w:date="2021-12-03T11:51:00Z">
                <w:pPr>
                  <w:pStyle w:val="af"/>
                  <w:ind w:firstLine="420"/>
                </w:pPr>
              </w:pPrChange>
            </w:pPr>
            <w:r>
              <w:rPr>
                <w:rFonts w:hint="eastAsia"/>
              </w:rPr>
              <w:t>220000149</w:t>
            </w:r>
          </w:p>
        </w:tc>
      </w:tr>
      <w:tr w:rsidR="00FD5542" w14:paraId="3B3A1DB1" w14:textId="77777777" w:rsidTr="00A2081F">
        <w:trPr>
          <w:trHeight w:val="255"/>
          <w:jc w:val="center"/>
        </w:trPr>
        <w:tc>
          <w:tcPr>
            <w:tcW w:w="0" w:type="auto"/>
            <w:noWrap/>
          </w:tcPr>
          <w:p w14:paraId="645AC1D4" w14:textId="77777777" w:rsidR="00FD5542" w:rsidRDefault="00FD5542">
            <w:pPr>
              <w:pStyle w:val="af"/>
              <w:ind w:firstLineChars="0"/>
              <w:rPr>
                <w:rFonts w:ascii="宋体" w:hAnsi="宋体"/>
              </w:rPr>
              <w:pPrChange w:id="718" w:author="刘全" w:date="2021-12-03T11:51:00Z">
                <w:pPr>
                  <w:pStyle w:val="af"/>
                  <w:ind w:firstLine="420"/>
                </w:pPr>
              </w:pPrChange>
            </w:pPr>
            <w:r>
              <w:rPr>
                <w:rFonts w:hint="eastAsia"/>
              </w:rPr>
              <w:t>11</w:t>
            </w:r>
          </w:p>
        </w:tc>
        <w:tc>
          <w:tcPr>
            <w:tcW w:w="0" w:type="auto"/>
            <w:noWrap/>
          </w:tcPr>
          <w:p w14:paraId="08CAC8F9" w14:textId="77777777" w:rsidR="00FD5542" w:rsidRDefault="00FD5542">
            <w:pPr>
              <w:pStyle w:val="af"/>
              <w:ind w:firstLineChars="0"/>
              <w:rPr>
                <w:rFonts w:ascii="宋体" w:hAnsi="宋体"/>
              </w:rPr>
              <w:pPrChange w:id="719" w:author="刘全" w:date="2021-12-03T11:51:00Z">
                <w:pPr>
                  <w:pStyle w:val="af"/>
                  <w:ind w:firstLine="420"/>
                </w:pPr>
              </w:pPrChange>
            </w:pPr>
            <w:r>
              <w:rPr>
                <w:rFonts w:hint="eastAsia"/>
              </w:rPr>
              <w:t>240000002</w:t>
            </w:r>
          </w:p>
        </w:tc>
        <w:tc>
          <w:tcPr>
            <w:tcW w:w="0" w:type="auto"/>
            <w:noWrap/>
          </w:tcPr>
          <w:p w14:paraId="668C9B99" w14:textId="77777777" w:rsidR="00FD5542" w:rsidRDefault="00FD5542">
            <w:pPr>
              <w:pStyle w:val="af"/>
              <w:ind w:firstLineChars="0"/>
              <w:rPr>
                <w:rFonts w:ascii="宋体" w:hAnsi="宋体"/>
              </w:rPr>
              <w:pPrChange w:id="720" w:author="刘全" w:date="2021-12-03T11:51:00Z">
                <w:pPr>
                  <w:pStyle w:val="af"/>
                  <w:ind w:firstLine="420"/>
                </w:pPr>
              </w:pPrChange>
            </w:pPr>
            <w:r>
              <w:rPr>
                <w:rFonts w:hint="eastAsia"/>
              </w:rPr>
              <w:t>220000245</w:t>
            </w:r>
          </w:p>
        </w:tc>
      </w:tr>
      <w:tr w:rsidR="00FD5542" w14:paraId="0037ABAB" w14:textId="77777777" w:rsidTr="00A2081F">
        <w:trPr>
          <w:trHeight w:val="255"/>
          <w:jc w:val="center"/>
        </w:trPr>
        <w:tc>
          <w:tcPr>
            <w:tcW w:w="0" w:type="auto"/>
            <w:noWrap/>
          </w:tcPr>
          <w:p w14:paraId="3F91D25D" w14:textId="77777777" w:rsidR="00FD5542" w:rsidRDefault="00FD5542">
            <w:pPr>
              <w:pStyle w:val="af"/>
              <w:ind w:firstLineChars="0"/>
              <w:rPr>
                <w:rFonts w:ascii="宋体" w:hAnsi="宋体"/>
              </w:rPr>
              <w:pPrChange w:id="721" w:author="刘全" w:date="2021-12-03T11:51:00Z">
                <w:pPr>
                  <w:pStyle w:val="af"/>
                  <w:ind w:firstLine="420"/>
                </w:pPr>
              </w:pPrChange>
            </w:pPr>
            <w:r>
              <w:rPr>
                <w:rFonts w:hint="eastAsia"/>
              </w:rPr>
              <w:t>12</w:t>
            </w:r>
          </w:p>
        </w:tc>
        <w:tc>
          <w:tcPr>
            <w:tcW w:w="0" w:type="auto"/>
            <w:noWrap/>
          </w:tcPr>
          <w:p w14:paraId="58400310" w14:textId="77777777" w:rsidR="00FD5542" w:rsidRDefault="00FD5542">
            <w:pPr>
              <w:pStyle w:val="af"/>
              <w:ind w:firstLineChars="0"/>
              <w:rPr>
                <w:rFonts w:ascii="宋体" w:hAnsi="宋体"/>
              </w:rPr>
              <w:pPrChange w:id="722" w:author="刘全" w:date="2021-12-03T11:51:00Z">
                <w:pPr>
                  <w:pStyle w:val="af"/>
                  <w:ind w:firstLine="420"/>
                </w:pPr>
              </w:pPrChange>
            </w:pPr>
            <w:r>
              <w:rPr>
                <w:rFonts w:hint="eastAsia"/>
              </w:rPr>
              <w:t>240000002</w:t>
            </w:r>
          </w:p>
        </w:tc>
        <w:tc>
          <w:tcPr>
            <w:tcW w:w="0" w:type="auto"/>
            <w:noWrap/>
          </w:tcPr>
          <w:p w14:paraId="2AC26F61" w14:textId="77777777" w:rsidR="00FD5542" w:rsidRDefault="00FD5542">
            <w:pPr>
              <w:pStyle w:val="af"/>
              <w:ind w:firstLineChars="0"/>
              <w:rPr>
                <w:rFonts w:ascii="宋体" w:hAnsi="宋体"/>
              </w:rPr>
              <w:pPrChange w:id="723" w:author="刘全" w:date="2021-12-03T11:51:00Z">
                <w:pPr>
                  <w:pStyle w:val="af"/>
                  <w:ind w:firstLine="420"/>
                </w:pPr>
              </w:pPrChange>
            </w:pPr>
            <w:r>
              <w:rPr>
                <w:rFonts w:hint="eastAsia"/>
              </w:rPr>
              <w:t>220000162</w:t>
            </w:r>
          </w:p>
        </w:tc>
      </w:tr>
      <w:tr w:rsidR="00FD5542" w14:paraId="4D64F7FB" w14:textId="77777777" w:rsidTr="00A2081F">
        <w:trPr>
          <w:trHeight w:val="255"/>
          <w:jc w:val="center"/>
        </w:trPr>
        <w:tc>
          <w:tcPr>
            <w:tcW w:w="0" w:type="auto"/>
            <w:noWrap/>
          </w:tcPr>
          <w:p w14:paraId="72C160E9" w14:textId="77777777" w:rsidR="00FD5542" w:rsidRDefault="00FD5542">
            <w:pPr>
              <w:pStyle w:val="af"/>
              <w:ind w:firstLineChars="0"/>
              <w:rPr>
                <w:rFonts w:ascii="宋体" w:hAnsi="宋体"/>
              </w:rPr>
              <w:pPrChange w:id="724" w:author="刘全" w:date="2021-12-03T11:51:00Z">
                <w:pPr>
                  <w:pStyle w:val="af"/>
                  <w:ind w:firstLine="420"/>
                </w:pPr>
              </w:pPrChange>
            </w:pPr>
            <w:r>
              <w:rPr>
                <w:rFonts w:hint="eastAsia"/>
              </w:rPr>
              <w:t>17</w:t>
            </w:r>
          </w:p>
        </w:tc>
        <w:tc>
          <w:tcPr>
            <w:tcW w:w="0" w:type="auto"/>
            <w:noWrap/>
          </w:tcPr>
          <w:p w14:paraId="7FAFC7C6" w14:textId="77777777" w:rsidR="00FD5542" w:rsidRDefault="00FD5542">
            <w:pPr>
              <w:pStyle w:val="af"/>
              <w:ind w:firstLineChars="0"/>
              <w:rPr>
                <w:rFonts w:ascii="宋体" w:hAnsi="宋体"/>
              </w:rPr>
              <w:pPrChange w:id="725" w:author="刘全" w:date="2021-12-03T11:51:00Z">
                <w:pPr>
                  <w:pStyle w:val="af"/>
                  <w:ind w:firstLine="420"/>
                </w:pPr>
              </w:pPrChange>
            </w:pPr>
            <w:r>
              <w:rPr>
                <w:rFonts w:hint="eastAsia"/>
              </w:rPr>
              <w:t>240000003</w:t>
            </w:r>
          </w:p>
        </w:tc>
        <w:tc>
          <w:tcPr>
            <w:tcW w:w="0" w:type="auto"/>
            <w:noWrap/>
          </w:tcPr>
          <w:p w14:paraId="158FEC32" w14:textId="77777777" w:rsidR="00FD5542" w:rsidRDefault="00FD5542">
            <w:pPr>
              <w:pStyle w:val="af"/>
              <w:ind w:firstLineChars="0"/>
              <w:rPr>
                <w:rFonts w:ascii="宋体" w:hAnsi="宋体"/>
              </w:rPr>
              <w:pPrChange w:id="726" w:author="刘全" w:date="2021-12-03T11:51:00Z">
                <w:pPr>
                  <w:pStyle w:val="af"/>
                  <w:ind w:firstLine="420"/>
                </w:pPr>
              </w:pPrChange>
            </w:pPr>
            <w:r>
              <w:rPr>
                <w:rFonts w:hint="eastAsia"/>
              </w:rPr>
              <w:t>220000150</w:t>
            </w:r>
          </w:p>
        </w:tc>
      </w:tr>
      <w:tr w:rsidR="00FD5542" w14:paraId="648B6682" w14:textId="77777777" w:rsidTr="00A2081F">
        <w:trPr>
          <w:trHeight w:val="255"/>
          <w:jc w:val="center"/>
        </w:trPr>
        <w:tc>
          <w:tcPr>
            <w:tcW w:w="0" w:type="auto"/>
            <w:noWrap/>
          </w:tcPr>
          <w:p w14:paraId="358A2C67" w14:textId="77777777" w:rsidR="00FD5542" w:rsidRDefault="00FD5542">
            <w:pPr>
              <w:pStyle w:val="af"/>
              <w:ind w:firstLineChars="0"/>
              <w:rPr>
                <w:rFonts w:ascii="宋体" w:hAnsi="宋体"/>
              </w:rPr>
              <w:pPrChange w:id="727" w:author="刘全" w:date="2021-12-03T11:51:00Z">
                <w:pPr>
                  <w:pStyle w:val="af"/>
                  <w:ind w:firstLine="420"/>
                </w:pPr>
              </w:pPrChange>
            </w:pPr>
            <w:r>
              <w:rPr>
                <w:rFonts w:hint="eastAsia"/>
              </w:rPr>
              <w:t>18</w:t>
            </w:r>
          </w:p>
        </w:tc>
        <w:tc>
          <w:tcPr>
            <w:tcW w:w="0" w:type="auto"/>
            <w:noWrap/>
          </w:tcPr>
          <w:p w14:paraId="10D64B8E" w14:textId="77777777" w:rsidR="00FD5542" w:rsidRDefault="00FD5542">
            <w:pPr>
              <w:pStyle w:val="af"/>
              <w:ind w:firstLineChars="0"/>
              <w:rPr>
                <w:rFonts w:ascii="宋体" w:hAnsi="宋体"/>
              </w:rPr>
              <w:pPrChange w:id="728" w:author="刘全" w:date="2021-12-03T11:51:00Z">
                <w:pPr>
                  <w:pStyle w:val="af"/>
                  <w:ind w:firstLine="420"/>
                </w:pPr>
              </w:pPrChange>
            </w:pPr>
            <w:r>
              <w:rPr>
                <w:rFonts w:hint="eastAsia"/>
              </w:rPr>
              <w:t>240000003</w:t>
            </w:r>
          </w:p>
        </w:tc>
        <w:tc>
          <w:tcPr>
            <w:tcW w:w="0" w:type="auto"/>
            <w:noWrap/>
          </w:tcPr>
          <w:p w14:paraId="081D3BCA" w14:textId="77777777" w:rsidR="00FD5542" w:rsidRDefault="00FD5542">
            <w:pPr>
              <w:pStyle w:val="af"/>
              <w:ind w:firstLineChars="0"/>
              <w:rPr>
                <w:rFonts w:ascii="宋体" w:hAnsi="宋体"/>
              </w:rPr>
              <w:pPrChange w:id="729" w:author="刘全" w:date="2021-12-03T11:51:00Z">
                <w:pPr>
                  <w:pStyle w:val="af"/>
                  <w:ind w:firstLine="420"/>
                </w:pPr>
              </w:pPrChange>
            </w:pPr>
            <w:r>
              <w:rPr>
                <w:rFonts w:hint="eastAsia"/>
              </w:rPr>
              <w:t>220000149</w:t>
            </w:r>
          </w:p>
        </w:tc>
      </w:tr>
      <w:tr w:rsidR="00FD5542" w14:paraId="5F1E78AA" w14:textId="77777777" w:rsidTr="00A2081F">
        <w:trPr>
          <w:trHeight w:val="255"/>
          <w:jc w:val="center"/>
        </w:trPr>
        <w:tc>
          <w:tcPr>
            <w:tcW w:w="0" w:type="auto"/>
            <w:noWrap/>
          </w:tcPr>
          <w:p w14:paraId="52E876EC" w14:textId="77777777" w:rsidR="00FD5542" w:rsidRDefault="00FD5542">
            <w:pPr>
              <w:pStyle w:val="af"/>
              <w:ind w:firstLineChars="0"/>
              <w:rPr>
                <w:rFonts w:ascii="宋体" w:hAnsi="宋体"/>
              </w:rPr>
              <w:pPrChange w:id="730" w:author="刘全" w:date="2021-12-03T11:51:00Z">
                <w:pPr>
                  <w:pStyle w:val="af"/>
                  <w:ind w:firstLine="420"/>
                </w:pPr>
              </w:pPrChange>
            </w:pPr>
            <w:r>
              <w:rPr>
                <w:rFonts w:hint="eastAsia"/>
              </w:rPr>
              <w:t>26</w:t>
            </w:r>
          </w:p>
        </w:tc>
        <w:tc>
          <w:tcPr>
            <w:tcW w:w="0" w:type="auto"/>
            <w:noWrap/>
          </w:tcPr>
          <w:p w14:paraId="3B271294" w14:textId="77777777" w:rsidR="00FD5542" w:rsidRDefault="00FD5542">
            <w:pPr>
              <w:pStyle w:val="af"/>
              <w:ind w:firstLineChars="0"/>
              <w:rPr>
                <w:rFonts w:ascii="宋体" w:hAnsi="宋体"/>
              </w:rPr>
              <w:pPrChange w:id="731" w:author="刘全" w:date="2021-12-03T11:51:00Z">
                <w:pPr>
                  <w:pStyle w:val="af"/>
                  <w:ind w:firstLine="420"/>
                </w:pPr>
              </w:pPrChange>
            </w:pPr>
            <w:r>
              <w:rPr>
                <w:rFonts w:hint="eastAsia"/>
              </w:rPr>
              <w:t>240000004</w:t>
            </w:r>
          </w:p>
        </w:tc>
        <w:tc>
          <w:tcPr>
            <w:tcW w:w="0" w:type="auto"/>
            <w:noWrap/>
          </w:tcPr>
          <w:p w14:paraId="65007F3F" w14:textId="77777777" w:rsidR="00FD5542" w:rsidRDefault="00FD5542">
            <w:pPr>
              <w:pStyle w:val="af"/>
              <w:ind w:firstLineChars="0"/>
              <w:rPr>
                <w:rFonts w:ascii="宋体" w:hAnsi="宋体"/>
              </w:rPr>
              <w:pPrChange w:id="732" w:author="刘全" w:date="2021-12-03T11:51:00Z">
                <w:pPr>
                  <w:pStyle w:val="af"/>
                  <w:ind w:firstLine="420"/>
                </w:pPr>
              </w:pPrChange>
            </w:pPr>
            <w:r>
              <w:rPr>
                <w:rFonts w:hint="eastAsia"/>
              </w:rPr>
              <w:t>220000171</w:t>
            </w:r>
          </w:p>
        </w:tc>
      </w:tr>
      <w:tr w:rsidR="00FD5542" w14:paraId="524C8D6C" w14:textId="77777777" w:rsidTr="00A2081F">
        <w:trPr>
          <w:trHeight w:val="255"/>
          <w:jc w:val="center"/>
        </w:trPr>
        <w:tc>
          <w:tcPr>
            <w:tcW w:w="0" w:type="auto"/>
            <w:noWrap/>
          </w:tcPr>
          <w:p w14:paraId="2F07F75D" w14:textId="77777777" w:rsidR="00FD5542" w:rsidRDefault="00FD5542">
            <w:pPr>
              <w:pStyle w:val="af"/>
              <w:ind w:firstLineChars="0"/>
              <w:rPr>
                <w:rFonts w:ascii="宋体" w:hAnsi="宋体"/>
              </w:rPr>
              <w:pPrChange w:id="733" w:author="刘全" w:date="2021-12-03T11:51:00Z">
                <w:pPr>
                  <w:pStyle w:val="af"/>
                  <w:ind w:firstLine="420"/>
                </w:pPr>
              </w:pPrChange>
            </w:pPr>
            <w:r>
              <w:rPr>
                <w:rFonts w:hint="eastAsia"/>
              </w:rPr>
              <w:t>27</w:t>
            </w:r>
          </w:p>
        </w:tc>
        <w:tc>
          <w:tcPr>
            <w:tcW w:w="0" w:type="auto"/>
            <w:noWrap/>
          </w:tcPr>
          <w:p w14:paraId="5FA969F3" w14:textId="77777777" w:rsidR="00FD5542" w:rsidRDefault="00FD5542">
            <w:pPr>
              <w:pStyle w:val="af"/>
              <w:ind w:firstLineChars="0"/>
              <w:rPr>
                <w:rFonts w:ascii="宋体" w:hAnsi="宋体"/>
              </w:rPr>
              <w:pPrChange w:id="734" w:author="刘全" w:date="2021-12-03T11:51:00Z">
                <w:pPr>
                  <w:pStyle w:val="af"/>
                  <w:ind w:firstLine="420"/>
                </w:pPr>
              </w:pPrChange>
            </w:pPr>
            <w:r>
              <w:rPr>
                <w:rFonts w:hint="eastAsia"/>
              </w:rPr>
              <w:t>240000004</w:t>
            </w:r>
          </w:p>
        </w:tc>
        <w:tc>
          <w:tcPr>
            <w:tcW w:w="0" w:type="auto"/>
            <w:noWrap/>
          </w:tcPr>
          <w:p w14:paraId="01526DD7" w14:textId="77777777" w:rsidR="00FD5542" w:rsidRDefault="00FD5542">
            <w:pPr>
              <w:pStyle w:val="af"/>
              <w:ind w:firstLineChars="0"/>
              <w:rPr>
                <w:rFonts w:ascii="宋体" w:hAnsi="宋体"/>
              </w:rPr>
              <w:pPrChange w:id="735" w:author="刘全" w:date="2021-12-03T11:51:00Z">
                <w:pPr>
                  <w:pStyle w:val="af"/>
                  <w:ind w:firstLine="420"/>
                </w:pPr>
              </w:pPrChange>
            </w:pPr>
            <w:r>
              <w:rPr>
                <w:rFonts w:hint="eastAsia"/>
              </w:rPr>
              <w:t>220000170</w:t>
            </w:r>
          </w:p>
        </w:tc>
      </w:tr>
      <w:tr w:rsidR="00FD5542" w14:paraId="657D0E27" w14:textId="77777777" w:rsidTr="00A2081F">
        <w:trPr>
          <w:trHeight w:val="255"/>
          <w:jc w:val="center"/>
        </w:trPr>
        <w:tc>
          <w:tcPr>
            <w:tcW w:w="0" w:type="auto"/>
            <w:noWrap/>
          </w:tcPr>
          <w:p w14:paraId="5DDA4A8A" w14:textId="77777777" w:rsidR="00FD5542" w:rsidRDefault="00FD5542">
            <w:pPr>
              <w:pStyle w:val="af"/>
              <w:ind w:firstLineChars="0"/>
              <w:rPr>
                <w:rFonts w:ascii="宋体" w:hAnsi="宋体"/>
              </w:rPr>
              <w:pPrChange w:id="736" w:author="刘全" w:date="2021-12-03T11:51:00Z">
                <w:pPr>
                  <w:pStyle w:val="af"/>
                  <w:ind w:firstLine="420"/>
                </w:pPr>
              </w:pPrChange>
            </w:pPr>
            <w:r>
              <w:rPr>
                <w:rFonts w:hint="eastAsia"/>
              </w:rPr>
              <w:t>43</w:t>
            </w:r>
          </w:p>
        </w:tc>
        <w:tc>
          <w:tcPr>
            <w:tcW w:w="0" w:type="auto"/>
            <w:noWrap/>
          </w:tcPr>
          <w:p w14:paraId="1A6A816D" w14:textId="77777777" w:rsidR="00FD5542" w:rsidRDefault="00FD5542">
            <w:pPr>
              <w:pStyle w:val="af"/>
              <w:ind w:firstLineChars="0"/>
              <w:rPr>
                <w:rFonts w:ascii="宋体" w:hAnsi="宋体"/>
              </w:rPr>
              <w:pPrChange w:id="737" w:author="刘全" w:date="2021-12-03T11:51:00Z">
                <w:pPr>
                  <w:pStyle w:val="af"/>
                  <w:ind w:firstLine="420"/>
                </w:pPr>
              </w:pPrChange>
            </w:pPr>
            <w:r>
              <w:rPr>
                <w:rFonts w:hint="eastAsia"/>
              </w:rPr>
              <w:t>240000005</w:t>
            </w:r>
          </w:p>
        </w:tc>
        <w:tc>
          <w:tcPr>
            <w:tcW w:w="0" w:type="auto"/>
            <w:noWrap/>
          </w:tcPr>
          <w:p w14:paraId="02F3FEA7" w14:textId="77777777" w:rsidR="00FD5542" w:rsidRDefault="00FD5542">
            <w:pPr>
              <w:pStyle w:val="af"/>
              <w:ind w:firstLineChars="0"/>
              <w:rPr>
                <w:rFonts w:ascii="宋体" w:hAnsi="宋体"/>
              </w:rPr>
              <w:pPrChange w:id="738" w:author="刘全" w:date="2021-12-03T11:51:00Z">
                <w:pPr>
                  <w:pStyle w:val="af"/>
                  <w:ind w:firstLine="420"/>
                </w:pPr>
              </w:pPrChange>
            </w:pPr>
            <w:r>
              <w:rPr>
                <w:rFonts w:hint="eastAsia"/>
              </w:rPr>
              <w:t>220000164</w:t>
            </w:r>
          </w:p>
        </w:tc>
      </w:tr>
      <w:tr w:rsidR="00FD5542" w14:paraId="6B7E9E57" w14:textId="77777777" w:rsidTr="00A2081F">
        <w:trPr>
          <w:trHeight w:val="255"/>
          <w:jc w:val="center"/>
        </w:trPr>
        <w:tc>
          <w:tcPr>
            <w:tcW w:w="0" w:type="auto"/>
            <w:noWrap/>
          </w:tcPr>
          <w:p w14:paraId="0994E4EF" w14:textId="77777777" w:rsidR="00FD5542" w:rsidRDefault="00FD5542">
            <w:pPr>
              <w:pStyle w:val="af"/>
              <w:ind w:firstLineChars="0"/>
              <w:rPr>
                <w:rFonts w:ascii="宋体" w:hAnsi="宋体"/>
              </w:rPr>
              <w:pPrChange w:id="739" w:author="刘全" w:date="2021-12-03T11:51:00Z">
                <w:pPr>
                  <w:pStyle w:val="af"/>
                  <w:ind w:firstLine="420"/>
                </w:pPr>
              </w:pPrChange>
            </w:pPr>
            <w:r>
              <w:rPr>
                <w:rFonts w:hint="eastAsia"/>
              </w:rPr>
              <w:t>44</w:t>
            </w:r>
          </w:p>
        </w:tc>
        <w:tc>
          <w:tcPr>
            <w:tcW w:w="0" w:type="auto"/>
            <w:noWrap/>
          </w:tcPr>
          <w:p w14:paraId="301F6B7C" w14:textId="77777777" w:rsidR="00FD5542" w:rsidRDefault="00FD5542">
            <w:pPr>
              <w:pStyle w:val="af"/>
              <w:ind w:firstLineChars="0"/>
              <w:rPr>
                <w:rFonts w:ascii="宋体" w:hAnsi="宋体"/>
              </w:rPr>
              <w:pPrChange w:id="740" w:author="刘全" w:date="2021-12-03T11:51:00Z">
                <w:pPr>
                  <w:pStyle w:val="af"/>
                  <w:ind w:firstLine="420"/>
                </w:pPr>
              </w:pPrChange>
            </w:pPr>
            <w:r>
              <w:rPr>
                <w:rFonts w:hint="eastAsia"/>
              </w:rPr>
              <w:t>240000005</w:t>
            </w:r>
          </w:p>
        </w:tc>
        <w:tc>
          <w:tcPr>
            <w:tcW w:w="0" w:type="auto"/>
            <w:noWrap/>
          </w:tcPr>
          <w:p w14:paraId="406B328A" w14:textId="77777777" w:rsidR="00FD5542" w:rsidRDefault="00FD5542">
            <w:pPr>
              <w:pStyle w:val="af"/>
              <w:ind w:firstLineChars="0"/>
              <w:rPr>
                <w:rFonts w:ascii="宋体" w:hAnsi="宋体"/>
              </w:rPr>
              <w:pPrChange w:id="741" w:author="刘全" w:date="2021-12-03T11:51:00Z">
                <w:pPr>
                  <w:pStyle w:val="af"/>
                  <w:ind w:firstLine="420"/>
                </w:pPr>
              </w:pPrChange>
            </w:pPr>
            <w:r>
              <w:rPr>
                <w:rFonts w:hint="eastAsia"/>
              </w:rPr>
              <w:t>220000165</w:t>
            </w:r>
          </w:p>
        </w:tc>
      </w:tr>
      <w:tr w:rsidR="00FD5542" w14:paraId="27653F2E" w14:textId="77777777" w:rsidTr="00A2081F">
        <w:trPr>
          <w:trHeight w:val="255"/>
          <w:jc w:val="center"/>
        </w:trPr>
        <w:tc>
          <w:tcPr>
            <w:tcW w:w="0" w:type="auto"/>
            <w:noWrap/>
          </w:tcPr>
          <w:p w14:paraId="738D5102" w14:textId="77777777" w:rsidR="00FD5542" w:rsidRDefault="00FD5542">
            <w:pPr>
              <w:pStyle w:val="af"/>
              <w:ind w:firstLineChars="0"/>
              <w:rPr>
                <w:rFonts w:ascii="宋体" w:hAnsi="宋体"/>
              </w:rPr>
              <w:pPrChange w:id="742" w:author="刘全" w:date="2021-12-03T11:51:00Z">
                <w:pPr>
                  <w:pStyle w:val="af"/>
                  <w:ind w:firstLine="420"/>
                </w:pPr>
              </w:pPrChange>
            </w:pPr>
            <w:r>
              <w:rPr>
                <w:rFonts w:hint="eastAsia"/>
              </w:rPr>
              <w:t>45</w:t>
            </w:r>
          </w:p>
        </w:tc>
        <w:tc>
          <w:tcPr>
            <w:tcW w:w="0" w:type="auto"/>
            <w:noWrap/>
          </w:tcPr>
          <w:p w14:paraId="0F69BF07" w14:textId="77777777" w:rsidR="00FD5542" w:rsidRDefault="00FD5542">
            <w:pPr>
              <w:pStyle w:val="af"/>
              <w:ind w:firstLineChars="0"/>
              <w:rPr>
                <w:rFonts w:ascii="宋体" w:hAnsi="宋体"/>
              </w:rPr>
              <w:pPrChange w:id="743" w:author="刘全" w:date="2021-12-03T11:51:00Z">
                <w:pPr>
                  <w:pStyle w:val="af"/>
                  <w:ind w:firstLine="420"/>
                </w:pPr>
              </w:pPrChange>
            </w:pPr>
            <w:r>
              <w:rPr>
                <w:rFonts w:hint="eastAsia"/>
              </w:rPr>
              <w:t>240000005</w:t>
            </w:r>
          </w:p>
        </w:tc>
        <w:tc>
          <w:tcPr>
            <w:tcW w:w="0" w:type="auto"/>
            <w:noWrap/>
          </w:tcPr>
          <w:p w14:paraId="66D22869" w14:textId="77777777" w:rsidR="00FD5542" w:rsidRDefault="00FD5542">
            <w:pPr>
              <w:pStyle w:val="af"/>
              <w:ind w:firstLineChars="0"/>
              <w:rPr>
                <w:rFonts w:ascii="宋体" w:hAnsi="宋体"/>
              </w:rPr>
              <w:pPrChange w:id="744" w:author="刘全" w:date="2021-12-03T11:51:00Z">
                <w:pPr>
                  <w:pStyle w:val="af"/>
                  <w:ind w:firstLine="420"/>
                </w:pPr>
              </w:pPrChange>
            </w:pPr>
            <w:r>
              <w:rPr>
                <w:rFonts w:hint="eastAsia"/>
              </w:rPr>
              <w:t>220000166</w:t>
            </w:r>
          </w:p>
        </w:tc>
      </w:tr>
      <w:tr w:rsidR="00FD5542" w14:paraId="4EC6DDE6" w14:textId="77777777" w:rsidTr="00A2081F">
        <w:trPr>
          <w:trHeight w:val="255"/>
          <w:jc w:val="center"/>
        </w:trPr>
        <w:tc>
          <w:tcPr>
            <w:tcW w:w="0" w:type="auto"/>
            <w:noWrap/>
          </w:tcPr>
          <w:p w14:paraId="723584ED" w14:textId="77777777" w:rsidR="00FD5542" w:rsidRDefault="00FD5542">
            <w:pPr>
              <w:pStyle w:val="af"/>
              <w:ind w:firstLineChars="0"/>
              <w:rPr>
                <w:rFonts w:ascii="宋体" w:hAnsi="宋体"/>
              </w:rPr>
              <w:pPrChange w:id="745" w:author="刘全" w:date="2021-12-03T11:51:00Z">
                <w:pPr>
                  <w:pStyle w:val="af"/>
                  <w:ind w:firstLine="420"/>
                </w:pPr>
              </w:pPrChange>
            </w:pPr>
            <w:r>
              <w:rPr>
                <w:rFonts w:hint="eastAsia"/>
              </w:rPr>
              <w:t>46</w:t>
            </w:r>
          </w:p>
        </w:tc>
        <w:tc>
          <w:tcPr>
            <w:tcW w:w="0" w:type="auto"/>
            <w:noWrap/>
          </w:tcPr>
          <w:p w14:paraId="0A39614D" w14:textId="77777777" w:rsidR="00FD5542" w:rsidRDefault="00FD5542">
            <w:pPr>
              <w:pStyle w:val="af"/>
              <w:ind w:firstLineChars="0"/>
              <w:rPr>
                <w:rFonts w:ascii="宋体" w:hAnsi="宋体"/>
              </w:rPr>
              <w:pPrChange w:id="746" w:author="刘全" w:date="2021-12-03T11:51:00Z">
                <w:pPr>
                  <w:pStyle w:val="af"/>
                  <w:ind w:firstLine="420"/>
                </w:pPr>
              </w:pPrChange>
            </w:pPr>
            <w:r>
              <w:rPr>
                <w:rFonts w:hint="eastAsia"/>
              </w:rPr>
              <w:t>240000006</w:t>
            </w:r>
          </w:p>
        </w:tc>
        <w:tc>
          <w:tcPr>
            <w:tcW w:w="0" w:type="auto"/>
            <w:noWrap/>
          </w:tcPr>
          <w:p w14:paraId="56567B59" w14:textId="77777777" w:rsidR="00FD5542" w:rsidRDefault="00FD5542">
            <w:pPr>
              <w:pStyle w:val="af"/>
              <w:ind w:firstLineChars="0"/>
              <w:rPr>
                <w:rFonts w:ascii="宋体" w:hAnsi="宋体"/>
              </w:rPr>
              <w:pPrChange w:id="747" w:author="刘全" w:date="2021-12-03T11:51:00Z">
                <w:pPr>
                  <w:pStyle w:val="af"/>
                  <w:ind w:firstLine="420"/>
                </w:pPr>
              </w:pPrChange>
            </w:pPr>
            <w:r>
              <w:rPr>
                <w:rFonts w:hint="eastAsia"/>
              </w:rPr>
              <w:t>220000169</w:t>
            </w:r>
          </w:p>
        </w:tc>
      </w:tr>
      <w:tr w:rsidR="00FD5542" w14:paraId="1F4CE859" w14:textId="77777777" w:rsidTr="00A2081F">
        <w:trPr>
          <w:trHeight w:val="255"/>
          <w:jc w:val="center"/>
        </w:trPr>
        <w:tc>
          <w:tcPr>
            <w:tcW w:w="0" w:type="auto"/>
            <w:noWrap/>
          </w:tcPr>
          <w:p w14:paraId="3E3B8EDB" w14:textId="77777777" w:rsidR="00FD5542" w:rsidRDefault="00FD5542">
            <w:pPr>
              <w:pStyle w:val="af"/>
              <w:ind w:firstLineChars="0"/>
              <w:rPr>
                <w:rFonts w:ascii="宋体" w:hAnsi="宋体"/>
              </w:rPr>
              <w:pPrChange w:id="748" w:author="刘全" w:date="2021-12-03T11:51:00Z">
                <w:pPr>
                  <w:pStyle w:val="af"/>
                  <w:ind w:firstLine="420"/>
                </w:pPr>
              </w:pPrChange>
            </w:pPr>
            <w:r>
              <w:rPr>
                <w:rFonts w:hint="eastAsia"/>
              </w:rPr>
              <w:t>47</w:t>
            </w:r>
          </w:p>
        </w:tc>
        <w:tc>
          <w:tcPr>
            <w:tcW w:w="0" w:type="auto"/>
            <w:noWrap/>
          </w:tcPr>
          <w:p w14:paraId="0DE43A48" w14:textId="77777777" w:rsidR="00FD5542" w:rsidRDefault="00FD5542">
            <w:pPr>
              <w:pStyle w:val="af"/>
              <w:ind w:firstLineChars="0"/>
              <w:rPr>
                <w:rFonts w:ascii="宋体" w:hAnsi="宋体"/>
              </w:rPr>
              <w:pPrChange w:id="749" w:author="刘全" w:date="2021-12-03T11:51:00Z">
                <w:pPr>
                  <w:pStyle w:val="af"/>
                  <w:ind w:firstLine="420"/>
                </w:pPr>
              </w:pPrChange>
            </w:pPr>
            <w:r>
              <w:rPr>
                <w:rFonts w:hint="eastAsia"/>
              </w:rPr>
              <w:t>240000006</w:t>
            </w:r>
          </w:p>
        </w:tc>
        <w:tc>
          <w:tcPr>
            <w:tcW w:w="0" w:type="auto"/>
            <w:noWrap/>
          </w:tcPr>
          <w:p w14:paraId="079CA404" w14:textId="77777777" w:rsidR="00FD5542" w:rsidRDefault="00FD5542">
            <w:pPr>
              <w:pStyle w:val="af"/>
              <w:ind w:firstLineChars="0"/>
              <w:rPr>
                <w:rFonts w:ascii="宋体" w:hAnsi="宋体"/>
              </w:rPr>
              <w:pPrChange w:id="750" w:author="刘全" w:date="2021-12-03T11:51:00Z">
                <w:pPr>
                  <w:pStyle w:val="af"/>
                  <w:ind w:firstLine="420"/>
                </w:pPr>
              </w:pPrChange>
            </w:pPr>
            <w:r>
              <w:rPr>
                <w:rFonts w:hint="eastAsia"/>
              </w:rPr>
              <w:t>220000168</w:t>
            </w:r>
          </w:p>
        </w:tc>
      </w:tr>
      <w:tr w:rsidR="00FD5542" w14:paraId="118AFC89" w14:textId="77777777" w:rsidTr="00A2081F">
        <w:trPr>
          <w:trHeight w:val="255"/>
          <w:jc w:val="center"/>
        </w:trPr>
        <w:tc>
          <w:tcPr>
            <w:tcW w:w="0" w:type="auto"/>
            <w:noWrap/>
          </w:tcPr>
          <w:p w14:paraId="647A6F54" w14:textId="77777777" w:rsidR="00FD5542" w:rsidRDefault="00FD5542">
            <w:pPr>
              <w:pStyle w:val="af"/>
              <w:ind w:firstLineChars="0"/>
              <w:rPr>
                <w:rFonts w:ascii="宋体" w:hAnsi="宋体"/>
              </w:rPr>
              <w:pPrChange w:id="751" w:author="刘全" w:date="2021-12-03T11:51:00Z">
                <w:pPr>
                  <w:pStyle w:val="af"/>
                  <w:ind w:firstLine="420"/>
                </w:pPr>
              </w:pPrChange>
            </w:pPr>
            <w:r>
              <w:rPr>
                <w:rFonts w:hint="eastAsia"/>
              </w:rPr>
              <w:t>48</w:t>
            </w:r>
          </w:p>
        </w:tc>
        <w:tc>
          <w:tcPr>
            <w:tcW w:w="0" w:type="auto"/>
            <w:noWrap/>
          </w:tcPr>
          <w:p w14:paraId="480DD0EB" w14:textId="77777777" w:rsidR="00FD5542" w:rsidRDefault="00FD5542">
            <w:pPr>
              <w:pStyle w:val="af"/>
              <w:ind w:firstLineChars="0"/>
              <w:rPr>
                <w:rFonts w:ascii="宋体" w:hAnsi="宋体"/>
              </w:rPr>
              <w:pPrChange w:id="752" w:author="刘全" w:date="2021-12-03T11:51:00Z">
                <w:pPr>
                  <w:pStyle w:val="af"/>
                  <w:ind w:firstLine="420"/>
                </w:pPr>
              </w:pPrChange>
            </w:pPr>
            <w:r>
              <w:rPr>
                <w:rFonts w:hint="eastAsia"/>
              </w:rPr>
              <w:t>240000006</w:t>
            </w:r>
          </w:p>
        </w:tc>
        <w:tc>
          <w:tcPr>
            <w:tcW w:w="0" w:type="auto"/>
            <w:noWrap/>
          </w:tcPr>
          <w:p w14:paraId="55149452" w14:textId="77777777" w:rsidR="00FD5542" w:rsidRDefault="00FD5542">
            <w:pPr>
              <w:pStyle w:val="af"/>
              <w:ind w:firstLineChars="0"/>
              <w:rPr>
                <w:rFonts w:ascii="宋体" w:hAnsi="宋体"/>
              </w:rPr>
              <w:pPrChange w:id="753" w:author="刘全" w:date="2021-12-03T11:51:00Z">
                <w:pPr>
                  <w:pStyle w:val="af"/>
                  <w:ind w:firstLine="420"/>
                </w:pPr>
              </w:pPrChange>
            </w:pPr>
            <w:r>
              <w:rPr>
                <w:rFonts w:hint="eastAsia"/>
              </w:rPr>
              <w:t>220000167</w:t>
            </w:r>
          </w:p>
        </w:tc>
      </w:tr>
    </w:tbl>
    <w:p w14:paraId="6431624A" w14:textId="66E27DB2" w:rsidR="00FD5542" w:rsidRPr="006D7B66" w:rsidDel="00FD5542" w:rsidRDefault="00FD5542" w:rsidP="006D7B66">
      <w:pPr>
        <w:rPr>
          <w:del w:id="754" w:author="刘全" w:date="2021-12-03T11:52:00Z"/>
        </w:rPr>
      </w:pPr>
    </w:p>
    <w:p w14:paraId="1439772A" w14:textId="52746F13" w:rsidR="006D7B66" w:rsidRDefault="006D7B66" w:rsidP="006D7B66">
      <w:pPr>
        <w:pStyle w:val="3"/>
      </w:pPr>
      <w:bookmarkStart w:id="755" w:name="_Toc89377538"/>
      <w:del w:id="756" w:author="刘全" w:date="2021-12-03T20:37:00Z">
        <w:r w:rsidDel="001D145D">
          <w:rPr>
            <w:rFonts w:hint="eastAsia"/>
          </w:rPr>
          <w:delText>成本</w:delText>
        </w:r>
      </w:del>
      <w:ins w:id="757" w:author="刘全" w:date="2021-12-03T20:37:00Z">
        <w:r w:rsidR="001D145D">
          <w:rPr>
            <w:rFonts w:hint="eastAsia"/>
          </w:rPr>
          <w:t>运费</w:t>
        </w:r>
      </w:ins>
      <w:del w:id="758" w:author="刘全" w:date="2021-12-03T20:37:00Z">
        <w:r w:rsidDel="001D145D">
          <w:delText>体系</w:delText>
        </w:r>
      </w:del>
      <w:bookmarkEnd w:id="755"/>
      <w:ins w:id="759" w:author="刘全" w:date="2021-12-03T20:37:00Z">
        <w:r w:rsidR="001D145D">
          <w:rPr>
            <w:rFonts w:hint="eastAsia"/>
          </w:rPr>
          <w:t>参数</w:t>
        </w:r>
      </w:ins>
    </w:p>
    <w:p w14:paraId="0472E5B8" w14:textId="2542E6F1" w:rsidR="006D7B66" w:rsidRPr="006D7B66" w:rsidRDefault="00A2081F">
      <w:pPr>
        <w:pPrChange w:id="760" w:author="刘全" w:date="2021-12-03T11:55:00Z">
          <w:pPr>
            <w:pStyle w:val="3"/>
          </w:pPr>
        </w:pPrChange>
      </w:pPr>
      <w:ins w:id="761" w:author="刘全" w:date="2021-12-03T11:55:00Z">
        <w:r w:rsidRPr="00A2081F">
          <w:rPr>
            <w:rFonts w:hint="eastAsia"/>
          </w:rPr>
          <w:t>根据运输距离、运输高差、运输量、以及运输成本（能耗，升</w:t>
        </w:r>
        <w:r w:rsidRPr="00A2081F">
          <w:rPr>
            <w:rFonts w:hint="eastAsia"/>
          </w:rPr>
          <w:t>/</w:t>
        </w:r>
        <w:r w:rsidRPr="00A2081F">
          <w:rPr>
            <w:rFonts w:hint="eastAsia"/>
          </w:rPr>
          <w:t>吨·公里）等信息，</w:t>
        </w:r>
        <w:r w:rsidRPr="00A2081F">
          <w:rPr>
            <w:rFonts w:hint="eastAsia"/>
          </w:rPr>
          <w:lastRenderedPageBreak/>
          <w:t>折算运费成本信息。</w:t>
        </w:r>
      </w:ins>
      <w:del w:id="762" w:author="刘全" w:date="2021-12-03T11:55:00Z">
        <w:r w:rsidR="00B44426" w:rsidDel="00A2081F">
          <w:rPr>
            <w:rFonts w:hint="eastAsia"/>
          </w:rPr>
          <w:delText>运输</w:delText>
        </w:r>
        <w:r w:rsidR="00B44426" w:rsidDel="00A2081F">
          <w:delText>单价等</w:delText>
        </w:r>
      </w:del>
    </w:p>
    <w:p w14:paraId="327DB6D0" w14:textId="353908FC" w:rsidR="008104BB" w:rsidRPr="008104BB" w:rsidRDefault="008104BB">
      <w:pPr>
        <w:pStyle w:val="2"/>
        <w:pPrChange w:id="763" w:author="刘全" w:date="2021-12-02T22:27:00Z">
          <w:pPr>
            <w:pStyle w:val="1"/>
          </w:pPr>
        </w:pPrChange>
      </w:pPr>
      <w:bookmarkStart w:id="764" w:name="_Toc89377539"/>
      <w:r>
        <w:rPr>
          <w:rFonts w:hint="eastAsia"/>
        </w:rPr>
        <w:t>工程</w:t>
      </w:r>
      <w:r>
        <w:t>参数</w:t>
      </w:r>
      <w:bookmarkEnd w:id="764"/>
    </w:p>
    <w:p w14:paraId="0C0D17D9" w14:textId="77777777" w:rsidR="006D7B66" w:rsidRDefault="006D7B66" w:rsidP="006D7B66">
      <w:pPr>
        <w:pStyle w:val="3"/>
      </w:pPr>
      <w:bookmarkStart w:id="765" w:name="_Toc89377540"/>
      <w:r>
        <w:rPr>
          <w:rFonts w:hint="eastAsia"/>
        </w:rPr>
        <w:t>物料</w:t>
      </w:r>
      <w:r>
        <w:t>及其兼容性</w:t>
      </w:r>
      <w:r>
        <w:rPr>
          <w:rFonts w:hint="eastAsia"/>
        </w:rPr>
        <w:t>体系</w:t>
      </w:r>
      <w:bookmarkEnd w:id="765"/>
    </w:p>
    <w:p w14:paraId="61CC4276" w14:textId="3F6B9237" w:rsidR="00A2081F" w:rsidRPr="00A2081F" w:rsidRDefault="00A2081F">
      <w:pPr>
        <w:pStyle w:val="4"/>
        <w:rPr>
          <w:highlight w:val="yellow"/>
          <w:rPrChange w:id="766" w:author="刘全" w:date="2021-12-03T12:00:00Z">
            <w:rPr/>
          </w:rPrChange>
        </w:rPr>
        <w:pPrChange w:id="767" w:author="刘全" w:date="2021-12-03T11:58:00Z">
          <w:pPr>
            <w:pStyle w:val="3"/>
            <w:tabs>
              <w:tab w:val="num" w:pos="1080"/>
            </w:tabs>
            <w:spacing w:line="360" w:lineRule="auto"/>
            <w:textAlignment w:val="auto"/>
          </w:pPr>
        </w:pPrChange>
      </w:pPr>
      <w:r w:rsidRPr="00A2081F">
        <w:rPr>
          <w:rFonts w:hint="eastAsia"/>
          <w:highlight w:val="yellow"/>
          <w:rPrChange w:id="768" w:author="刘全" w:date="2021-12-03T12:00:00Z">
            <w:rPr>
              <w:rFonts w:hint="eastAsia"/>
              <w:b w:val="0"/>
            </w:rPr>
          </w:rPrChange>
        </w:rPr>
        <w:t>系统基本料性</w:t>
      </w:r>
    </w:p>
    <w:p w14:paraId="0D099933" w14:textId="77777777" w:rsidR="00A2081F" w:rsidRPr="00A2081F" w:rsidRDefault="00A2081F">
      <w:pPr>
        <w:pPrChange w:id="769" w:author="刘全" w:date="2021-12-03T11:59:00Z">
          <w:pPr>
            <w:pStyle w:val="3"/>
            <w:tabs>
              <w:tab w:val="num" w:pos="1080"/>
            </w:tabs>
            <w:spacing w:line="360" w:lineRule="auto"/>
            <w:textAlignment w:val="auto"/>
          </w:pPr>
        </w:pPrChange>
      </w:pPr>
    </w:p>
    <w:p w14:paraId="2FB33DFF" w14:textId="0A5E307D" w:rsidR="00A2081F" w:rsidRPr="00A2081F" w:rsidRDefault="00A2081F">
      <w:pPr>
        <w:pStyle w:val="4"/>
        <w:pPrChange w:id="770" w:author="刘全" w:date="2021-12-03T11:58:00Z">
          <w:pPr>
            <w:pStyle w:val="3"/>
            <w:tabs>
              <w:tab w:val="num" w:pos="1080"/>
            </w:tabs>
            <w:spacing w:line="360" w:lineRule="auto"/>
            <w:textAlignment w:val="auto"/>
          </w:pPr>
        </w:pPrChange>
      </w:pPr>
      <w:r>
        <w:rPr>
          <w:rFonts w:hint="eastAsia"/>
        </w:rPr>
        <w:t>用户</w:t>
      </w:r>
      <w:r>
        <w:t>料性体系</w:t>
      </w:r>
    </w:p>
    <w:p w14:paraId="741E979C" w14:textId="77777777" w:rsidR="00A2081F" w:rsidRDefault="00A2081F" w:rsidP="00A2081F">
      <w:pPr>
        <w:pStyle w:val="21"/>
        <w:ind w:firstLine="480"/>
      </w:pPr>
      <w:r>
        <w:rPr>
          <w:rFonts w:hint="eastAsia"/>
        </w:rPr>
        <w:t>料性信息包括工程物流中涉及的所有料物资源种类信息。其内容很广泛，包括开挖料中的开挖骨料、开挖弃料、中转料；人工骨料中的小石、中石、大石、特大石、大坝混凝土骨料、其他混凝土骨料、水泥；成品料中的大坝混凝土、其他混凝土等。料物的用途分为几类：</w:t>
      </w:r>
      <w:r w:rsidRPr="00A42C3C">
        <w:rPr>
          <w:rFonts w:hint="eastAsia"/>
        </w:rPr>
        <w:t>可作填方</w:t>
      </w:r>
      <w:r>
        <w:rPr>
          <w:rFonts w:hint="eastAsia"/>
        </w:rPr>
        <w:t>，</w:t>
      </w:r>
      <w:r w:rsidRPr="00A42C3C">
        <w:t>可作骨料</w:t>
      </w:r>
      <w:r>
        <w:rPr>
          <w:rFonts w:hint="eastAsia"/>
        </w:rPr>
        <w:t>，</w:t>
      </w:r>
      <w:r w:rsidRPr="00A42C3C">
        <w:t>可作大坝骨料</w:t>
      </w:r>
      <w:r>
        <w:rPr>
          <w:rFonts w:hint="eastAsia"/>
        </w:rPr>
        <w:t>等（弃渣料没有用途可以不用显式声明）。“料性”表的部分内容如</w:t>
      </w:r>
      <w:r>
        <w:fldChar w:fldCharType="begin"/>
      </w:r>
      <w:r>
        <w:instrText xml:space="preserve"> REF </w:instrText>
      </w:r>
      <w:r>
        <w:rPr>
          <w:rFonts w:hint="eastAsia"/>
        </w:rPr>
        <w:instrText>料性表的内容</w:instrText>
      </w:r>
      <w:r>
        <w:rPr>
          <w:rFonts w:hint="eastAsia"/>
        </w:rPr>
        <w:instrText xml:space="preserve"> \h</w:instrText>
      </w:r>
      <w:r>
        <w:instrText xml:space="preserve"> </w:instrText>
      </w:r>
      <w:r>
        <w:fldChar w:fldCharType="separate"/>
      </w:r>
      <w:r>
        <w:rPr>
          <w:rFonts w:hint="eastAsia"/>
        </w:rPr>
        <w:t>表</w:t>
      </w:r>
      <w:r>
        <w:rPr>
          <w:noProof/>
        </w:rPr>
        <w:t>5</w:t>
      </w:r>
      <w:r w:rsidRPr="00BC6B0D">
        <w:t>.</w:t>
      </w:r>
      <w:r>
        <w:rPr>
          <w:noProof/>
        </w:rPr>
        <w:t>1</w:t>
      </w:r>
      <w:r>
        <w:fldChar w:fldCharType="end"/>
      </w:r>
      <w:r>
        <w:rPr>
          <w:rFonts w:hint="eastAsia"/>
        </w:rPr>
        <w:t>所示。</w:t>
      </w:r>
    </w:p>
    <w:p w14:paraId="54AB2758" w14:textId="77777777" w:rsidR="00A2081F" w:rsidRDefault="00A2081F" w:rsidP="00A2081F">
      <w:pPr>
        <w:pStyle w:val="ae"/>
      </w:pPr>
      <w:bookmarkStart w:id="771" w:name="料性表的内容"/>
      <w:r>
        <w:rPr>
          <w:rFonts w:hint="eastAsia"/>
        </w:rPr>
        <w:t>表</w:t>
      </w:r>
      <w:fldSimple w:instr=" STYLEREF 1 \s ">
        <w:r>
          <w:rPr>
            <w:noProof/>
          </w:rPr>
          <w:t>5</w:t>
        </w:r>
      </w:fldSimple>
      <w:r w:rsidRPr="00BC6B0D">
        <w:t>.</w:t>
      </w:r>
      <w:r w:rsidRPr="00BC6B0D">
        <w:fldChar w:fldCharType="begin"/>
      </w:r>
      <w:r w:rsidRPr="00BC6B0D">
        <w:instrText xml:space="preserve"> SEQ </w:instrText>
      </w:r>
      <w:r>
        <w:rPr>
          <w:rFonts w:hint="eastAsia"/>
        </w:rPr>
        <w:instrText>表</w:instrText>
      </w:r>
      <w:r w:rsidRPr="00BC6B0D">
        <w:rPr>
          <w:rFonts w:hint="eastAsia"/>
        </w:rPr>
        <w:instrText xml:space="preserve"> \* ARABIC \s 1</w:instrText>
      </w:r>
      <w:r w:rsidRPr="00BC6B0D">
        <w:instrText xml:space="preserve"> </w:instrText>
      </w:r>
      <w:r w:rsidRPr="00BC6B0D">
        <w:fldChar w:fldCharType="separate"/>
      </w:r>
      <w:r>
        <w:rPr>
          <w:noProof/>
        </w:rPr>
        <w:t>1</w:t>
      </w:r>
      <w:r w:rsidRPr="00BC6B0D">
        <w:fldChar w:fldCharType="end"/>
      </w:r>
      <w:bookmarkEnd w:id="771"/>
      <w:r w:rsidRPr="00BC6B0D">
        <w:rPr>
          <w:rFonts w:hint="eastAsia"/>
        </w:rPr>
        <w:tab/>
      </w:r>
      <w:r>
        <w:rPr>
          <w:rFonts w:hint="eastAsia"/>
        </w:rPr>
        <w:t>“料性”表的部分内容</w:t>
      </w:r>
    </w:p>
    <w:tbl>
      <w:tblPr>
        <w:tblStyle w:val="af1"/>
        <w:tblW w:w="5000" w:type="pct"/>
        <w:jc w:val="center"/>
        <w:tblLook w:val="01E0" w:firstRow="1" w:lastRow="1" w:firstColumn="1" w:lastColumn="1" w:noHBand="0" w:noVBand="0"/>
        <w:tblPrChange w:id="772" w:author="刘全" w:date="2021-12-04T01:42:00Z">
          <w:tblPr>
            <w:tblStyle w:val="af1"/>
            <w:tblW w:w="5000" w:type="pct"/>
            <w:jc w:val="center"/>
            <w:tblLook w:val="01E0" w:firstRow="1" w:lastRow="1" w:firstColumn="1" w:lastColumn="1" w:noHBand="0" w:noVBand="0"/>
          </w:tblPr>
        </w:tblPrChange>
      </w:tblPr>
      <w:tblGrid>
        <w:gridCol w:w="1277"/>
        <w:gridCol w:w="1579"/>
        <w:gridCol w:w="812"/>
        <w:gridCol w:w="814"/>
        <w:gridCol w:w="668"/>
        <w:gridCol w:w="902"/>
        <w:gridCol w:w="902"/>
        <w:gridCol w:w="662"/>
        <w:gridCol w:w="720"/>
        <w:gridCol w:w="724"/>
        <w:tblGridChange w:id="773">
          <w:tblGrid>
            <w:gridCol w:w="1277"/>
            <w:gridCol w:w="1579"/>
            <w:gridCol w:w="812"/>
            <w:gridCol w:w="814"/>
            <w:gridCol w:w="668"/>
            <w:gridCol w:w="902"/>
            <w:gridCol w:w="902"/>
            <w:gridCol w:w="662"/>
            <w:gridCol w:w="720"/>
            <w:gridCol w:w="724"/>
          </w:tblGrid>
        </w:tblGridChange>
      </w:tblGrid>
      <w:tr w:rsidR="00A2081F" w:rsidRPr="00054AB3" w14:paraId="2A222DB5" w14:textId="77777777" w:rsidTr="00EF6B70">
        <w:trPr>
          <w:jc w:val="center"/>
          <w:trPrChange w:id="774" w:author="刘全" w:date="2021-12-04T01:42:00Z">
            <w:trPr>
              <w:jc w:val="center"/>
            </w:trPr>
          </w:trPrChange>
        </w:trPr>
        <w:tc>
          <w:tcPr>
            <w:tcW w:w="1276" w:type="dxa"/>
            <w:vAlign w:val="center"/>
            <w:tcPrChange w:id="775" w:author="刘全" w:date="2021-12-04T01:42:00Z">
              <w:tcPr>
                <w:tcW w:w="1276" w:type="dxa"/>
              </w:tcPr>
            </w:tcPrChange>
          </w:tcPr>
          <w:p w14:paraId="4511358F" w14:textId="77777777" w:rsidR="00A2081F" w:rsidRPr="00054AB3" w:rsidRDefault="00A2081F">
            <w:pPr>
              <w:pStyle w:val="af"/>
              <w:ind w:firstLineChars="0"/>
              <w:pPrChange w:id="776" w:author="刘全" w:date="2021-12-03T12:00:00Z">
                <w:pPr>
                  <w:pStyle w:val="af"/>
                  <w:ind w:firstLine="420"/>
                </w:pPr>
              </w:pPrChange>
            </w:pPr>
            <w:r w:rsidRPr="00054AB3">
              <w:rPr>
                <w:rFonts w:hint="eastAsia"/>
              </w:rPr>
              <w:t>编号</w:t>
            </w:r>
          </w:p>
        </w:tc>
        <w:tc>
          <w:tcPr>
            <w:tcW w:w="1579" w:type="dxa"/>
            <w:vAlign w:val="center"/>
            <w:tcPrChange w:id="777" w:author="刘全" w:date="2021-12-04T01:42:00Z">
              <w:tcPr>
                <w:tcW w:w="1579" w:type="dxa"/>
              </w:tcPr>
            </w:tcPrChange>
          </w:tcPr>
          <w:p w14:paraId="40407994" w14:textId="77777777" w:rsidR="00A2081F" w:rsidRPr="00054AB3" w:rsidRDefault="00A2081F">
            <w:pPr>
              <w:pStyle w:val="af"/>
              <w:ind w:firstLineChars="0"/>
              <w:pPrChange w:id="778" w:author="刘全" w:date="2021-12-03T12:00:00Z">
                <w:pPr>
                  <w:pStyle w:val="af"/>
                  <w:ind w:firstLine="420"/>
                </w:pPr>
              </w:pPrChange>
            </w:pPr>
            <w:r w:rsidRPr="00054AB3">
              <w:rPr>
                <w:rFonts w:hint="eastAsia"/>
              </w:rPr>
              <w:t>名称</w:t>
            </w:r>
          </w:p>
        </w:tc>
        <w:tc>
          <w:tcPr>
            <w:tcW w:w="812" w:type="dxa"/>
            <w:vAlign w:val="center"/>
            <w:tcPrChange w:id="779" w:author="刘全" w:date="2021-12-04T01:42:00Z">
              <w:tcPr>
                <w:tcW w:w="812" w:type="dxa"/>
              </w:tcPr>
            </w:tcPrChange>
          </w:tcPr>
          <w:p w14:paraId="0484F950" w14:textId="77777777" w:rsidR="00A2081F" w:rsidRPr="00054AB3" w:rsidRDefault="00A2081F">
            <w:pPr>
              <w:pStyle w:val="af"/>
              <w:ind w:firstLineChars="0"/>
              <w:pPrChange w:id="780" w:author="刘全" w:date="2021-12-03T12:00:00Z">
                <w:pPr>
                  <w:pStyle w:val="af"/>
                  <w:ind w:firstLine="420"/>
                </w:pPr>
              </w:pPrChange>
            </w:pPr>
            <w:r w:rsidRPr="00054AB3">
              <w:rPr>
                <w:rFonts w:hint="eastAsia"/>
              </w:rPr>
              <w:t>硬度</w:t>
            </w:r>
          </w:p>
        </w:tc>
        <w:tc>
          <w:tcPr>
            <w:tcW w:w="814" w:type="dxa"/>
            <w:vAlign w:val="center"/>
            <w:tcPrChange w:id="781" w:author="刘全" w:date="2021-12-04T01:42:00Z">
              <w:tcPr>
                <w:tcW w:w="814" w:type="dxa"/>
              </w:tcPr>
            </w:tcPrChange>
          </w:tcPr>
          <w:p w14:paraId="7C5D1DAB" w14:textId="77777777" w:rsidR="00A2081F" w:rsidRPr="00054AB3" w:rsidRDefault="00A2081F">
            <w:pPr>
              <w:pStyle w:val="af"/>
              <w:ind w:firstLineChars="0"/>
              <w:pPrChange w:id="782" w:author="刘全" w:date="2021-12-03T12:00:00Z">
                <w:pPr>
                  <w:pStyle w:val="af"/>
                  <w:ind w:firstLine="420"/>
                </w:pPr>
              </w:pPrChange>
            </w:pPr>
            <w:r w:rsidRPr="00054AB3">
              <w:rPr>
                <w:rFonts w:hint="eastAsia"/>
              </w:rPr>
              <w:t>容重</w:t>
            </w:r>
          </w:p>
        </w:tc>
        <w:tc>
          <w:tcPr>
            <w:tcW w:w="668" w:type="dxa"/>
            <w:vAlign w:val="center"/>
            <w:tcPrChange w:id="783" w:author="刘全" w:date="2021-12-04T01:42:00Z">
              <w:tcPr>
                <w:tcW w:w="668" w:type="dxa"/>
              </w:tcPr>
            </w:tcPrChange>
          </w:tcPr>
          <w:p w14:paraId="1B481E63" w14:textId="77777777" w:rsidR="00A2081F" w:rsidRPr="00054AB3" w:rsidRDefault="00A2081F">
            <w:pPr>
              <w:pStyle w:val="af"/>
              <w:ind w:firstLineChars="0"/>
              <w:pPrChange w:id="784" w:author="刘全" w:date="2021-12-03T12:00:00Z">
                <w:pPr>
                  <w:pStyle w:val="af"/>
                  <w:ind w:firstLine="420"/>
                </w:pPr>
              </w:pPrChange>
            </w:pPr>
            <w:r w:rsidRPr="00054AB3">
              <w:rPr>
                <w:rFonts w:hint="eastAsia"/>
              </w:rPr>
              <w:t>料物分级</w:t>
            </w:r>
          </w:p>
        </w:tc>
        <w:tc>
          <w:tcPr>
            <w:tcW w:w="902" w:type="dxa"/>
            <w:vAlign w:val="center"/>
            <w:tcPrChange w:id="785" w:author="刘全" w:date="2021-12-04T01:42:00Z">
              <w:tcPr>
                <w:tcW w:w="902" w:type="dxa"/>
              </w:tcPr>
            </w:tcPrChange>
          </w:tcPr>
          <w:p w14:paraId="38C279C8" w14:textId="77777777" w:rsidR="00A2081F" w:rsidRPr="00054AB3" w:rsidRDefault="00A2081F">
            <w:pPr>
              <w:pStyle w:val="af"/>
              <w:ind w:firstLineChars="0"/>
              <w:pPrChange w:id="786" w:author="刘全" w:date="2021-12-03T12:00:00Z">
                <w:pPr>
                  <w:pStyle w:val="af"/>
                  <w:ind w:firstLine="420"/>
                </w:pPr>
              </w:pPrChange>
            </w:pPr>
            <w:r w:rsidRPr="00054AB3">
              <w:rPr>
                <w:rFonts w:hint="eastAsia"/>
              </w:rPr>
              <w:t>运输方比例</w:t>
            </w:r>
          </w:p>
        </w:tc>
        <w:tc>
          <w:tcPr>
            <w:tcW w:w="902" w:type="dxa"/>
            <w:vAlign w:val="center"/>
            <w:tcPrChange w:id="787" w:author="刘全" w:date="2021-12-04T01:42:00Z">
              <w:tcPr>
                <w:tcW w:w="902" w:type="dxa"/>
              </w:tcPr>
            </w:tcPrChange>
          </w:tcPr>
          <w:p w14:paraId="17C6C1E1" w14:textId="77777777" w:rsidR="00A2081F" w:rsidRPr="00054AB3" w:rsidRDefault="00A2081F">
            <w:pPr>
              <w:pStyle w:val="af"/>
              <w:ind w:firstLineChars="0"/>
              <w:pPrChange w:id="788" w:author="刘全" w:date="2021-12-03T12:00:00Z">
                <w:pPr>
                  <w:pStyle w:val="af"/>
                  <w:ind w:firstLine="420"/>
                </w:pPr>
              </w:pPrChange>
            </w:pPr>
            <w:r w:rsidRPr="00054AB3">
              <w:rPr>
                <w:rFonts w:hint="eastAsia"/>
              </w:rPr>
              <w:t>堆存方比例</w:t>
            </w:r>
          </w:p>
        </w:tc>
        <w:tc>
          <w:tcPr>
            <w:tcW w:w="662" w:type="dxa"/>
            <w:vAlign w:val="center"/>
            <w:tcPrChange w:id="789" w:author="刘全" w:date="2021-12-04T01:42:00Z">
              <w:tcPr>
                <w:tcW w:w="662" w:type="dxa"/>
              </w:tcPr>
            </w:tcPrChange>
          </w:tcPr>
          <w:p w14:paraId="3F088E82" w14:textId="77777777" w:rsidR="00A2081F" w:rsidRPr="00054AB3" w:rsidRDefault="00A2081F">
            <w:pPr>
              <w:pStyle w:val="af"/>
              <w:ind w:firstLineChars="0"/>
              <w:pPrChange w:id="790" w:author="刘全" w:date="2021-12-03T12:00:00Z">
                <w:pPr>
                  <w:pStyle w:val="af"/>
                  <w:ind w:firstLine="420"/>
                </w:pPr>
              </w:pPrChange>
            </w:pPr>
            <w:r w:rsidRPr="00054AB3">
              <w:rPr>
                <w:rFonts w:hint="eastAsia"/>
              </w:rPr>
              <w:t>分解终点</w:t>
            </w:r>
          </w:p>
        </w:tc>
        <w:tc>
          <w:tcPr>
            <w:tcW w:w="720" w:type="dxa"/>
            <w:vAlign w:val="center"/>
            <w:tcPrChange w:id="791" w:author="刘全" w:date="2021-12-04T01:42:00Z">
              <w:tcPr>
                <w:tcW w:w="720" w:type="dxa"/>
              </w:tcPr>
            </w:tcPrChange>
          </w:tcPr>
          <w:p w14:paraId="464FECCA" w14:textId="77777777" w:rsidR="00A2081F" w:rsidRPr="00054AB3" w:rsidRDefault="00A2081F">
            <w:pPr>
              <w:pStyle w:val="af"/>
              <w:ind w:firstLineChars="0"/>
              <w:pPrChange w:id="792" w:author="刘全" w:date="2021-12-03T12:00:00Z">
                <w:pPr>
                  <w:pStyle w:val="af"/>
                  <w:ind w:firstLine="420"/>
                </w:pPr>
              </w:pPrChange>
            </w:pPr>
            <w:r w:rsidRPr="00054AB3">
              <w:rPr>
                <w:rFonts w:hint="eastAsia"/>
              </w:rPr>
              <w:t>基本料性</w:t>
            </w:r>
          </w:p>
        </w:tc>
        <w:tc>
          <w:tcPr>
            <w:tcW w:w="724" w:type="dxa"/>
            <w:vAlign w:val="center"/>
            <w:tcPrChange w:id="793" w:author="刘全" w:date="2021-12-04T01:42:00Z">
              <w:tcPr>
                <w:tcW w:w="724" w:type="dxa"/>
              </w:tcPr>
            </w:tcPrChange>
          </w:tcPr>
          <w:p w14:paraId="033BD9E1" w14:textId="77777777" w:rsidR="00A2081F" w:rsidRPr="00054AB3" w:rsidRDefault="00A2081F">
            <w:pPr>
              <w:pStyle w:val="af"/>
              <w:ind w:firstLineChars="0"/>
              <w:pPrChange w:id="794" w:author="刘全" w:date="2021-12-03T12:00:00Z">
                <w:pPr>
                  <w:pStyle w:val="af"/>
                  <w:ind w:firstLine="420"/>
                </w:pPr>
              </w:pPrChange>
            </w:pPr>
            <w:r w:rsidRPr="00054AB3">
              <w:rPr>
                <w:rFonts w:hint="eastAsia"/>
              </w:rPr>
              <w:t>实时处理</w:t>
            </w:r>
          </w:p>
        </w:tc>
      </w:tr>
      <w:tr w:rsidR="00A2081F" w:rsidRPr="00054AB3" w14:paraId="136FE607" w14:textId="77777777" w:rsidTr="00EF6B70">
        <w:trPr>
          <w:jc w:val="center"/>
          <w:trPrChange w:id="795" w:author="刘全" w:date="2021-12-04T01:42:00Z">
            <w:trPr>
              <w:jc w:val="center"/>
            </w:trPr>
          </w:trPrChange>
        </w:trPr>
        <w:tc>
          <w:tcPr>
            <w:tcW w:w="1276" w:type="dxa"/>
            <w:vAlign w:val="center"/>
            <w:tcPrChange w:id="796" w:author="刘全" w:date="2021-12-04T01:42:00Z">
              <w:tcPr>
                <w:tcW w:w="1276" w:type="dxa"/>
              </w:tcPr>
            </w:tcPrChange>
          </w:tcPr>
          <w:p w14:paraId="7C404F98" w14:textId="77777777" w:rsidR="00A2081F" w:rsidRPr="00054AB3" w:rsidRDefault="00A2081F">
            <w:pPr>
              <w:pStyle w:val="af"/>
              <w:ind w:firstLineChars="0"/>
              <w:pPrChange w:id="797" w:author="刘全" w:date="2021-12-03T12:00:00Z">
                <w:pPr>
                  <w:pStyle w:val="af"/>
                  <w:ind w:firstLine="420"/>
                </w:pPr>
              </w:pPrChange>
            </w:pPr>
            <w:r w:rsidRPr="00054AB3">
              <w:rPr>
                <w:rFonts w:hint="eastAsia"/>
              </w:rPr>
              <w:t>500010010</w:t>
            </w:r>
          </w:p>
        </w:tc>
        <w:tc>
          <w:tcPr>
            <w:tcW w:w="1579" w:type="dxa"/>
            <w:vAlign w:val="center"/>
            <w:tcPrChange w:id="798" w:author="刘全" w:date="2021-12-04T01:42:00Z">
              <w:tcPr>
                <w:tcW w:w="1579" w:type="dxa"/>
              </w:tcPr>
            </w:tcPrChange>
          </w:tcPr>
          <w:p w14:paraId="4A3A7F11" w14:textId="77777777" w:rsidR="00A2081F" w:rsidRPr="00054AB3" w:rsidRDefault="00A2081F">
            <w:pPr>
              <w:pStyle w:val="af"/>
              <w:ind w:firstLineChars="0"/>
              <w:pPrChange w:id="799" w:author="刘全" w:date="2021-12-03T12:00:00Z">
                <w:pPr>
                  <w:pStyle w:val="af"/>
                  <w:ind w:firstLine="420"/>
                </w:pPr>
              </w:pPrChange>
            </w:pPr>
            <w:r w:rsidRPr="00054AB3">
              <w:rPr>
                <w:rFonts w:hint="eastAsia"/>
              </w:rPr>
              <w:t>土料</w:t>
            </w:r>
          </w:p>
        </w:tc>
        <w:tc>
          <w:tcPr>
            <w:tcW w:w="812" w:type="dxa"/>
            <w:vAlign w:val="center"/>
            <w:tcPrChange w:id="800" w:author="刘全" w:date="2021-12-04T01:42:00Z">
              <w:tcPr>
                <w:tcW w:w="812" w:type="dxa"/>
              </w:tcPr>
            </w:tcPrChange>
          </w:tcPr>
          <w:p w14:paraId="41298AF7" w14:textId="77777777" w:rsidR="00A2081F" w:rsidRPr="00054AB3" w:rsidRDefault="00A2081F">
            <w:pPr>
              <w:pStyle w:val="af"/>
              <w:ind w:firstLineChars="0"/>
              <w:pPrChange w:id="801" w:author="刘全" w:date="2021-12-03T12:00:00Z">
                <w:pPr>
                  <w:pStyle w:val="af"/>
                  <w:ind w:firstLine="420"/>
                </w:pPr>
              </w:pPrChange>
            </w:pPr>
          </w:p>
        </w:tc>
        <w:tc>
          <w:tcPr>
            <w:tcW w:w="814" w:type="dxa"/>
            <w:vAlign w:val="center"/>
            <w:tcPrChange w:id="802" w:author="刘全" w:date="2021-12-04T01:42:00Z">
              <w:tcPr>
                <w:tcW w:w="814" w:type="dxa"/>
              </w:tcPr>
            </w:tcPrChange>
          </w:tcPr>
          <w:p w14:paraId="71C4ECC3" w14:textId="77777777" w:rsidR="00A2081F" w:rsidRPr="00054AB3" w:rsidRDefault="00A2081F">
            <w:pPr>
              <w:pStyle w:val="af"/>
              <w:ind w:firstLineChars="0"/>
              <w:pPrChange w:id="803" w:author="刘全" w:date="2021-12-03T12:00:00Z">
                <w:pPr>
                  <w:pStyle w:val="af"/>
                  <w:ind w:firstLine="420"/>
                </w:pPr>
              </w:pPrChange>
            </w:pPr>
            <w:r w:rsidRPr="00054AB3">
              <w:rPr>
                <w:rFonts w:hint="eastAsia"/>
              </w:rPr>
              <w:t>2500</w:t>
            </w:r>
          </w:p>
        </w:tc>
        <w:tc>
          <w:tcPr>
            <w:tcW w:w="668" w:type="dxa"/>
            <w:vAlign w:val="center"/>
            <w:tcPrChange w:id="804" w:author="刘全" w:date="2021-12-04T01:42:00Z">
              <w:tcPr>
                <w:tcW w:w="668" w:type="dxa"/>
              </w:tcPr>
            </w:tcPrChange>
          </w:tcPr>
          <w:p w14:paraId="2ABBD62C" w14:textId="77777777" w:rsidR="00A2081F" w:rsidRPr="00054AB3" w:rsidRDefault="00A2081F">
            <w:pPr>
              <w:pStyle w:val="af"/>
              <w:ind w:firstLineChars="0"/>
              <w:pPrChange w:id="805" w:author="刘全" w:date="2021-12-03T12:00:00Z">
                <w:pPr>
                  <w:pStyle w:val="af"/>
                  <w:ind w:firstLine="420"/>
                </w:pPr>
              </w:pPrChange>
            </w:pPr>
            <w:r w:rsidRPr="00054AB3">
              <w:rPr>
                <w:rFonts w:hint="eastAsia"/>
              </w:rPr>
              <w:t>10</w:t>
            </w:r>
          </w:p>
        </w:tc>
        <w:tc>
          <w:tcPr>
            <w:tcW w:w="902" w:type="dxa"/>
            <w:vAlign w:val="center"/>
            <w:tcPrChange w:id="806" w:author="刘全" w:date="2021-12-04T01:42:00Z">
              <w:tcPr>
                <w:tcW w:w="902" w:type="dxa"/>
              </w:tcPr>
            </w:tcPrChange>
          </w:tcPr>
          <w:p w14:paraId="03142E07" w14:textId="77777777" w:rsidR="00A2081F" w:rsidRPr="00054AB3" w:rsidRDefault="00A2081F">
            <w:pPr>
              <w:pStyle w:val="af"/>
              <w:ind w:firstLineChars="0"/>
              <w:pPrChange w:id="807" w:author="刘全" w:date="2021-12-03T12:00:00Z">
                <w:pPr>
                  <w:pStyle w:val="af"/>
                  <w:ind w:firstLine="420"/>
                </w:pPr>
              </w:pPrChange>
            </w:pPr>
            <w:r w:rsidRPr="00054AB3">
              <w:rPr>
                <w:rFonts w:hint="eastAsia"/>
              </w:rPr>
              <w:t>1.25</w:t>
            </w:r>
          </w:p>
        </w:tc>
        <w:tc>
          <w:tcPr>
            <w:tcW w:w="902" w:type="dxa"/>
            <w:vAlign w:val="center"/>
            <w:tcPrChange w:id="808" w:author="刘全" w:date="2021-12-04T01:42:00Z">
              <w:tcPr>
                <w:tcW w:w="902" w:type="dxa"/>
              </w:tcPr>
            </w:tcPrChange>
          </w:tcPr>
          <w:p w14:paraId="3836866E" w14:textId="77777777" w:rsidR="00A2081F" w:rsidRPr="00054AB3" w:rsidRDefault="00A2081F">
            <w:pPr>
              <w:pStyle w:val="af"/>
              <w:ind w:firstLineChars="0"/>
              <w:pPrChange w:id="809" w:author="刘全" w:date="2021-12-03T12:00:00Z">
                <w:pPr>
                  <w:pStyle w:val="af"/>
                  <w:ind w:firstLine="420"/>
                </w:pPr>
              </w:pPrChange>
            </w:pPr>
            <w:r w:rsidRPr="00054AB3">
              <w:rPr>
                <w:rFonts w:hint="eastAsia"/>
              </w:rPr>
              <w:t>1.2</w:t>
            </w:r>
          </w:p>
        </w:tc>
        <w:tc>
          <w:tcPr>
            <w:tcW w:w="662" w:type="dxa"/>
            <w:vAlign w:val="center"/>
            <w:tcPrChange w:id="810" w:author="刘全" w:date="2021-12-04T01:42:00Z">
              <w:tcPr>
                <w:tcW w:w="662" w:type="dxa"/>
              </w:tcPr>
            </w:tcPrChange>
          </w:tcPr>
          <w:p w14:paraId="1ECFF32C" w14:textId="77777777" w:rsidR="00A2081F" w:rsidRPr="00054AB3" w:rsidRDefault="00A2081F">
            <w:pPr>
              <w:pStyle w:val="af"/>
              <w:ind w:firstLineChars="0"/>
              <w:pPrChange w:id="811" w:author="刘全" w:date="2021-12-03T12:00:00Z">
                <w:pPr>
                  <w:pStyle w:val="af"/>
                  <w:ind w:firstLine="420"/>
                </w:pPr>
              </w:pPrChange>
            </w:pPr>
            <w:r>
              <w:rPr>
                <w:rFonts w:hint="eastAsia"/>
              </w:rPr>
              <w:t>是</w:t>
            </w:r>
          </w:p>
        </w:tc>
        <w:tc>
          <w:tcPr>
            <w:tcW w:w="720" w:type="dxa"/>
            <w:vAlign w:val="center"/>
            <w:tcPrChange w:id="812" w:author="刘全" w:date="2021-12-04T01:42:00Z">
              <w:tcPr>
                <w:tcW w:w="720" w:type="dxa"/>
              </w:tcPr>
            </w:tcPrChange>
          </w:tcPr>
          <w:p w14:paraId="2AB094DC" w14:textId="77777777" w:rsidR="00A2081F" w:rsidRPr="00054AB3" w:rsidRDefault="00A2081F">
            <w:pPr>
              <w:pStyle w:val="af"/>
              <w:ind w:firstLineChars="0"/>
              <w:pPrChange w:id="813" w:author="刘全" w:date="2021-12-03T12:00:00Z">
                <w:pPr>
                  <w:pStyle w:val="af"/>
                  <w:ind w:firstLine="420"/>
                </w:pPr>
              </w:pPrChange>
            </w:pPr>
            <w:r>
              <w:rPr>
                <w:rFonts w:hint="eastAsia"/>
              </w:rPr>
              <w:t>是</w:t>
            </w:r>
          </w:p>
        </w:tc>
        <w:tc>
          <w:tcPr>
            <w:tcW w:w="724" w:type="dxa"/>
            <w:vAlign w:val="center"/>
            <w:tcPrChange w:id="814" w:author="刘全" w:date="2021-12-04T01:42:00Z">
              <w:tcPr>
                <w:tcW w:w="724" w:type="dxa"/>
              </w:tcPr>
            </w:tcPrChange>
          </w:tcPr>
          <w:p w14:paraId="534B8666" w14:textId="77777777" w:rsidR="00A2081F" w:rsidRPr="00054AB3" w:rsidRDefault="00A2081F">
            <w:pPr>
              <w:pStyle w:val="af"/>
              <w:ind w:firstLineChars="0"/>
              <w:pPrChange w:id="815" w:author="刘全" w:date="2021-12-03T12:00:00Z">
                <w:pPr>
                  <w:pStyle w:val="af"/>
                  <w:ind w:firstLine="420"/>
                </w:pPr>
              </w:pPrChange>
            </w:pPr>
            <w:r>
              <w:rPr>
                <w:rFonts w:hint="eastAsia"/>
              </w:rPr>
              <w:t>否</w:t>
            </w:r>
          </w:p>
        </w:tc>
      </w:tr>
      <w:tr w:rsidR="00A2081F" w:rsidRPr="00054AB3" w14:paraId="7D8220C3" w14:textId="77777777" w:rsidTr="00EF6B70">
        <w:trPr>
          <w:jc w:val="center"/>
          <w:trPrChange w:id="816" w:author="刘全" w:date="2021-12-04T01:42:00Z">
            <w:trPr>
              <w:jc w:val="center"/>
            </w:trPr>
          </w:trPrChange>
        </w:trPr>
        <w:tc>
          <w:tcPr>
            <w:tcW w:w="1276" w:type="dxa"/>
            <w:vAlign w:val="center"/>
            <w:tcPrChange w:id="817" w:author="刘全" w:date="2021-12-04T01:42:00Z">
              <w:tcPr>
                <w:tcW w:w="1276" w:type="dxa"/>
              </w:tcPr>
            </w:tcPrChange>
          </w:tcPr>
          <w:p w14:paraId="46D84E65" w14:textId="77777777" w:rsidR="00A2081F" w:rsidRPr="00054AB3" w:rsidRDefault="00A2081F">
            <w:pPr>
              <w:pStyle w:val="af"/>
              <w:ind w:firstLineChars="0"/>
              <w:pPrChange w:id="818" w:author="刘全" w:date="2021-12-03T12:00:00Z">
                <w:pPr>
                  <w:pStyle w:val="af"/>
                  <w:ind w:firstLine="420"/>
                </w:pPr>
              </w:pPrChange>
            </w:pPr>
            <w:r w:rsidRPr="00054AB3">
              <w:rPr>
                <w:rFonts w:hint="eastAsia"/>
              </w:rPr>
              <w:t>500020010</w:t>
            </w:r>
          </w:p>
        </w:tc>
        <w:tc>
          <w:tcPr>
            <w:tcW w:w="1579" w:type="dxa"/>
            <w:vAlign w:val="center"/>
            <w:tcPrChange w:id="819" w:author="刘全" w:date="2021-12-04T01:42:00Z">
              <w:tcPr>
                <w:tcW w:w="1579" w:type="dxa"/>
              </w:tcPr>
            </w:tcPrChange>
          </w:tcPr>
          <w:p w14:paraId="734446D7" w14:textId="77777777" w:rsidR="00A2081F" w:rsidRPr="00054AB3" w:rsidRDefault="00A2081F">
            <w:pPr>
              <w:pStyle w:val="af"/>
              <w:ind w:firstLineChars="0"/>
              <w:pPrChange w:id="820" w:author="刘全" w:date="2021-12-03T12:00:00Z">
                <w:pPr>
                  <w:pStyle w:val="af"/>
                  <w:ind w:firstLine="420"/>
                </w:pPr>
              </w:pPrChange>
            </w:pPr>
            <w:r w:rsidRPr="00054AB3">
              <w:rPr>
                <w:rFonts w:hint="eastAsia"/>
              </w:rPr>
              <w:t>隐</w:t>
            </w:r>
            <w:r w:rsidRPr="00054AB3">
              <w:rPr>
                <w:rFonts w:hint="eastAsia"/>
              </w:rPr>
              <w:t>-</w:t>
            </w:r>
            <w:r w:rsidRPr="00054AB3">
              <w:rPr>
                <w:rFonts w:hint="eastAsia"/>
              </w:rPr>
              <w:t>微晶岩</w:t>
            </w:r>
          </w:p>
        </w:tc>
        <w:tc>
          <w:tcPr>
            <w:tcW w:w="812" w:type="dxa"/>
            <w:vAlign w:val="center"/>
            <w:tcPrChange w:id="821" w:author="刘全" w:date="2021-12-04T01:42:00Z">
              <w:tcPr>
                <w:tcW w:w="812" w:type="dxa"/>
              </w:tcPr>
            </w:tcPrChange>
          </w:tcPr>
          <w:p w14:paraId="1D5E9141" w14:textId="77777777" w:rsidR="00A2081F" w:rsidRPr="00054AB3" w:rsidRDefault="00A2081F">
            <w:pPr>
              <w:pStyle w:val="af"/>
              <w:ind w:firstLineChars="0"/>
              <w:pPrChange w:id="822" w:author="刘全" w:date="2021-12-03T12:00:00Z">
                <w:pPr>
                  <w:pStyle w:val="af"/>
                  <w:ind w:firstLine="420"/>
                </w:pPr>
              </w:pPrChange>
            </w:pPr>
          </w:p>
        </w:tc>
        <w:tc>
          <w:tcPr>
            <w:tcW w:w="814" w:type="dxa"/>
            <w:vAlign w:val="center"/>
            <w:tcPrChange w:id="823" w:author="刘全" w:date="2021-12-04T01:42:00Z">
              <w:tcPr>
                <w:tcW w:w="814" w:type="dxa"/>
              </w:tcPr>
            </w:tcPrChange>
          </w:tcPr>
          <w:p w14:paraId="4FF73ADC" w14:textId="77777777" w:rsidR="00A2081F" w:rsidRPr="00054AB3" w:rsidRDefault="00A2081F">
            <w:pPr>
              <w:pStyle w:val="af"/>
              <w:ind w:firstLineChars="0"/>
              <w:pPrChange w:id="824" w:author="刘全" w:date="2021-12-03T12:00:00Z">
                <w:pPr>
                  <w:pStyle w:val="af"/>
                  <w:ind w:firstLine="420"/>
                </w:pPr>
              </w:pPrChange>
            </w:pPr>
            <w:r w:rsidRPr="00054AB3">
              <w:rPr>
                <w:rFonts w:hint="eastAsia"/>
              </w:rPr>
              <w:t>2600</w:t>
            </w:r>
          </w:p>
        </w:tc>
        <w:tc>
          <w:tcPr>
            <w:tcW w:w="668" w:type="dxa"/>
            <w:vAlign w:val="center"/>
            <w:tcPrChange w:id="825" w:author="刘全" w:date="2021-12-04T01:42:00Z">
              <w:tcPr>
                <w:tcW w:w="668" w:type="dxa"/>
              </w:tcPr>
            </w:tcPrChange>
          </w:tcPr>
          <w:p w14:paraId="5A99F85D" w14:textId="77777777" w:rsidR="00A2081F" w:rsidRPr="00054AB3" w:rsidRDefault="00A2081F">
            <w:pPr>
              <w:pStyle w:val="af"/>
              <w:ind w:firstLineChars="0"/>
              <w:pPrChange w:id="826" w:author="刘全" w:date="2021-12-03T12:00:00Z">
                <w:pPr>
                  <w:pStyle w:val="af"/>
                  <w:ind w:firstLine="420"/>
                </w:pPr>
              </w:pPrChange>
            </w:pPr>
            <w:r w:rsidRPr="00054AB3">
              <w:rPr>
                <w:rFonts w:hint="eastAsia"/>
              </w:rPr>
              <w:t>45</w:t>
            </w:r>
          </w:p>
        </w:tc>
        <w:tc>
          <w:tcPr>
            <w:tcW w:w="902" w:type="dxa"/>
            <w:vAlign w:val="center"/>
            <w:tcPrChange w:id="827" w:author="刘全" w:date="2021-12-04T01:42:00Z">
              <w:tcPr>
                <w:tcW w:w="902" w:type="dxa"/>
              </w:tcPr>
            </w:tcPrChange>
          </w:tcPr>
          <w:p w14:paraId="5FD9FDF2" w14:textId="77777777" w:rsidR="00A2081F" w:rsidRPr="00054AB3" w:rsidRDefault="00A2081F">
            <w:pPr>
              <w:pStyle w:val="af"/>
              <w:ind w:firstLineChars="0"/>
              <w:pPrChange w:id="828" w:author="刘全" w:date="2021-12-03T12:00:00Z">
                <w:pPr>
                  <w:pStyle w:val="af"/>
                  <w:ind w:firstLine="420"/>
                </w:pPr>
              </w:pPrChange>
            </w:pPr>
            <w:r w:rsidRPr="00054AB3">
              <w:rPr>
                <w:rFonts w:hint="eastAsia"/>
              </w:rPr>
              <w:t>1.5</w:t>
            </w:r>
          </w:p>
        </w:tc>
        <w:tc>
          <w:tcPr>
            <w:tcW w:w="902" w:type="dxa"/>
            <w:vAlign w:val="center"/>
            <w:tcPrChange w:id="829" w:author="刘全" w:date="2021-12-04T01:42:00Z">
              <w:tcPr>
                <w:tcW w:w="902" w:type="dxa"/>
              </w:tcPr>
            </w:tcPrChange>
          </w:tcPr>
          <w:p w14:paraId="48F017E9" w14:textId="77777777" w:rsidR="00A2081F" w:rsidRPr="00054AB3" w:rsidRDefault="00A2081F">
            <w:pPr>
              <w:pStyle w:val="af"/>
              <w:ind w:firstLineChars="0"/>
              <w:pPrChange w:id="830" w:author="刘全" w:date="2021-12-03T12:00:00Z">
                <w:pPr>
                  <w:pStyle w:val="af"/>
                  <w:ind w:firstLine="420"/>
                </w:pPr>
              </w:pPrChange>
            </w:pPr>
            <w:r w:rsidRPr="00054AB3">
              <w:rPr>
                <w:rFonts w:hint="eastAsia"/>
              </w:rPr>
              <w:t>1.2</w:t>
            </w:r>
          </w:p>
        </w:tc>
        <w:tc>
          <w:tcPr>
            <w:tcW w:w="662" w:type="dxa"/>
            <w:vAlign w:val="center"/>
            <w:tcPrChange w:id="831" w:author="刘全" w:date="2021-12-04T01:42:00Z">
              <w:tcPr>
                <w:tcW w:w="662" w:type="dxa"/>
              </w:tcPr>
            </w:tcPrChange>
          </w:tcPr>
          <w:p w14:paraId="3DD22E2C" w14:textId="77777777" w:rsidR="00A2081F" w:rsidRPr="00054AB3" w:rsidRDefault="00A2081F">
            <w:pPr>
              <w:pStyle w:val="af"/>
              <w:ind w:firstLineChars="0"/>
              <w:pPrChange w:id="832" w:author="刘全" w:date="2021-12-03T12:00:00Z">
                <w:pPr>
                  <w:pStyle w:val="af"/>
                  <w:ind w:firstLine="420"/>
                </w:pPr>
              </w:pPrChange>
            </w:pPr>
            <w:r>
              <w:rPr>
                <w:rFonts w:hint="eastAsia"/>
              </w:rPr>
              <w:t>是</w:t>
            </w:r>
          </w:p>
        </w:tc>
        <w:tc>
          <w:tcPr>
            <w:tcW w:w="720" w:type="dxa"/>
            <w:vAlign w:val="center"/>
            <w:tcPrChange w:id="833" w:author="刘全" w:date="2021-12-04T01:42:00Z">
              <w:tcPr>
                <w:tcW w:w="720" w:type="dxa"/>
              </w:tcPr>
            </w:tcPrChange>
          </w:tcPr>
          <w:p w14:paraId="4342105F" w14:textId="77777777" w:rsidR="00A2081F" w:rsidRPr="00054AB3" w:rsidRDefault="00A2081F">
            <w:pPr>
              <w:pStyle w:val="af"/>
              <w:ind w:firstLineChars="0"/>
              <w:pPrChange w:id="834" w:author="刘全" w:date="2021-12-03T12:00:00Z">
                <w:pPr>
                  <w:pStyle w:val="af"/>
                  <w:ind w:firstLine="420"/>
                </w:pPr>
              </w:pPrChange>
            </w:pPr>
            <w:r>
              <w:rPr>
                <w:rFonts w:hint="eastAsia"/>
              </w:rPr>
              <w:t>是</w:t>
            </w:r>
          </w:p>
        </w:tc>
        <w:tc>
          <w:tcPr>
            <w:tcW w:w="724" w:type="dxa"/>
            <w:vAlign w:val="center"/>
            <w:tcPrChange w:id="835" w:author="刘全" w:date="2021-12-04T01:42:00Z">
              <w:tcPr>
                <w:tcW w:w="724" w:type="dxa"/>
              </w:tcPr>
            </w:tcPrChange>
          </w:tcPr>
          <w:p w14:paraId="587AE3CD" w14:textId="77777777" w:rsidR="00A2081F" w:rsidRPr="00054AB3" w:rsidRDefault="00A2081F">
            <w:pPr>
              <w:pStyle w:val="af"/>
              <w:ind w:firstLineChars="0"/>
              <w:pPrChange w:id="836" w:author="刘全" w:date="2021-12-03T12:00:00Z">
                <w:pPr>
                  <w:pStyle w:val="af"/>
                  <w:ind w:firstLine="420"/>
                </w:pPr>
              </w:pPrChange>
            </w:pPr>
            <w:r>
              <w:rPr>
                <w:rFonts w:hint="eastAsia"/>
              </w:rPr>
              <w:t>否</w:t>
            </w:r>
          </w:p>
        </w:tc>
      </w:tr>
      <w:tr w:rsidR="00A2081F" w:rsidRPr="00054AB3" w14:paraId="31C494B2" w14:textId="77777777" w:rsidTr="00EF6B70">
        <w:trPr>
          <w:jc w:val="center"/>
          <w:trPrChange w:id="837" w:author="刘全" w:date="2021-12-04T01:42:00Z">
            <w:trPr>
              <w:jc w:val="center"/>
            </w:trPr>
          </w:trPrChange>
        </w:trPr>
        <w:tc>
          <w:tcPr>
            <w:tcW w:w="1276" w:type="dxa"/>
            <w:vAlign w:val="center"/>
            <w:tcPrChange w:id="838" w:author="刘全" w:date="2021-12-04T01:42:00Z">
              <w:tcPr>
                <w:tcW w:w="1276" w:type="dxa"/>
              </w:tcPr>
            </w:tcPrChange>
          </w:tcPr>
          <w:p w14:paraId="042FCB42" w14:textId="77777777" w:rsidR="00A2081F" w:rsidRPr="00054AB3" w:rsidRDefault="00A2081F">
            <w:pPr>
              <w:pStyle w:val="af"/>
              <w:ind w:firstLineChars="0"/>
              <w:pPrChange w:id="839" w:author="刘全" w:date="2021-12-03T12:00:00Z">
                <w:pPr>
                  <w:pStyle w:val="af"/>
                  <w:ind w:firstLine="420"/>
                </w:pPr>
              </w:pPrChange>
            </w:pPr>
            <w:r w:rsidRPr="00054AB3">
              <w:rPr>
                <w:rFonts w:hint="eastAsia"/>
              </w:rPr>
              <w:t>500020020</w:t>
            </w:r>
          </w:p>
        </w:tc>
        <w:tc>
          <w:tcPr>
            <w:tcW w:w="1579" w:type="dxa"/>
            <w:vAlign w:val="center"/>
            <w:tcPrChange w:id="840" w:author="刘全" w:date="2021-12-04T01:42:00Z">
              <w:tcPr>
                <w:tcW w:w="1579" w:type="dxa"/>
              </w:tcPr>
            </w:tcPrChange>
          </w:tcPr>
          <w:p w14:paraId="3895648A" w14:textId="77777777" w:rsidR="00A2081F" w:rsidRPr="00054AB3" w:rsidRDefault="00A2081F">
            <w:pPr>
              <w:pStyle w:val="af"/>
              <w:ind w:firstLineChars="0"/>
              <w:pPrChange w:id="841" w:author="刘全" w:date="2021-12-03T12:00:00Z">
                <w:pPr>
                  <w:pStyle w:val="af"/>
                  <w:ind w:firstLine="420"/>
                </w:pPr>
              </w:pPrChange>
            </w:pPr>
            <w:r w:rsidRPr="00054AB3">
              <w:rPr>
                <w:rFonts w:hint="eastAsia"/>
              </w:rPr>
              <w:t>角砾熔岩</w:t>
            </w:r>
          </w:p>
        </w:tc>
        <w:tc>
          <w:tcPr>
            <w:tcW w:w="812" w:type="dxa"/>
            <w:vAlign w:val="center"/>
            <w:tcPrChange w:id="842" w:author="刘全" w:date="2021-12-04T01:42:00Z">
              <w:tcPr>
                <w:tcW w:w="812" w:type="dxa"/>
              </w:tcPr>
            </w:tcPrChange>
          </w:tcPr>
          <w:p w14:paraId="563ED980" w14:textId="77777777" w:rsidR="00A2081F" w:rsidRPr="00054AB3" w:rsidRDefault="00A2081F">
            <w:pPr>
              <w:pStyle w:val="af"/>
              <w:ind w:firstLineChars="0"/>
              <w:pPrChange w:id="843" w:author="刘全" w:date="2021-12-03T12:00:00Z">
                <w:pPr>
                  <w:pStyle w:val="af"/>
                  <w:ind w:firstLine="420"/>
                </w:pPr>
              </w:pPrChange>
            </w:pPr>
          </w:p>
        </w:tc>
        <w:tc>
          <w:tcPr>
            <w:tcW w:w="814" w:type="dxa"/>
            <w:vAlign w:val="center"/>
            <w:tcPrChange w:id="844" w:author="刘全" w:date="2021-12-04T01:42:00Z">
              <w:tcPr>
                <w:tcW w:w="814" w:type="dxa"/>
              </w:tcPr>
            </w:tcPrChange>
          </w:tcPr>
          <w:p w14:paraId="442AD566" w14:textId="77777777" w:rsidR="00A2081F" w:rsidRPr="00054AB3" w:rsidRDefault="00A2081F">
            <w:pPr>
              <w:pStyle w:val="af"/>
              <w:ind w:firstLineChars="0"/>
              <w:pPrChange w:id="845" w:author="刘全" w:date="2021-12-03T12:00:00Z">
                <w:pPr>
                  <w:pStyle w:val="af"/>
                  <w:ind w:firstLine="420"/>
                </w:pPr>
              </w:pPrChange>
            </w:pPr>
            <w:r w:rsidRPr="00054AB3">
              <w:rPr>
                <w:rFonts w:hint="eastAsia"/>
              </w:rPr>
              <w:t>2600</w:t>
            </w:r>
          </w:p>
        </w:tc>
        <w:tc>
          <w:tcPr>
            <w:tcW w:w="668" w:type="dxa"/>
            <w:vAlign w:val="center"/>
            <w:tcPrChange w:id="846" w:author="刘全" w:date="2021-12-04T01:42:00Z">
              <w:tcPr>
                <w:tcW w:w="668" w:type="dxa"/>
              </w:tcPr>
            </w:tcPrChange>
          </w:tcPr>
          <w:p w14:paraId="3A4971FD" w14:textId="77777777" w:rsidR="00A2081F" w:rsidRPr="00054AB3" w:rsidRDefault="00A2081F">
            <w:pPr>
              <w:pStyle w:val="af"/>
              <w:ind w:firstLineChars="0"/>
              <w:pPrChange w:id="847" w:author="刘全" w:date="2021-12-03T12:00:00Z">
                <w:pPr>
                  <w:pStyle w:val="af"/>
                  <w:ind w:firstLine="420"/>
                </w:pPr>
              </w:pPrChange>
            </w:pPr>
            <w:r w:rsidRPr="00054AB3">
              <w:rPr>
                <w:rFonts w:hint="eastAsia"/>
              </w:rPr>
              <w:t>40</w:t>
            </w:r>
          </w:p>
        </w:tc>
        <w:tc>
          <w:tcPr>
            <w:tcW w:w="902" w:type="dxa"/>
            <w:vAlign w:val="center"/>
            <w:tcPrChange w:id="848" w:author="刘全" w:date="2021-12-04T01:42:00Z">
              <w:tcPr>
                <w:tcW w:w="902" w:type="dxa"/>
              </w:tcPr>
            </w:tcPrChange>
          </w:tcPr>
          <w:p w14:paraId="2EA6B8C6" w14:textId="77777777" w:rsidR="00A2081F" w:rsidRPr="00054AB3" w:rsidRDefault="00A2081F">
            <w:pPr>
              <w:pStyle w:val="af"/>
              <w:ind w:firstLineChars="0"/>
              <w:pPrChange w:id="849" w:author="刘全" w:date="2021-12-03T12:00:00Z">
                <w:pPr>
                  <w:pStyle w:val="af"/>
                  <w:ind w:firstLine="420"/>
                </w:pPr>
              </w:pPrChange>
            </w:pPr>
            <w:r w:rsidRPr="00054AB3">
              <w:rPr>
                <w:rFonts w:hint="eastAsia"/>
              </w:rPr>
              <w:t>1.5</w:t>
            </w:r>
          </w:p>
        </w:tc>
        <w:tc>
          <w:tcPr>
            <w:tcW w:w="902" w:type="dxa"/>
            <w:vAlign w:val="center"/>
            <w:tcPrChange w:id="850" w:author="刘全" w:date="2021-12-04T01:42:00Z">
              <w:tcPr>
                <w:tcW w:w="902" w:type="dxa"/>
              </w:tcPr>
            </w:tcPrChange>
          </w:tcPr>
          <w:p w14:paraId="4D0B50CE" w14:textId="77777777" w:rsidR="00A2081F" w:rsidRPr="00054AB3" w:rsidRDefault="00A2081F">
            <w:pPr>
              <w:pStyle w:val="af"/>
              <w:ind w:firstLineChars="0"/>
              <w:pPrChange w:id="851" w:author="刘全" w:date="2021-12-03T12:00:00Z">
                <w:pPr>
                  <w:pStyle w:val="af"/>
                  <w:ind w:firstLine="420"/>
                </w:pPr>
              </w:pPrChange>
            </w:pPr>
            <w:r w:rsidRPr="00054AB3">
              <w:rPr>
                <w:rFonts w:hint="eastAsia"/>
              </w:rPr>
              <w:t>1.2</w:t>
            </w:r>
          </w:p>
        </w:tc>
        <w:tc>
          <w:tcPr>
            <w:tcW w:w="662" w:type="dxa"/>
            <w:vAlign w:val="center"/>
            <w:tcPrChange w:id="852" w:author="刘全" w:date="2021-12-04T01:42:00Z">
              <w:tcPr>
                <w:tcW w:w="662" w:type="dxa"/>
              </w:tcPr>
            </w:tcPrChange>
          </w:tcPr>
          <w:p w14:paraId="4627D69D" w14:textId="77777777" w:rsidR="00A2081F" w:rsidRPr="00054AB3" w:rsidRDefault="00A2081F">
            <w:pPr>
              <w:pStyle w:val="af"/>
              <w:ind w:firstLineChars="0"/>
              <w:pPrChange w:id="853" w:author="刘全" w:date="2021-12-03T12:00:00Z">
                <w:pPr>
                  <w:pStyle w:val="af"/>
                  <w:ind w:firstLine="420"/>
                </w:pPr>
              </w:pPrChange>
            </w:pPr>
            <w:r>
              <w:rPr>
                <w:rFonts w:hint="eastAsia"/>
              </w:rPr>
              <w:t>是</w:t>
            </w:r>
          </w:p>
        </w:tc>
        <w:tc>
          <w:tcPr>
            <w:tcW w:w="720" w:type="dxa"/>
            <w:vAlign w:val="center"/>
            <w:tcPrChange w:id="854" w:author="刘全" w:date="2021-12-04T01:42:00Z">
              <w:tcPr>
                <w:tcW w:w="720" w:type="dxa"/>
              </w:tcPr>
            </w:tcPrChange>
          </w:tcPr>
          <w:p w14:paraId="01610E78" w14:textId="77777777" w:rsidR="00A2081F" w:rsidRPr="00054AB3" w:rsidRDefault="00A2081F">
            <w:pPr>
              <w:pStyle w:val="af"/>
              <w:ind w:firstLineChars="0"/>
              <w:pPrChange w:id="855" w:author="刘全" w:date="2021-12-03T12:00:00Z">
                <w:pPr>
                  <w:pStyle w:val="af"/>
                  <w:ind w:firstLine="420"/>
                </w:pPr>
              </w:pPrChange>
            </w:pPr>
            <w:r>
              <w:rPr>
                <w:rFonts w:hint="eastAsia"/>
              </w:rPr>
              <w:t>是</w:t>
            </w:r>
          </w:p>
        </w:tc>
        <w:tc>
          <w:tcPr>
            <w:tcW w:w="724" w:type="dxa"/>
            <w:vAlign w:val="center"/>
            <w:tcPrChange w:id="856" w:author="刘全" w:date="2021-12-04T01:42:00Z">
              <w:tcPr>
                <w:tcW w:w="724" w:type="dxa"/>
              </w:tcPr>
            </w:tcPrChange>
          </w:tcPr>
          <w:p w14:paraId="0374C560" w14:textId="77777777" w:rsidR="00A2081F" w:rsidRPr="00054AB3" w:rsidRDefault="00A2081F">
            <w:pPr>
              <w:pStyle w:val="af"/>
              <w:ind w:firstLineChars="0"/>
              <w:pPrChange w:id="857" w:author="刘全" w:date="2021-12-03T12:00:00Z">
                <w:pPr>
                  <w:pStyle w:val="af"/>
                  <w:ind w:firstLine="420"/>
                </w:pPr>
              </w:pPrChange>
            </w:pPr>
            <w:r>
              <w:rPr>
                <w:rFonts w:hint="eastAsia"/>
              </w:rPr>
              <w:t>否</w:t>
            </w:r>
          </w:p>
        </w:tc>
      </w:tr>
      <w:tr w:rsidR="00A2081F" w:rsidRPr="00054AB3" w14:paraId="6911D300" w14:textId="77777777" w:rsidTr="00EF6B70">
        <w:trPr>
          <w:jc w:val="center"/>
          <w:trPrChange w:id="858" w:author="刘全" w:date="2021-12-04T01:42:00Z">
            <w:trPr>
              <w:jc w:val="center"/>
            </w:trPr>
          </w:trPrChange>
        </w:trPr>
        <w:tc>
          <w:tcPr>
            <w:tcW w:w="1276" w:type="dxa"/>
            <w:vAlign w:val="center"/>
            <w:tcPrChange w:id="859" w:author="刘全" w:date="2021-12-04T01:42:00Z">
              <w:tcPr>
                <w:tcW w:w="1276" w:type="dxa"/>
              </w:tcPr>
            </w:tcPrChange>
          </w:tcPr>
          <w:p w14:paraId="5D894511" w14:textId="77777777" w:rsidR="00A2081F" w:rsidRPr="00054AB3" w:rsidRDefault="00A2081F">
            <w:pPr>
              <w:pStyle w:val="af"/>
              <w:ind w:firstLineChars="0"/>
              <w:pPrChange w:id="860" w:author="刘全" w:date="2021-12-03T12:00:00Z">
                <w:pPr>
                  <w:pStyle w:val="af"/>
                  <w:ind w:firstLine="420"/>
                </w:pPr>
              </w:pPrChange>
            </w:pPr>
            <w:r w:rsidRPr="00054AB3">
              <w:rPr>
                <w:rFonts w:hint="eastAsia"/>
              </w:rPr>
              <w:t>500020030</w:t>
            </w:r>
          </w:p>
        </w:tc>
        <w:tc>
          <w:tcPr>
            <w:tcW w:w="1579" w:type="dxa"/>
            <w:vAlign w:val="center"/>
            <w:tcPrChange w:id="861" w:author="刘全" w:date="2021-12-04T01:42:00Z">
              <w:tcPr>
                <w:tcW w:w="1579" w:type="dxa"/>
              </w:tcPr>
            </w:tcPrChange>
          </w:tcPr>
          <w:p w14:paraId="762B73E7" w14:textId="77777777" w:rsidR="00A2081F" w:rsidRPr="00054AB3" w:rsidRDefault="00A2081F">
            <w:pPr>
              <w:pStyle w:val="af"/>
              <w:ind w:firstLineChars="0"/>
              <w:pPrChange w:id="862" w:author="刘全" w:date="2021-12-03T12:00:00Z">
                <w:pPr>
                  <w:pStyle w:val="af"/>
                  <w:ind w:firstLine="420"/>
                </w:pPr>
              </w:pPrChange>
            </w:pPr>
            <w:r w:rsidRPr="00054AB3">
              <w:rPr>
                <w:rFonts w:hint="eastAsia"/>
              </w:rPr>
              <w:t>杏仁玄武岩</w:t>
            </w:r>
          </w:p>
        </w:tc>
        <w:tc>
          <w:tcPr>
            <w:tcW w:w="812" w:type="dxa"/>
            <w:vAlign w:val="center"/>
            <w:tcPrChange w:id="863" w:author="刘全" w:date="2021-12-04T01:42:00Z">
              <w:tcPr>
                <w:tcW w:w="812" w:type="dxa"/>
              </w:tcPr>
            </w:tcPrChange>
          </w:tcPr>
          <w:p w14:paraId="7C0A5B74" w14:textId="77777777" w:rsidR="00A2081F" w:rsidRPr="00054AB3" w:rsidRDefault="00A2081F">
            <w:pPr>
              <w:pStyle w:val="af"/>
              <w:ind w:firstLineChars="0"/>
              <w:pPrChange w:id="864" w:author="刘全" w:date="2021-12-03T12:00:00Z">
                <w:pPr>
                  <w:pStyle w:val="af"/>
                  <w:ind w:firstLine="420"/>
                </w:pPr>
              </w:pPrChange>
            </w:pPr>
          </w:p>
        </w:tc>
        <w:tc>
          <w:tcPr>
            <w:tcW w:w="814" w:type="dxa"/>
            <w:vAlign w:val="center"/>
            <w:tcPrChange w:id="865" w:author="刘全" w:date="2021-12-04T01:42:00Z">
              <w:tcPr>
                <w:tcW w:w="814" w:type="dxa"/>
              </w:tcPr>
            </w:tcPrChange>
          </w:tcPr>
          <w:p w14:paraId="346358C4" w14:textId="77777777" w:rsidR="00A2081F" w:rsidRPr="00054AB3" w:rsidRDefault="00A2081F">
            <w:pPr>
              <w:pStyle w:val="af"/>
              <w:ind w:firstLineChars="0"/>
              <w:pPrChange w:id="866" w:author="刘全" w:date="2021-12-03T12:00:00Z">
                <w:pPr>
                  <w:pStyle w:val="af"/>
                  <w:ind w:firstLine="420"/>
                </w:pPr>
              </w:pPrChange>
            </w:pPr>
            <w:r w:rsidRPr="00054AB3">
              <w:rPr>
                <w:rFonts w:hint="eastAsia"/>
              </w:rPr>
              <w:t>2600</w:t>
            </w:r>
          </w:p>
        </w:tc>
        <w:tc>
          <w:tcPr>
            <w:tcW w:w="668" w:type="dxa"/>
            <w:vAlign w:val="center"/>
            <w:tcPrChange w:id="867" w:author="刘全" w:date="2021-12-04T01:42:00Z">
              <w:tcPr>
                <w:tcW w:w="668" w:type="dxa"/>
              </w:tcPr>
            </w:tcPrChange>
          </w:tcPr>
          <w:p w14:paraId="62513922" w14:textId="77777777" w:rsidR="00A2081F" w:rsidRPr="00054AB3" w:rsidRDefault="00A2081F">
            <w:pPr>
              <w:pStyle w:val="af"/>
              <w:ind w:firstLineChars="0"/>
              <w:pPrChange w:id="868" w:author="刘全" w:date="2021-12-03T12:00:00Z">
                <w:pPr>
                  <w:pStyle w:val="af"/>
                  <w:ind w:firstLine="420"/>
                </w:pPr>
              </w:pPrChange>
            </w:pPr>
            <w:r w:rsidRPr="00054AB3">
              <w:rPr>
                <w:rFonts w:hint="eastAsia"/>
              </w:rPr>
              <w:t>30</w:t>
            </w:r>
          </w:p>
        </w:tc>
        <w:tc>
          <w:tcPr>
            <w:tcW w:w="902" w:type="dxa"/>
            <w:vAlign w:val="center"/>
            <w:tcPrChange w:id="869" w:author="刘全" w:date="2021-12-04T01:42:00Z">
              <w:tcPr>
                <w:tcW w:w="902" w:type="dxa"/>
              </w:tcPr>
            </w:tcPrChange>
          </w:tcPr>
          <w:p w14:paraId="6109B6B3" w14:textId="77777777" w:rsidR="00A2081F" w:rsidRPr="00054AB3" w:rsidRDefault="00A2081F">
            <w:pPr>
              <w:pStyle w:val="af"/>
              <w:ind w:firstLineChars="0"/>
              <w:pPrChange w:id="870" w:author="刘全" w:date="2021-12-03T12:00:00Z">
                <w:pPr>
                  <w:pStyle w:val="af"/>
                  <w:ind w:firstLine="420"/>
                </w:pPr>
              </w:pPrChange>
            </w:pPr>
            <w:r w:rsidRPr="00054AB3">
              <w:rPr>
                <w:rFonts w:hint="eastAsia"/>
              </w:rPr>
              <w:t>1.5</w:t>
            </w:r>
          </w:p>
        </w:tc>
        <w:tc>
          <w:tcPr>
            <w:tcW w:w="902" w:type="dxa"/>
            <w:vAlign w:val="center"/>
            <w:tcPrChange w:id="871" w:author="刘全" w:date="2021-12-04T01:42:00Z">
              <w:tcPr>
                <w:tcW w:w="902" w:type="dxa"/>
              </w:tcPr>
            </w:tcPrChange>
          </w:tcPr>
          <w:p w14:paraId="4CB2D9B4" w14:textId="77777777" w:rsidR="00A2081F" w:rsidRPr="00054AB3" w:rsidRDefault="00A2081F">
            <w:pPr>
              <w:pStyle w:val="af"/>
              <w:ind w:firstLineChars="0"/>
              <w:pPrChange w:id="872" w:author="刘全" w:date="2021-12-03T12:00:00Z">
                <w:pPr>
                  <w:pStyle w:val="af"/>
                  <w:ind w:firstLine="420"/>
                </w:pPr>
              </w:pPrChange>
            </w:pPr>
            <w:r w:rsidRPr="00054AB3">
              <w:rPr>
                <w:rFonts w:hint="eastAsia"/>
              </w:rPr>
              <w:t>1.2</w:t>
            </w:r>
          </w:p>
        </w:tc>
        <w:tc>
          <w:tcPr>
            <w:tcW w:w="662" w:type="dxa"/>
            <w:vAlign w:val="center"/>
            <w:tcPrChange w:id="873" w:author="刘全" w:date="2021-12-04T01:42:00Z">
              <w:tcPr>
                <w:tcW w:w="662" w:type="dxa"/>
              </w:tcPr>
            </w:tcPrChange>
          </w:tcPr>
          <w:p w14:paraId="04569EB8" w14:textId="77777777" w:rsidR="00A2081F" w:rsidRPr="00054AB3" w:rsidRDefault="00A2081F">
            <w:pPr>
              <w:pStyle w:val="af"/>
              <w:ind w:firstLineChars="0"/>
              <w:pPrChange w:id="874" w:author="刘全" w:date="2021-12-03T12:00:00Z">
                <w:pPr>
                  <w:pStyle w:val="af"/>
                  <w:ind w:firstLine="420"/>
                </w:pPr>
              </w:pPrChange>
            </w:pPr>
            <w:r>
              <w:rPr>
                <w:rFonts w:hint="eastAsia"/>
              </w:rPr>
              <w:t>是</w:t>
            </w:r>
          </w:p>
        </w:tc>
        <w:tc>
          <w:tcPr>
            <w:tcW w:w="720" w:type="dxa"/>
            <w:vAlign w:val="center"/>
            <w:tcPrChange w:id="875" w:author="刘全" w:date="2021-12-04T01:42:00Z">
              <w:tcPr>
                <w:tcW w:w="720" w:type="dxa"/>
              </w:tcPr>
            </w:tcPrChange>
          </w:tcPr>
          <w:p w14:paraId="0A13A189" w14:textId="77777777" w:rsidR="00A2081F" w:rsidRPr="00054AB3" w:rsidRDefault="00A2081F">
            <w:pPr>
              <w:pStyle w:val="af"/>
              <w:ind w:firstLineChars="0"/>
              <w:pPrChange w:id="876" w:author="刘全" w:date="2021-12-03T12:00:00Z">
                <w:pPr>
                  <w:pStyle w:val="af"/>
                  <w:ind w:firstLine="420"/>
                </w:pPr>
              </w:pPrChange>
            </w:pPr>
            <w:r>
              <w:rPr>
                <w:rFonts w:hint="eastAsia"/>
              </w:rPr>
              <w:t>是</w:t>
            </w:r>
          </w:p>
        </w:tc>
        <w:tc>
          <w:tcPr>
            <w:tcW w:w="724" w:type="dxa"/>
            <w:vAlign w:val="center"/>
            <w:tcPrChange w:id="877" w:author="刘全" w:date="2021-12-04T01:42:00Z">
              <w:tcPr>
                <w:tcW w:w="724" w:type="dxa"/>
              </w:tcPr>
            </w:tcPrChange>
          </w:tcPr>
          <w:p w14:paraId="2E28AA16" w14:textId="77777777" w:rsidR="00A2081F" w:rsidRPr="00054AB3" w:rsidRDefault="00A2081F">
            <w:pPr>
              <w:pStyle w:val="af"/>
              <w:ind w:firstLineChars="0"/>
              <w:pPrChange w:id="878" w:author="刘全" w:date="2021-12-03T12:00:00Z">
                <w:pPr>
                  <w:pStyle w:val="af"/>
                  <w:ind w:firstLine="420"/>
                </w:pPr>
              </w:pPrChange>
            </w:pPr>
            <w:r>
              <w:rPr>
                <w:rFonts w:hint="eastAsia"/>
              </w:rPr>
              <w:t>否</w:t>
            </w:r>
          </w:p>
        </w:tc>
      </w:tr>
      <w:tr w:rsidR="00A2081F" w:rsidRPr="00054AB3" w14:paraId="7FB398A7" w14:textId="77777777" w:rsidTr="00EF6B70">
        <w:trPr>
          <w:jc w:val="center"/>
          <w:trPrChange w:id="879" w:author="刘全" w:date="2021-12-04T01:42:00Z">
            <w:trPr>
              <w:jc w:val="center"/>
            </w:trPr>
          </w:trPrChange>
        </w:trPr>
        <w:tc>
          <w:tcPr>
            <w:tcW w:w="1276" w:type="dxa"/>
            <w:vAlign w:val="center"/>
            <w:tcPrChange w:id="880" w:author="刘全" w:date="2021-12-04T01:42:00Z">
              <w:tcPr>
                <w:tcW w:w="1276" w:type="dxa"/>
              </w:tcPr>
            </w:tcPrChange>
          </w:tcPr>
          <w:p w14:paraId="6BD88C00" w14:textId="77777777" w:rsidR="00A2081F" w:rsidRPr="00054AB3" w:rsidRDefault="00A2081F">
            <w:pPr>
              <w:pStyle w:val="af"/>
              <w:ind w:firstLineChars="0"/>
              <w:pPrChange w:id="881" w:author="刘全" w:date="2021-12-03T12:00:00Z">
                <w:pPr>
                  <w:pStyle w:val="af"/>
                  <w:ind w:firstLine="420"/>
                </w:pPr>
              </w:pPrChange>
            </w:pPr>
            <w:r w:rsidRPr="00054AB3">
              <w:rPr>
                <w:rFonts w:hint="eastAsia"/>
              </w:rPr>
              <w:t>500020040</w:t>
            </w:r>
          </w:p>
        </w:tc>
        <w:tc>
          <w:tcPr>
            <w:tcW w:w="1579" w:type="dxa"/>
            <w:vAlign w:val="center"/>
            <w:tcPrChange w:id="882" w:author="刘全" w:date="2021-12-04T01:42:00Z">
              <w:tcPr>
                <w:tcW w:w="1579" w:type="dxa"/>
              </w:tcPr>
            </w:tcPrChange>
          </w:tcPr>
          <w:p w14:paraId="6D7FD681" w14:textId="77777777" w:rsidR="00A2081F" w:rsidRPr="00054AB3" w:rsidRDefault="00A2081F">
            <w:pPr>
              <w:pStyle w:val="af"/>
              <w:ind w:firstLineChars="0"/>
              <w:pPrChange w:id="883" w:author="刘全" w:date="2021-12-03T12:00:00Z">
                <w:pPr>
                  <w:pStyle w:val="af"/>
                  <w:ind w:firstLine="420"/>
                </w:pPr>
              </w:pPrChange>
            </w:pPr>
            <w:r w:rsidRPr="00054AB3">
              <w:rPr>
                <w:rFonts w:hint="eastAsia"/>
              </w:rPr>
              <w:t>含杏仁玄武岩</w:t>
            </w:r>
          </w:p>
        </w:tc>
        <w:tc>
          <w:tcPr>
            <w:tcW w:w="812" w:type="dxa"/>
            <w:vAlign w:val="center"/>
            <w:tcPrChange w:id="884" w:author="刘全" w:date="2021-12-04T01:42:00Z">
              <w:tcPr>
                <w:tcW w:w="812" w:type="dxa"/>
              </w:tcPr>
            </w:tcPrChange>
          </w:tcPr>
          <w:p w14:paraId="5C551277" w14:textId="77777777" w:rsidR="00A2081F" w:rsidRPr="00054AB3" w:rsidRDefault="00A2081F">
            <w:pPr>
              <w:pStyle w:val="af"/>
              <w:ind w:firstLineChars="0"/>
              <w:pPrChange w:id="885" w:author="刘全" w:date="2021-12-03T12:00:00Z">
                <w:pPr>
                  <w:pStyle w:val="af"/>
                  <w:ind w:firstLine="420"/>
                </w:pPr>
              </w:pPrChange>
            </w:pPr>
          </w:p>
        </w:tc>
        <w:tc>
          <w:tcPr>
            <w:tcW w:w="814" w:type="dxa"/>
            <w:vAlign w:val="center"/>
            <w:tcPrChange w:id="886" w:author="刘全" w:date="2021-12-04T01:42:00Z">
              <w:tcPr>
                <w:tcW w:w="814" w:type="dxa"/>
              </w:tcPr>
            </w:tcPrChange>
          </w:tcPr>
          <w:p w14:paraId="46B245F5" w14:textId="77777777" w:rsidR="00A2081F" w:rsidRPr="00054AB3" w:rsidRDefault="00A2081F">
            <w:pPr>
              <w:pStyle w:val="af"/>
              <w:ind w:firstLineChars="0"/>
              <w:pPrChange w:id="887" w:author="刘全" w:date="2021-12-03T12:00:00Z">
                <w:pPr>
                  <w:pStyle w:val="af"/>
                  <w:ind w:firstLine="420"/>
                </w:pPr>
              </w:pPrChange>
            </w:pPr>
            <w:r w:rsidRPr="00054AB3">
              <w:rPr>
                <w:rFonts w:hint="eastAsia"/>
              </w:rPr>
              <w:t>2600</w:t>
            </w:r>
          </w:p>
        </w:tc>
        <w:tc>
          <w:tcPr>
            <w:tcW w:w="668" w:type="dxa"/>
            <w:vAlign w:val="center"/>
            <w:tcPrChange w:id="888" w:author="刘全" w:date="2021-12-04T01:42:00Z">
              <w:tcPr>
                <w:tcW w:w="668" w:type="dxa"/>
              </w:tcPr>
            </w:tcPrChange>
          </w:tcPr>
          <w:p w14:paraId="4032A2F8" w14:textId="77777777" w:rsidR="00A2081F" w:rsidRPr="00054AB3" w:rsidRDefault="00A2081F">
            <w:pPr>
              <w:pStyle w:val="af"/>
              <w:ind w:firstLineChars="0"/>
              <w:pPrChange w:id="889" w:author="刘全" w:date="2021-12-03T12:00:00Z">
                <w:pPr>
                  <w:pStyle w:val="af"/>
                  <w:ind w:firstLine="420"/>
                </w:pPr>
              </w:pPrChange>
            </w:pPr>
            <w:r w:rsidRPr="00054AB3">
              <w:rPr>
                <w:rFonts w:hint="eastAsia"/>
              </w:rPr>
              <w:t>35</w:t>
            </w:r>
          </w:p>
        </w:tc>
        <w:tc>
          <w:tcPr>
            <w:tcW w:w="902" w:type="dxa"/>
            <w:vAlign w:val="center"/>
            <w:tcPrChange w:id="890" w:author="刘全" w:date="2021-12-04T01:42:00Z">
              <w:tcPr>
                <w:tcW w:w="902" w:type="dxa"/>
              </w:tcPr>
            </w:tcPrChange>
          </w:tcPr>
          <w:p w14:paraId="71A2CB33" w14:textId="77777777" w:rsidR="00A2081F" w:rsidRPr="00054AB3" w:rsidRDefault="00A2081F">
            <w:pPr>
              <w:pStyle w:val="af"/>
              <w:ind w:firstLineChars="0"/>
              <w:pPrChange w:id="891" w:author="刘全" w:date="2021-12-03T12:00:00Z">
                <w:pPr>
                  <w:pStyle w:val="af"/>
                  <w:ind w:firstLine="420"/>
                </w:pPr>
              </w:pPrChange>
            </w:pPr>
            <w:r w:rsidRPr="00054AB3">
              <w:rPr>
                <w:rFonts w:hint="eastAsia"/>
              </w:rPr>
              <w:t>1.5</w:t>
            </w:r>
          </w:p>
        </w:tc>
        <w:tc>
          <w:tcPr>
            <w:tcW w:w="902" w:type="dxa"/>
            <w:vAlign w:val="center"/>
            <w:tcPrChange w:id="892" w:author="刘全" w:date="2021-12-04T01:42:00Z">
              <w:tcPr>
                <w:tcW w:w="902" w:type="dxa"/>
              </w:tcPr>
            </w:tcPrChange>
          </w:tcPr>
          <w:p w14:paraId="0D5A4BD5" w14:textId="77777777" w:rsidR="00A2081F" w:rsidRPr="00054AB3" w:rsidRDefault="00A2081F">
            <w:pPr>
              <w:pStyle w:val="af"/>
              <w:ind w:firstLineChars="0"/>
              <w:pPrChange w:id="893" w:author="刘全" w:date="2021-12-03T12:00:00Z">
                <w:pPr>
                  <w:pStyle w:val="af"/>
                  <w:ind w:firstLine="420"/>
                </w:pPr>
              </w:pPrChange>
            </w:pPr>
            <w:r w:rsidRPr="00054AB3">
              <w:rPr>
                <w:rFonts w:hint="eastAsia"/>
              </w:rPr>
              <w:t>1.2</w:t>
            </w:r>
          </w:p>
        </w:tc>
        <w:tc>
          <w:tcPr>
            <w:tcW w:w="662" w:type="dxa"/>
            <w:vAlign w:val="center"/>
            <w:tcPrChange w:id="894" w:author="刘全" w:date="2021-12-04T01:42:00Z">
              <w:tcPr>
                <w:tcW w:w="662" w:type="dxa"/>
              </w:tcPr>
            </w:tcPrChange>
          </w:tcPr>
          <w:p w14:paraId="5C1BD7DC" w14:textId="77777777" w:rsidR="00A2081F" w:rsidRPr="00054AB3" w:rsidRDefault="00A2081F">
            <w:pPr>
              <w:pStyle w:val="af"/>
              <w:ind w:firstLineChars="0"/>
              <w:pPrChange w:id="895" w:author="刘全" w:date="2021-12-03T12:00:00Z">
                <w:pPr>
                  <w:pStyle w:val="af"/>
                  <w:ind w:firstLine="420"/>
                </w:pPr>
              </w:pPrChange>
            </w:pPr>
            <w:r>
              <w:rPr>
                <w:rFonts w:hint="eastAsia"/>
              </w:rPr>
              <w:t>是</w:t>
            </w:r>
          </w:p>
        </w:tc>
        <w:tc>
          <w:tcPr>
            <w:tcW w:w="720" w:type="dxa"/>
            <w:vAlign w:val="center"/>
            <w:tcPrChange w:id="896" w:author="刘全" w:date="2021-12-04T01:42:00Z">
              <w:tcPr>
                <w:tcW w:w="720" w:type="dxa"/>
              </w:tcPr>
            </w:tcPrChange>
          </w:tcPr>
          <w:p w14:paraId="3334F694" w14:textId="77777777" w:rsidR="00A2081F" w:rsidRPr="00054AB3" w:rsidRDefault="00A2081F">
            <w:pPr>
              <w:pStyle w:val="af"/>
              <w:ind w:firstLineChars="0"/>
              <w:pPrChange w:id="897" w:author="刘全" w:date="2021-12-03T12:00:00Z">
                <w:pPr>
                  <w:pStyle w:val="af"/>
                  <w:ind w:firstLine="420"/>
                </w:pPr>
              </w:pPrChange>
            </w:pPr>
            <w:r>
              <w:rPr>
                <w:rFonts w:hint="eastAsia"/>
              </w:rPr>
              <w:t>是</w:t>
            </w:r>
          </w:p>
        </w:tc>
        <w:tc>
          <w:tcPr>
            <w:tcW w:w="724" w:type="dxa"/>
            <w:vAlign w:val="center"/>
            <w:tcPrChange w:id="898" w:author="刘全" w:date="2021-12-04T01:42:00Z">
              <w:tcPr>
                <w:tcW w:w="724" w:type="dxa"/>
              </w:tcPr>
            </w:tcPrChange>
          </w:tcPr>
          <w:p w14:paraId="11E45593" w14:textId="77777777" w:rsidR="00A2081F" w:rsidRPr="00054AB3" w:rsidRDefault="00A2081F">
            <w:pPr>
              <w:pStyle w:val="af"/>
              <w:ind w:firstLineChars="0"/>
              <w:pPrChange w:id="899" w:author="刘全" w:date="2021-12-03T12:00:00Z">
                <w:pPr>
                  <w:pStyle w:val="af"/>
                  <w:ind w:firstLine="420"/>
                </w:pPr>
              </w:pPrChange>
            </w:pPr>
            <w:r>
              <w:rPr>
                <w:rFonts w:hint="eastAsia"/>
              </w:rPr>
              <w:t>否</w:t>
            </w:r>
          </w:p>
        </w:tc>
      </w:tr>
      <w:tr w:rsidR="00A2081F" w:rsidRPr="00054AB3" w14:paraId="28FB3913" w14:textId="77777777" w:rsidTr="00EF6B70">
        <w:trPr>
          <w:jc w:val="center"/>
          <w:trPrChange w:id="900" w:author="刘全" w:date="2021-12-04T01:42:00Z">
            <w:trPr>
              <w:jc w:val="center"/>
            </w:trPr>
          </w:trPrChange>
        </w:trPr>
        <w:tc>
          <w:tcPr>
            <w:tcW w:w="1276" w:type="dxa"/>
            <w:vAlign w:val="center"/>
            <w:tcPrChange w:id="901" w:author="刘全" w:date="2021-12-04T01:42:00Z">
              <w:tcPr>
                <w:tcW w:w="1276" w:type="dxa"/>
              </w:tcPr>
            </w:tcPrChange>
          </w:tcPr>
          <w:p w14:paraId="27F43DF9" w14:textId="77777777" w:rsidR="00A2081F" w:rsidRPr="00054AB3" w:rsidRDefault="00A2081F">
            <w:pPr>
              <w:pStyle w:val="af"/>
              <w:ind w:firstLineChars="0"/>
              <w:pPrChange w:id="902" w:author="刘全" w:date="2021-12-03T12:00:00Z">
                <w:pPr>
                  <w:pStyle w:val="af"/>
                  <w:ind w:firstLine="420"/>
                </w:pPr>
              </w:pPrChange>
            </w:pPr>
            <w:r w:rsidRPr="00054AB3">
              <w:rPr>
                <w:rFonts w:hint="eastAsia"/>
              </w:rPr>
              <w:t>500030010</w:t>
            </w:r>
          </w:p>
        </w:tc>
        <w:tc>
          <w:tcPr>
            <w:tcW w:w="1579" w:type="dxa"/>
            <w:vAlign w:val="center"/>
            <w:tcPrChange w:id="903" w:author="刘全" w:date="2021-12-04T01:42:00Z">
              <w:tcPr>
                <w:tcW w:w="1579" w:type="dxa"/>
              </w:tcPr>
            </w:tcPrChange>
          </w:tcPr>
          <w:p w14:paraId="5FFA444F" w14:textId="77777777" w:rsidR="00A2081F" w:rsidRPr="00054AB3" w:rsidRDefault="00A2081F">
            <w:pPr>
              <w:pStyle w:val="af"/>
              <w:ind w:firstLineChars="0"/>
              <w:pPrChange w:id="904" w:author="刘全" w:date="2021-12-03T12:00:00Z">
                <w:pPr>
                  <w:pStyle w:val="af"/>
                  <w:ind w:firstLine="420"/>
                </w:pPr>
              </w:pPrChange>
            </w:pPr>
            <w:r w:rsidRPr="00054AB3">
              <w:rPr>
                <w:rFonts w:hint="eastAsia"/>
              </w:rPr>
              <w:t>弃土料</w:t>
            </w:r>
          </w:p>
        </w:tc>
        <w:tc>
          <w:tcPr>
            <w:tcW w:w="812" w:type="dxa"/>
            <w:vAlign w:val="center"/>
            <w:tcPrChange w:id="905" w:author="刘全" w:date="2021-12-04T01:42:00Z">
              <w:tcPr>
                <w:tcW w:w="812" w:type="dxa"/>
              </w:tcPr>
            </w:tcPrChange>
          </w:tcPr>
          <w:p w14:paraId="1F1B7626" w14:textId="77777777" w:rsidR="00A2081F" w:rsidRPr="00054AB3" w:rsidRDefault="00A2081F">
            <w:pPr>
              <w:pStyle w:val="af"/>
              <w:ind w:firstLineChars="0"/>
              <w:pPrChange w:id="906" w:author="刘全" w:date="2021-12-03T12:00:00Z">
                <w:pPr>
                  <w:pStyle w:val="af"/>
                  <w:ind w:firstLine="420"/>
                </w:pPr>
              </w:pPrChange>
            </w:pPr>
          </w:p>
        </w:tc>
        <w:tc>
          <w:tcPr>
            <w:tcW w:w="814" w:type="dxa"/>
            <w:vAlign w:val="center"/>
            <w:tcPrChange w:id="907" w:author="刘全" w:date="2021-12-04T01:42:00Z">
              <w:tcPr>
                <w:tcW w:w="814" w:type="dxa"/>
              </w:tcPr>
            </w:tcPrChange>
          </w:tcPr>
          <w:p w14:paraId="7B905569" w14:textId="77777777" w:rsidR="00A2081F" w:rsidRPr="00054AB3" w:rsidRDefault="00A2081F">
            <w:pPr>
              <w:pStyle w:val="af"/>
              <w:ind w:firstLineChars="0"/>
              <w:pPrChange w:id="908" w:author="刘全" w:date="2021-12-03T12:00:00Z">
                <w:pPr>
                  <w:pStyle w:val="af"/>
                  <w:ind w:firstLine="420"/>
                </w:pPr>
              </w:pPrChange>
            </w:pPr>
            <w:r w:rsidRPr="00054AB3">
              <w:rPr>
                <w:rFonts w:hint="eastAsia"/>
              </w:rPr>
              <w:t>2500</w:t>
            </w:r>
          </w:p>
        </w:tc>
        <w:tc>
          <w:tcPr>
            <w:tcW w:w="668" w:type="dxa"/>
            <w:vAlign w:val="center"/>
            <w:tcPrChange w:id="909" w:author="刘全" w:date="2021-12-04T01:42:00Z">
              <w:tcPr>
                <w:tcW w:w="668" w:type="dxa"/>
              </w:tcPr>
            </w:tcPrChange>
          </w:tcPr>
          <w:p w14:paraId="6B299387" w14:textId="77777777" w:rsidR="00A2081F" w:rsidRPr="00054AB3" w:rsidRDefault="00A2081F">
            <w:pPr>
              <w:pStyle w:val="af"/>
              <w:ind w:firstLineChars="0"/>
              <w:pPrChange w:id="910" w:author="刘全" w:date="2021-12-03T12:00:00Z">
                <w:pPr>
                  <w:pStyle w:val="af"/>
                  <w:ind w:firstLine="420"/>
                </w:pPr>
              </w:pPrChange>
            </w:pPr>
            <w:r w:rsidRPr="00054AB3">
              <w:rPr>
                <w:rFonts w:hint="eastAsia"/>
              </w:rPr>
              <w:t>5</w:t>
            </w:r>
          </w:p>
        </w:tc>
        <w:tc>
          <w:tcPr>
            <w:tcW w:w="902" w:type="dxa"/>
            <w:vAlign w:val="center"/>
            <w:tcPrChange w:id="911" w:author="刘全" w:date="2021-12-04T01:42:00Z">
              <w:tcPr>
                <w:tcW w:w="902" w:type="dxa"/>
              </w:tcPr>
            </w:tcPrChange>
          </w:tcPr>
          <w:p w14:paraId="350DA1F2" w14:textId="77777777" w:rsidR="00A2081F" w:rsidRPr="00054AB3" w:rsidRDefault="00A2081F">
            <w:pPr>
              <w:pStyle w:val="af"/>
              <w:ind w:firstLineChars="0"/>
              <w:pPrChange w:id="912" w:author="刘全" w:date="2021-12-03T12:00:00Z">
                <w:pPr>
                  <w:pStyle w:val="af"/>
                  <w:ind w:firstLine="420"/>
                </w:pPr>
              </w:pPrChange>
            </w:pPr>
            <w:r w:rsidRPr="00054AB3">
              <w:rPr>
                <w:rFonts w:hint="eastAsia"/>
              </w:rPr>
              <w:t>1.5</w:t>
            </w:r>
          </w:p>
        </w:tc>
        <w:tc>
          <w:tcPr>
            <w:tcW w:w="902" w:type="dxa"/>
            <w:vAlign w:val="center"/>
            <w:tcPrChange w:id="913" w:author="刘全" w:date="2021-12-04T01:42:00Z">
              <w:tcPr>
                <w:tcW w:w="902" w:type="dxa"/>
              </w:tcPr>
            </w:tcPrChange>
          </w:tcPr>
          <w:p w14:paraId="670A9D26" w14:textId="77777777" w:rsidR="00A2081F" w:rsidRPr="00054AB3" w:rsidRDefault="00A2081F">
            <w:pPr>
              <w:pStyle w:val="af"/>
              <w:ind w:firstLineChars="0"/>
              <w:pPrChange w:id="914" w:author="刘全" w:date="2021-12-03T12:00:00Z">
                <w:pPr>
                  <w:pStyle w:val="af"/>
                  <w:ind w:firstLine="420"/>
                </w:pPr>
              </w:pPrChange>
            </w:pPr>
            <w:r w:rsidRPr="00054AB3">
              <w:rPr>
                <w:rFonts w:hint="eastAsia"/>
              </w:rPr>
              <w:t>1.2</w:t>
            </w:r>
          </w:p>
        </w:tc>
        <w:tc>
          <w:tcPr>
            <w:tcW w:w="662" w:type="dxa"/>
            <w:vAlign w:val="center"/>
            <w:tcPrChange w:id="915" w:author="刘全" w:date="2021-12-04T01:42:00Z">
              <w:tcPr>
                <w:tcW w:w="662" w:type="dxa"/>
              </w:tcPr>
            </w:tcPrChange>
          </w:tcPr>
          <w:p w14:paraId="1D3BABA6" w14:textId="77777777" w:rsidR="00A2081F" w:rsidRPr="00054AB3" w:rsidRDefault="00A2081F">
            <w:pPr>
              <w:pStyle w:val="af"/>
              <w:ind w:firstLineChars="0"/>
              <w:pPrChange w:id="916" w:author="刘全" w:date="2021-12-03T12:00:00Z">
                <w:pPr>
                  <w:pStyle w:val="af"/>
                  <w:ind w:firstLine="420"/>
                </w:pPr>
              </w:pPrChange>
            </w:pPr>
            <w:r>
              <w:rPr>
                <w:rFonts w:hint="eastAsia"/>
              </w:rPr>
              <w:t>是</w:t>
            </w:r>
          </w:p>
        </w:tc>
        <w:tc>
          <w:tcPr>
            <w:tcW w:w="720" w:type="dxa"/>
            <w:vAlign w:val="center"/>
            <w:tcPrChange w:id="917" w:author="刘全" w:date="2021-12-04T01:42:00Z">
              <w:tcPr>
                <w:tcW w:w="720" w:type="dxa"/>
              </w:tcPr>
            </w:tcPrChange>
          </w:tcPr>
          <w:p w14:paraId="1534C7EA" w14:textId="77777777" w:rsidR="00A2081F" w:rsidRPr="00054AB3" w:rsidRDefault="00A2081F">
            <w:pPr>
              <w:pStyle w:val="af"/>
              <w:ind w:firstLineChars="0"/>
              <w:pPrChange w:id="918" w:author="刘全" w:date="2021-12-03T12:00:00Z">
                <w:pPr>
                  <w:pStyle w:val="af"/>
                  <w:ind w:firstLine="420"/>
                </w:pPr>
              </w:pPrChange>
            </w:pPr>
            <w:r>
              <w:rPr>
                <w:rFonts w:hint="eastAsia"/>
              </w:rPr>
              <w:t>是</w:t>
            </w:r>
          </w:p>
        </w:tc>
        <w:tc>
          <w:tcPr>
            <w:tcW w:w="724" w:type="dxa"/>
            <w:vAlign w:val="center"/>
            <w:tcPrChange w:id="919" w:author="刘全" w:date="2021-12-04T01:42:00Z">
              <w:tcPr>
                <w:tcW w:w="724" w:type="dxa"/>
              </w:tcPr>
            </w:tcPrChange>
          </w:tcPr>
          <w:p w14:paraId="24E60FDC" w14:textId="77777777" w:rsidR="00A2081F" w:rsidRPr="00054AB3" w:rsidRDefault="00A2081F">
            <w:pPr>
              <w:pStyle w:val="af"/>
              <w:ind w:firstLineChars="0"/>
              <w:pPrChange w:id="920" w:author="刘全" w:date="2021-12-03T12:00:00Z">
                <w:pPr>
                  <w:pStyle w:val="af"/>
                  <w:ind w:firstLine="420"/>
                </w:pPr>
              </w:pPrChange>
            </w:pPr>
            <w:r>
              <w:rPr>
                <w:rFonts w:hint="eastAsia"/>
              </w:rPr>
              <w:t>否</w:t>
            </w:r>
          </w:p>
        </w:tc>
      </w:tr>
      <w:tr w:rsidR="00A2081F" w:rsidRPr="00054AB3" w14:paraId="5218A69D" w14:textId="77777777" w:rsidTr="00EF6B70">
        <w:trPr>
          <w:jc w:val="center"/>
          <w:trPrChange w:id="921" w:author="刘全" w:date="2021-12-04T01:42:00Z">
            <w:trPr>
              <w:jc w:val="center"/>
            </w:trPr>
          </w:trPrChange>
        </w:trPr>
        <w:tc>
          <w:tcPr>
            <w:tcW w:w="1276" w:type="dxa"/>
            <w:vAlign w:val="center"/>
            <w:tcPrChange w:id="922" w:author="刘全" w:date="2021-12-04T01:42:00Z">
              <w:tcPr>
                <w:tcW w:w="1276" w:type="dxa"/>
              </w:tcPr>
            </w:tcPrChange>
          </w:tcPr>
          <w:p w14:paraId="48C952B0" w14:textId="77777777" w:rsidR="00A2081F" w:rsidRPr="00054AB3" w:rsidRDefault="00A2081F">
            <w:pPr>
              <w:pStyle w:val="af"/>
              <w:ind w:firstLineChars="0"/>
              <w:pPrChange w:id="923" w:author="刘全" w:date="2021-12-03T12:00:00Z">
                <w:pPr>
                  <w:pStyle w:val="af"/>
                  <w:ind w:firstLine="420"/>
                </w:pPr>
              </w:pPrChange>
            </w:pPr>
            <w:r w:rsidRPr="00054AB3">
              <w:rPr>
                <w:rFonts w:hint="eastAsia"/>
              </w:rPr>
              <w:t>500030020</w:t>
            </w:r>
          </w:p>
        </w:tc>
        <w:tc>
          <w:tcPr>
            <w:tcW w:w="1579" w:type="dxa"/>
            <w:vAlign w:val="center"/>
            <w:tcPrChange w:id="924" w:author="刘全" w:date="2021-12-04T01:42:00Z">
              <w:tcPr>
                <w:tcW w:w="1579" w:type="dxa"/>
              </w:tcPr>
            </w:tcPrChange>
          </w:tcPr>
          <w:p w14:paraId="6E75FA09" w14:textId="77777777" w:rsidR="00A2081F" w:rsidRPr="00054AB3" w:rsidRDefault="00A2081F">
            <w:pPr>
              <w:pStyle w:val="af"/>
              <w:ind w:firstLineChars="0"/>
              <w:pPrChange w:id="925" w:author="刘全" w:date="2021-12-03T12:00:00Z">
                <w:pPr>
                  <w:pStyle w:val="af"/>
                  <w:ind w:firstLine="420"/>
                </w:pPr>
              </w:pPrChange>
            </w:pPr>
            <w:r w:rsidRPr="00054AB3">
              <w:rPr>
                <w:rFonts w:hint="eastAsia"/>
              </w:rPr>
              <w:t>弃石料</w:t>
            </w:r>
          </w:p>
        </w:tc>
        <w:tc>
          <w:tcPr>
            <w:tcW w:w="812" w:type="dxa"/>
            <w:vAlign w:val="center"/>
            <w:tcPrChange w:id="926" w:author="刘全" w:date="2021-12-04T01:42:00Z">
              <w:tcPr>
                <w:tcW w:w="812" w:type="dxa"/>
              </w:tcPr>
            </w:tcPrChange>
          </w:tcPr>
          <w:p w14:paraId="3F060BC7" w14:textId="77777777" w:rsidR="00A2081F" w:rsidRPr="00054AB3" w:rsidRDefault="00A2081F">
            <w:pPr>
              <w:pStyle w:val="af"/>
              <w:ind w:firstLineChars="0"/>
              <w:pPrChange w:id="927" w:author="刘全" w:date="2021-12-03T12:00:00Z">
                <w:pPr>
                  <w:pStyle w:val="af"/>
                  <w:ind w:firstLine="420"/>
                </w:pPr>
              </w:pPrChange>
            </w:pPr>
          </w:p>
        </w:tc>
        <w:tc>
          <w:tcPr>
            <w:tcW w:w="814" w:type="dxa"/>
            <w:vAlign w:val="center"/>
            <w:tcPrChange w:id="928" w:author="刘全" w:date="2021-12-04T01:42:00Z">
              <w:tcPr>
                <w:tcW w:w="814" w:type="dxa"/>
              </w:tcPr>
            </w:tcPrChange>
          </w:tcPr>
          <w:p w14:paraId="65FEA955" w14:textId="77777777" w:rsidR="00A2081F" w:rsidRPr="00054AB3" w:rsidRDefault="00A2081F">
            <w:pPr>
              <w:pStyle w:val="af"/>
              <w:ind w:firstLineChars="0"/>
              <w:pPrChange w:id="929" w:author="刘全" w:date="2021-12-03T12:00:00Z">
                <w:pPr>
                  <w:pStyle w:val="af"/>
                  <w:ind w:firstLine="420"/>
                </w:pPr>
              </w:pPrChange>
            </w:pPr>
            <w:r w:rsidRPr="00054AB3">
              <w:rPr>
                <w:rFonts w:hint="eastAsia"/>
              </w:rPr>
              <w:t>2400</w:t>
            </w:r>
          </w:p>
        </w:tc>
        <w:tc>
          <w:tcPr>
            <w:tcW w:w="668" w:type="dxa"/>
            <w:vAlign w:val="center"/>
            <w:tcPrChange w:id="930" w:author="刘全" w:date="2021-12-04T01:42:00Z">
              <w:tcPr>
                <w:tcW w:w="668" w:type="dxa"/>
              </w:tcPr>
            </w:tcPrChange>
          </w:tcPr>
          <w:p w14:paraId="75B30C20" w14:textId="77777777" w:rsidR="00A2081F" w:rsidRPr="00054AB3" w:rsidRDefault="00A2081F">
            <w:pPr>
              <w:pStyle w:val="af"/>
              <w:ind w:firstLineChars="0"/>
              <w:pPrChange w:id="931" w:author="刘全" w:date="2021-12-03T12:00:00Z">
                <w:pPr>
                  <w:pStyle w:val="af"/>
                  <w:ind w:firstLine="420"/>
                </w:pPr>
              </w:pPrChange>
            </w:pPr>
            <w:r w:rsidRPr="00054AB3">
              <w:rPr>
                <w:rFonts w:hint="eastAsia"/>
              </w:rPr>
              <w:t>5</w:t>
            </w:r>
          </w:p>
        </w:tc>
        <w:tc>
          <w:tcPr>
            <w:tcW w:w="902" w:type="dxa"/>
            <w:vAlign w:val="center"/>
            <w:tcPrChange w:id="932" w:author="刘全" w:date="2021-12-04T01:42:00Z">
              <w:tcPr>
                <w:tcW w:w="902" w:type="dxa"/>
              </w:tcPr>
            </w:tcPrChange>
          </w:tcPr>
          <w:p w14:paraId="70E51731" w14:textId="77777777" w:rsidR="00A2081F" w:rsidRPr="00054AB3" w:rsidRDefault="00A2081F">
            <w:pPr>
              <w:pStyle w:val="af"/>
              <w:ind w:firstLineChars="0"/>
              <w:pPrChange w:id="933" w:author="刘全" w:date="2021-12-03T12:00:00Z">
                <w:pPr>
                  <w:pStyle w:val="af"/>
                  <w:ind w:firstLine="420"/>
                </w:pPr>
              </w:pPrChange>
            </w:pPr>
            <w:r w:rsidRPr="00054AB3">
              <w:rPr>
                <w:rFonts w:hint="eastAsia"/>
              </w:rPr>
              <w:t>1.5</w:t>
            </w:r>
          </w:p>
        </w:tc>
        <w:tc>
          <w:tcPr>
            <w:tcW w:w="902" w:type="dxa"/>
            <w:vAlign w:val="center"/>
            <w:tcPrChange w:id="934" w:author="刘全" w:date="2021-12-04T01:42:00Z">
              <w:tcPr>
                <w:tcW w:w="902" w:type="dxa"/>
              </w:tcPr>
            </w:tcPrChange>
          </w:tcPr>
          <w:p w14:paraId="1FB79E7A" w14:textId="77777777" w:rsidR="00A2081F" w:rsidRPr="00054AB3" w:rsidRDefault="00A2081F">
            <w:pPr>
              <w:pStyle w:val="af"/>
              <w:ind w:firstLineChars="0"/>
              <w:pPrChange w:id="935" w:author="刘全" w:date="2021-12-03T12:00:00Z">
                <w:pPr>
                  <w:pStyle w:val="af"/>
                  <w:ind w:firstLine="420"/>
                </w:pPr>
              </w:pPrChange>
            </w:pPr>
            <w:r w:rsidRPr="00054AB3">
              <w:rPr>
                <w:rFonts w:hint="eastAsia"/>
              </w:rPr>
              <w:t>1.2</w:t>
            </w:r>
          </w:p>
        </w:tc>
        <w:tc>
          <w:tcPr>
            <w:tcW w:w="662" w:type="dxa"/>
            <w:vAlign w:val="center"/>
            <w:tcPrChange w:id="936" w:author="刘全" w:date="2021-12-04T01:42:00Z">
              <w:tcPr>
                <w:tcW w:w="662" w:type="dxa"/>
              </w:tcPr>
            </w:tcPrChange>
          </w:tcPr>
          <w:p w14:paraId="6247628B" w14:textId="77777777" w:rsidR="00A2081F" w:rsidRPr="00054AB3" w:rsidRDefault="00A2081F">
            <w:pPr>
              <w:pStyle w:val="af"/>
              <w:ind w:firstLineChars="0"/>
              <w:pPrChange w:id="937" w:author="刘全" w:date="2021-12-03T12:00:00Z">
                <w:pPr>
                  <w:pStyle w:val="af"/>
                  <w:ind w:firstLine="420"/>
                </w:pPr>
              </w:pPrChange>
            </w:pPr>
            <w:r>
              <w:rPr>
                <w:rFonts w:hint="eastAsia"/>
              </w:rPr>
              <w:t>是</w:t>
            </w:r>
          </w:p>
        </w:tc>
        <w:tc>
          <w:tcPr>
            <w:tcW w:w="720" w:type="dxa"/>
            <w:vAlign w:val="center"/>
            <w:tcPrChange w:id="938" w:author="刘全" w:date="2021-12-04T01:42:00Z">
              <w:tcPr>
                <w:tcW w:w="720" w:type="dxa"/>
              </w:tcPr>
            </w:tcPrChange>
          </w:tcPr>
          <w:p w14:paraId="679C5F7C" w14:textId="77777777" w:rsidR="00A2081F" w:rsidRPr="00054AB3" w:rsidRDefault="00A2081F">
            <w:pPr>
              <w:pStyle w:val="af"/>
              <w:ind w:firstLineChars="0"/>
              <w:pPrChange w:id="939" w:author="刘全" w:date="2021-12-03T12:00:00Z">
                <w:pPr>
                  <w:pStyle w:val="af"/>
                  <w:ind w:firstLine="420"/>
                </w:pPr>
              </w:pPrChange>
            </w:pPr>
            <w:r>
              <w:rPr>
                <w:rFonts w:hint="eastAsia"/>
              </w:rPr>
              <w:t>是</w:t>
            </w:r>
          </w:p>
        </w:tc>
        <w:tc>
          <w:tcPr>
            <w:tcW w:w="724" w:type="dxa"/>
            <w:vAlign w:val="center"/>
            <w:tcPrChange w:id="940" w:author="刘全" w:date="2021-12-04T01:42:00Z">
              <w:tcPr>
                <w:tcW w:w="724" w:type="dxa"/>
              </w:tcPr>
            </w:tcPrChange>
          </w:tcPr>
          <w:p w14:paraId="750814F3" w14:textId="77777777" w:rsidR="00A2081F" w:rsidRPr="00054AB3" w:rsidRDefault="00A2081F">
            <w:pPr>
              <w:pStyle w:val="af"/>
              <w:ind w:firstLineChars="0"/>
              <w:pPrChange w:id="941" w:author="刘全" w:date="2021-12-03T12:00:00Z">
                <w:pPr>
                  <w:pStyle w:val="af"/>
                  <w:ind w:firstLine="420"/>
                </w:pPr>
              </w:pPrChange>
            </w:pPr>
            <w:r>
              <w:rPr>
                <w:rFonts w:hint="eastAsia"/>
              </w:rPr>
              <w:t>否</w:t>
            </w:r>
          </w:p>
        </w:tc>
      </w:tr>
      <w:tr w:rsidR="00A2081F" w:rsidRPr="00054AB3" w14:paraId="012836E2" w14:textId="77777777" w:rsidTr="00EF6B70">
        <w:trPr>
          <w:jc w:val="center"/>
          <w:trPrChange w:id="942" w:author="刘全" w:date="2021-12-04T01:42:00Z">
            <w:trPr>
              <w:jc w:val="center"/>
            </w:trPr>
          </w:trPrChange>
        </w:trPr>
        <w:tc>
          <w:tcPr>
            <w:tcW w:w="1276" w:type="dxa"/>
            <w:vAlign w:val="center"/>
            <w:tcPrChange w:id="943" w:author="刘全" w:date="2021-12-04T01:42:00Z">
              <w:tcPr>
                <w:tcW w:w="1276" w:type="dxa"/>
              </w:tcPr>
            </w:tcPrChange>
          </w:tcPr>
          <w:p w14:paraId="16BCA416" w14:textId="77777777" w:rsidR="00A2081F" w:rsidRPr="00054AB3" w:rsidRDefault="00A2081F">
            <w:pPr>
              <w:pStyle w:val="af"/>
              <w:ind w:firstLineChars="0"/>
              <w:pPrChange w:id="944" w:author="刘全" w:date="2021-12-03T12:00:00Z">
                <w:pPr>
                  <w:pStyle w:val="af"/>
                  <w:ind w:firstLine="420"/>
                </w:pPr>
              </w:pPrChange>
            </w:pPr>
            <w:r w:rsidRPr="00054AB3">
              <w:rPr>
                <w:rFonts w:hint="eastAsia"/>
              </w:rPr>
              <w:t>500040020</w:t>
            </w:r>
          </w:p>
        </w:tc>
        <w:tc>
          <w:tcPr>
            <w:tcW w:w="1579" w:type="dxa"/>
            <w:vAlign w:val="center"/>
            <w:tcPrChange w:id="945" w:author="刘全" w:date="2021-12-04T01:42:00Z">
              <w:tcPr>
                <w:tcW w:w="1579" w:type="dxa"/>
              </w:tcPr>
            </w:tcPrChange>
          </w:tcPr>
          <w:p w14:paraId="5DEFABAB" w14:textId="77777777" w:rsidR="00A2081F" w:rsidRPr="00054AB3" w:rsidRDefault="00A2081F">
            <w:pPr>
              <w:pStyle w:val="af"/>
              <w:ind w:firstLineChars="0"/>
              <w:pPrChange w:id="946" w:author="刘全" w:date="2021-12-03T12:00:00Z">
                <w:pPr>
                  <w:pStyle w:val="af"/>
                  <w:ind w:firstLine="420"/>
                </w:pPr>
              </w:pPrChange>
            </w:pPr>
            <w:r w:rsidRPr="00054AB3">
              <w:rPr>
                <w:rFonts w:hint="eastAsia"/>
              </w:rPr>
              <w:t>大坝混凝土</w:t>
            </w:r>
          </w:p>
        </w:tc>
        <w:tc>
          <w:tcPr>
            <w:tcW w:w="812" w:type="dxa"/>
            <w:vAlign w:val="center"/>
            <w:tcPrChange w:id="947" w:author="刘全" w:date="2021-12-04T01:42:00Z">
              <w:tcPr>
                <w:tcW w:w="812" w:type="dxa"/>
              </w:tcPr>
            </w:tcPrChange>
          </w:tcPr>
          <w:p w14:paraId="4E99AA7E" w14:textId="77777777" w:rsidR="00A2081F" w:rsidRPr="00054AB3" w:rsidRDefault="00A2081F">
            <w:pPr>
              <w:pStyle w:val="af"/>
              <w:ind w:firstLineChars="0"/>
              <w:pPrChange w:id="948" w:author="刘全" w:date="2021-12-03T12:00:00Z">
                <w:pPr>
                  <w:pStyle w:val="af"/>
                  <w:ind w:firstLine="420"/>
                </w:pPr>
              </w:pPrChange>
            </w:pPr>
          </w:p>
        </w:tc>
        <w:tc>
          <w:tcPr>
            <w:tcW w:w="814" w:type="dxa"/>
            <w:vAlign w:val="center"/>
            <w:tcPrChange w:id="949" w:author="刘全" w:date="2021-12-04T01:42:00Z">
              <w:tcPr>
                <w:tcW w:w="814" w:type="dxa"/>
              </w:tcPr>
            </w:tcPrChange>
          </w:tcPr>
          <w:p w14:paraId="782E88C6" w14:textId="77777777" w:rsidR="00A2081F" w:rsidRPr="00054AB3" w:rsidRDefault="00A2081F">
            <w:pPr>
              <w:pStyle w:val="af"/>
              <w:ind w:firstLineChars="0"/>
              <w:pPrChange w:id="950" w:author="刘全" w:date="2021-12-03T12:00:00Z">
                <w:pPr>
                  <w:pStyle w:val="af"/>
                  <w:ind w:firstLine="420"/>
                </w:pPr>
              </w:pPrChange>
            </w:pPr>
            <w:r w:rsidRPr="00054AB3">
              <w:rPr>
                <w:rFonts w:hint="eastAsia"/>
              </w:rPr>
              <w:t>2400</w:t>
            </w:r>
          </w:p>
        </w:tc>
        <w:tc>
          <w:tcPr>
            <w:tcW w:w="668" w:type="dxa"/>
            <w:vAlign w:val="center"/>
            <w:tcPrChange w:id="951" w:author="刘全" w:date="2021-12-04T01:42:00Z">
              <w:tcPr>
                <w:tcW w:w="668" w:type="dxa"/>
              </w:tcPr>
            </w:tcPrChange>
          </w:tcPr>
          <w:p w14:paraId="2C420E70" w14:textId="77777777" w:rsidR="00A2081F" w:rsidRPr="00054AB3" w:rsidRDefault="00A2081F">
            <w:pPr>
              <w:pStyle w:val="af"/>
              <w:ind w:firstLineChars="0"/>
              <w:pPrChange w:id="952" w:author="刘全" w:date="2021-12-03T12:00:00Z">
                <w:pPr>
                  <w:pStyle w:val="af"/>
                  <w:ind w:firstLine="420"/>
                </w:pPr>
              </w:pPrChange>
            </w:pPr>
            <w:r w:rsidRPr="00054AB3">
              <w:rPr>
                <w:rFonts w:hint="eastAsia"/>
              </w:rPr>
              <w:t>95</w:t>
            </w:r>
          </w:p>
        </w:tc>
        <w:tc>
          <w:tcPr>
            <w:tcW w:w="902" w:type="dxa"/>
            <w:vAlign w:val="center"/>
            <w:tcPrChange w:id="953" w:author="刘全" w:date="2021-12-04T01:42:00Z">
              <w:tcPr>
                <w:tcW w:w="902" w:type="dxa"/>
              </w:tcPr>
            </w:tcPrChange>
          </w:tcPr>
          <w:p w14:paraId="7D30B7EC" w14:textId="77777777" w:rsidR="00A2081F" w:rsidRPr="00054AB3" w:rsidRDefault="00A2081F">
            <w:pPr>
              <w:pStyle w:val="af"/>
              <w:ind w:firstLineChars="0"/>
              <w:pPrChange w:id="954" w:author="刘全" w:date="2021-12-03T12:00:00Z">
                <w:pPr>
                  <w:pStyle w:val="af"/>
                  <w:ind w:firstLine="420"/>
                </w:pPr>
              </w:pPrChange>
            </w:pPr>
            <w:r w:rsidRPr="00054AB3">
              <w:rPr>
                <w:rFonts w:hint="eastAsia"/>
              </w:rPr>
              <w:t>1</w:t>
            </w:r>
            <w:r>
              <w:rPr>
                <w:rFonts w:hint="eastAsia"/>
              </w:rPr>
              <w:t>.0</w:t>
            </w:r>
          </w:p>
        </w:tc>
        <w:tc>
          <w:tcPr>
            <w:tcW w:w="902" w:type="dxa"/>
            <w:vAlign w:val="center"/>
            <w:tcPrChange w:id="955" w:author="刘全" w:date="2021-12-04T01:42:00Z">
              <w:tcPr>
                <w:tcW w:w="902" w:type="dxa"/>
              </w:tcPr>
            </w:tcPrChange>
          </w:tcPr>
          <w:p w14:paraId="510CE5C0" w14:textId="77777777" w:rsidR="00A2081F" w:rsidRPr="00054AB3" w:rsidRDefault="00A2081F">
            <w:pPr>
              <w:pStyle w:val="af"/>
              <w:ind w:firstLineChars="0"/>
              <w:pPrChange w:id="956" w:author="刘全" w:date="2021-12-03T12:00:00Z">
                <w:pPr>
                  <w:pStyle w:val="af"/>
                  <w:ind w:firstLine="420"/>
                </w:pPr>
              </w:pPrChange>
            </w:pPr>
            <w:r w:rsidRPr="00054AB3">
              <w:rPr>
                <w:rFonts w:hint="eastAsia"/>
              </w:rPr>
              <w:t>1</w:t>
            </w:r>
            <w:r>
              <w:rPr>
                <w:rFonts w:hint="eastAsia"/>
              </w:rPr>
              <w:t>.0</w:t>
            </w:r>
          </w:p>
        </w:tc>
        <w:tc>
          <w:tcPr>
            <w:tcW w:w="662" w:type="dxa"/>
            <w:vAlign w:val="center"/>
            <w:tcPrChange w:id="957" w:author="刘全" w:date="2021-12-04T01:42:00Z">
              <w:tcPr>
                <w:tcW w:w="662" w:type="dxa"/>
              </w:tcPr>
            </w:tcPrChange>
          </w:tcPr>
          <w:p w14:paraId="76D6CAE4" w14:textId="77777777" w:rsidR="00A2081F" w:rsidRPr="00054AB3" w:rsidRDefault="00A2081F">
            <w:pPr>
              <w:pStyle w:val="af"/>
              <w:ind w:firstLineChars="0"/>
              <w:pPrChange w:id="958" w:author="刘全" w:date="2021-12-03T12:00:00Z">
                <w:pPr>
                  <w:pStyle w:val="af"/>
                  <w:ind w:firstLine="420"/>
                </w:pPr>
              </w:pPrChange>
            </w:pPr>
            <w:r>
              <w:rPr>
                <w:rFonts w:hint="eastAsia"/>
              </w:rPr>
              <w:t>否</w:t>
            </w:r>
          </w:p>
        </w:tc>
        <w:tc>
          <w:tcPr>
            <w:tcW w:w="720" w:type="dxa"/>
            <w:vAlign w:val="center"/>
            <w:tcPrChange w:id="959" w:author="刘全" w:date="2021-12-04T01:42:00Z">
              <w:tcPr>
                <w:tcW w:w="720" w:type="dxa"/>
              </w:tcPr>
            </w:tcPrChange>
          </w:tcPr>
          <w:p w14:paraId="29328C5C" w14:textId="77777777" w:rsidR="00A2081F" w:rsidRPr="00054AB3" w:rsidRDefault="00A2081F">
            <w:pPr>
              <w:pStyle w:val="af"/>
              <w:ind w:firstLineChars="0"/>
              <w:pPrChange w:id="960" w:author="刘全" w:date="2021-12-03T12:00:00Z">
                <w:pPr>
                  <w:pStyle w:val="af"/>
                  <w:ind w:firstLine="420"/>
                </w:pPr>
              </w:pPrChange>
            </w:pPr>
            <w:r>
              <w:rPr>
                <w:rFonts w:hint="eastAsia"/>
              </w:rPr>
              <w:t>否</w:t>
            </w:r>
          </w:p>
        </w:tc>
        <w:tc>
          <w:tcPr>
            <w:tcW w:w="724" w:type="dxa"/>
            <w:vAlign w:val="center"/>
            <w:tcPrChange w:id="961" w:author="刘全" w:date="2021-12-04T01:42:00Z">
              <w:tcPr>
                <w:tcW w:w="724" w:type="dxa"/>
              </w:tcPr>
            </w:tcPrChange>
          </w:tcPr>
          <w:p w14:paraId="133F5EE5" w14:textId="77777777" w:rsidR="00A2081F" w:rsidRPr="00054AB3" w:rsidRDefault="00A2081F">
            <w:pPr>
              <w:pStyle w:val="af"/>
              <w:ind w:firstLineChars="0"/>
              <w:pPrChange w:id="962" w:author="刘全" w:date="2021-12-03T12:00:00Z">
                <w:pPr>
                  <w:pStyle w:val="af"/>
                  <w:ind w:firstLine="420"/>
                </w:pPr>
              </w:pPrChange>
            </w:pPr>
            <w:r>
              <w:rPr>
                <w:rFonts w:hint="eastAsia"/>
              </w:rPr>
              <w:t>是</w:t>
            </w:r>
          </w:p>
        </w:tc>
      </w:tr>
      <w:tr w:rsidR="00A2081F" w:rsidRPr="00054AB3" w14:paraId="38A4C2A6" w14:textId="77777777" w:rsidTr="00EF6B70">
        <w:trPr>
          <w:jc w:val="center"/>
          <w:trPrChange w:id="963" w:author="刘全" w:date="2021-12-04T01:42:00Z">
            <w:trPr>
              <w:jc w:val="center"/>
            </w:trPr>
          </w:trPrChange>
        </w:trPr>
        <w:tc>
          <w:tcPr>
            <w:tcW w:w="1276" w:type="dxa"/>
            <w:vAlign w:val="center"/>
            <w:tcPrChange w:id="964" w:author="刘全" w:date="2021-12-04T01:42:00Z">
              <w:tcPr>
                <w:tcW w:w="1276" w:type="dxa"/>
              </w:tcPr>
            </w:tcPrChange>
          </w:tcPr>
          <w:p w14:paraId="7ECE3EB6" w14:textId="77777777" w:rsidR="00A2081F" w:rsidRPr="00054AB3" w:rsidRDefault="00A2081F">
            <w:pPr>
              <w:pStyle w:val="af"/>
              <w:ind w:firstLineChars="0"/>
              <w:pPrChange w:id="965" w:author="刘全" w:date="2021-12-03T12:00:00Z">
                <w:pPr>
                  <w:pStyle w:val="af"/>
                  <w:ind w:firstLine="420"/>
                </w:pPr>
              </w:pPrChange>
            </w:pPr>
            <w:r w:rsidRPr="00054AB3">
              <w:rPr>
                <w:rFonts w:hint="eastAsia"/>
              </w:rPr>
              <w:t>500040030</w:t>
            </w:r>
          </w:p>
        </w:tc>
        <w:tc>
          <w:tcPr>
            <w:tcW w:w="1579" w:type="dxa"/>
            <w:vAlign w:val="center"/>
            <w:tcPrChange w:id="966" w:author="刘全" w:date="2021-12-04T01:42:00Z">
              <w:tcPr>
                <w:tcW w:w="1579" w:type="dxa"/>
              </w:tcPr>
            </w:tcPrChange>
          </w:tcPr>
          <w:p w14:paraId="4948B851" w14:textId="77777777" w:rsidR="00A2081F" w:rsidRPr="00054AB3" w:rsidRDefault="00A2081F">
            <w:pPr>
              <w:pStyle w:val="af"/>
              <w:ind w:firstLineChars="0"/>
              <w:pPrChange w:id="967" w:author="刘全" w:date="2021-12-03T12:00:00Z">
                <w:pPr>
                  <w:pStyle w:val="af"/>
                  <w:ind w:firstLine="420"/>
                </w:pPr>
              </w:pPrChange>
            </w:pPr>
            <w:r w:rsidRPr="00054AB3">
              <w:rPr>
                <w:rFonts w:hint="eastAsia"/>
              </w:rPr>
              <w:t>其它混凝土</w:t>
            </w:r>
          </w:p>
        </w:tc>
        <w:tc>
          <w:tcPr>
            <w:tcW w:w="812" w:type="dxa"/>
            <w:vAlign w:val="center"/>
            <w:tcPrChange w:id="968" w:author="刘全" w:date="2021-12-04T01:42:00Z">
              <w:tcPr>
                <w:tcW w:w="812" w:type="dxa"/>
              </w:tcPr>
            </w:tcPrChange>
          </w:tcPr>
          <w:p w14:paraId="05D3C589" w14:textId="77777777" w:rsidR="00A2081F" w:rsidRPr="00054AB3" w:rsidRDefault="00A2081F">
            <w:pPr>
              <w:pStyle w:val="af"/>
              <w:ind w:firstLineChars="0"/>
              <w:pPrChange w:id="969" w:author="刘全" w:date="2021-12-03T12:00:00Z">
                <w:pPr>
                  <w:pStyle w:val="af"/>
                  <w:ind w:firstLine="420"/>
                </w:pPr>
              </w:pPrChange>
            </w:pPr>
          </w:p>
        </w:tc>
        <w:tc>
          <w:tcPr>
            <w:tcW w:w="814" w:type="dxa"/>
            <w:vAlign w:val="center"/>
            <w:tcPrChange w:id="970" w:author="刘全" w:date="2021-12-04T01:42:00Z">
              <w:tcPr>
                <w:tcW w:w="814" w:type="dxa"/>
              </w:tcPr>
            </w:tcPrChange>
          </w:tcPr>
          <w:p w14:paraId="284DBE89" w14:textId="77777777" w:rsidR="00A2081F" w:rsidRPr="00054AB3" w:rsidRDefault="00A2081F">
            <w:pPr>
              <w:pStyle w:val="af"/>
              <w:ind w:firstLineChars="0"/>
              <w:pPrChange w:id="971" w:author="刘全" w:date="2021-12-03T12:00:00Z">
                <w:pPr>
                  <w:pStyle w:val="af"/>
                  <w:ind w:firstLine="420"/>
                </w:pPr>
              </w:pPrChange>
            </w:pPr>
            <w:r w:rsidRPr="00054AB3">
              <w:rPr>
                <w:rFonts w:hint="eastAsia"/>
              </w:rPr>
              <w:t>2400</w:t>
            </w:r>
          </w:p>
        </w:tc>
        <w:tc>
          <w:tcPr>
            <w:tcW w:w="668" w:type="dxa"/>
            <w:vAlign w:val="center"/>
            <w:tcPrChange w:id="972" w:author="刘全" w:date="2021-12-04T01:42:00Z">
              <w:tcPr>
                <w:tcW w:w="668" w:type="dxa"/>
              </w:tcPr>
            </w:tcPrChange>
          </w:tcPr>
          <w:p w14:paraId="4993563A" w14:textId="77777777" w:rsidR="00A2081F" w:rsidRPr="00054AB3" w:rsidRDefault="00A2081F">
            <w:pPr>
              <w:pStyle w:val="af"/>
              <w:ind w:firstLineChars="0"/>
              <w:pPrChange w:id="973" w:author="刘全" w:date="2021-12-03T12:00:00Z">
                <w:pPr>
                  <w:pStyle w:val="af"/>
                  <w:ind w:firstLine="420"/>
                </w:pPr>
              </w:pPrChange>
            </w:pPr>
            <w:r w:rsidRPr="00054AB3">
              <w:rPr>
                <w:rFonts w:hint="eastAsia"/>
              </w:rPr>
              <w:t>93</w:t>
            </w:r>
          </w:p>
        </w:tc>
        <w:tc>
          <w:tcPr>
            <w:tcW w:w="902" w:type="dxa"/>
            <w:vAlign w:val="center"/>
            <w:tcPrChange w:id="974" w:author="刘全" w:date="2021-12-04T01:42:00Z">
              <w:tcPr>
                <w:tcW w:w="902" w:type="dxa"/>
              </w:tcPr>
            </w:tcPrChange>
          </w:tcPr>
          <w:p w14:paraId="345FBB59" w14:textId="77777777" w:rsidR="00A2081F" w:rsidRPr="00054AB3" w:rsidRDefault="00A2081F">
            <w:pPr>
              <w:pStyle w:val="af"/>
              <w:ind w:firstLineChars="0"/>
              <w:pPrChange w:id="975" w:author="刘全" w:date="2021-12-03T12:00:00Z">
                <w:pPr>
                  <w:pStyle w:val="af"/>
                  <w:ind w:firstLine="420"/>
                </w:pPr>
              </w:pPrChange>
            </w:pPr>
            <w:r w:rsidRPr="00054AB3">
              <w:rPr>
                <w:rFonts w:hint="eastAsia"/>
              </w:rPr>
              <w:t>1</w:t>
            </w:r>
            <w:r>
              <w:rPr>
                <w:rFonts w:hint="eastAsia"/>
              </w:rPr>
              <w:t>.0</w:t>
            </w:r>
          </w:p>
        </w:tc>
        <w:tc>
          <w:tcPr>
            <w:tcW w:w="902" w:type="dxa"/>
            <w:vAlign w:val="center"/>
            <w:tcPrChange w:id="976" w:author="刘全" w:date="2021-12-04T01:42:00Z">
              <w:tcPr>
                <w:tcW w:w="902" w:type="dxa"/>
              </w:tcPr>
            </w:tcPrChange>
          </w:tcPr>
          <w:p w14:paraId="57A31BB9" w14:textId="77777777" w:rsidR="00A2081F" w:rsidRPr="00054AB3" w:rsidRDefault="00A2081F">
            <w:pPr>
              <w:pStyle w:val="af"/>
              <w:ind w:firstLineChars="0"/>
              <w:pPrChange w:id="977" w:author="刘全" w:date="2021-12-03T12:00:00Z">
                <w:pPr>
                  <w:pStyle w:val="af"/>
                  <w:ind w:firstLine="420"/>
                </w:pPr>
              </w:pPrChange>
            </w:pPr>
            <w:r w:rsidRPr="00054AB3">
              <w:rPr>
                <w:rFonts w:hint="eastAsia"/>
              </w:rPr>
              <w:t>1</w:t>
            </w:r>
            <w:r>
              <w:rPr>
                <w:rFonts w:hint="eastAsia"/>
              </w:rPr>
              <w:t>.0</w:t>
            </w:r>
          </w:p>
        </w:tc>
        <w:tc>
          <w:tcPr>
            <w:tcW w:w="662" w:type="dxa"/>
            <w:vAlign w:val="center"/>
            <w:tcPrChange w:id="978" w:author="刘全" w:date="2021-12-04T01:42:00Z">
              <w:tcPr>
                <w:tcW w:w="662" w:type="dxa"/>
              </w:tcPr>
            </w:tcPrChange>
          </w:tcPr>
          <w:p w14:paraId="276B729B" w14:textId="77777777" w:rsidR="00A2081F" w:rsidRPr="00054AB3" w:rsidRDefault="00A2081F">
            <w:pPr>
              <w:pStyle w:val="af"/>
              <w:ind w:firstLineChars="0"/>
              <w:pPrChange w:id="979" w:author="刘全" w:date="2021-12-03T12:00:00Z">
                <w:pPr>
                  <w:pStyle w:val="af"/>
                  <w:ind w:firstLine="420"/>
                </w:pPr>
              </w:pPrChange>
            </w:pPr>
            <w:r>
              <w:rPr>
                <w:rFonts w:hint="eastAsia"/>
              </w:rPr>
              <w:t>否</w:t>
            </w:r>
          </w:p>
        </w:tc>
        <w:tc>
          <w:tcPr>
            <w:tcW w:w="720" w:type="dxa"/>
            <w:vAlign w:val="center"/>
            <w:tcPrChange w:id="980" w:author="刘全" w:date="2021-12-04T01:42:00Z">
              <w:tcPr>
                <w:tcW w:w="720" w:type="dxa"/>
              </w:tcPr>
            </w:tcPrChange>
          </w:tcPr>
          <w:p w14:paraId="60187B73" w14:textId="77777777" w:rsidR="00A2081F" w:rsidRPr="00054AB3" w:rsidRDefault="00A2081F">
            <w:pPr>
              <w:pStyle w:val="af"/>
              <w:ind w:firstLineChars="0"/>
              <w:pPrChange w:id="981" w:author="刘全" w:date="2021-12-03T12:00:00Z">
                <w:pPr>
                  <w:pStyle w:val="af"/>
                  <w:ind w:firstLine="420"/>
                </w:pPr>
              </w:pPrChange>
            </w:pPr>
            <w:r>
              <w:rPr>
                <w:rFonts w:hint="eastAsia"/>
              </w:rPr>
              <w:t>否</w:t>
            </w:r>
          </w:p>
        </w:tc>
        <w:tc>
          <w:tcPr>
            <w:tcW w:w="724" w:type="dxa"/>
            <w:vAlign w:val="center"/>
            <w:tcPrChange w:id="982" w:author="刘全" w:date="2021-12-04T01:42:00Z">
              <w:tcPr>
                <w:tcW w:w="724" w:type="dxa"/>
              </w:tcPr>
            </w:tcPrChange>
          </w:tcPr>
          <w:p w14:paraId="2644CE22" w14:textId="77777777" w:rsidR="00A2081F" w:rsidRPr="00054AB3" w:rsidRDefault="00A2081F">
            <w:pPr>
              <w:pStyle w:val="af"/>
              <w:ind w:firstLineChars="0"/>
              <w:pPrChange w:id="983" w:author="刘全" w:date="2021-12-03T12:00:00Z">
                <w:pPr>
                  <w:pStyle w:val="af"/>
                  <w:ind w:firstLine="420"/>
                </w:pPr>
              </w:pPrChange>
            </w:pPr>
            <w:r>
              <w:rPr>
                <w:rFonts w:hint="eastAsia"/>
              </w:rPr>
              <w:t>是</w:t>
            </w:r>
          </w:p>
        </w:tc>
      </w:tr>
    </w:tbl>
    <w:p w14:paraId="23CC1B0B" w14:textId="77777777" w:rsidR="00A2081F" w:rsidRDefault="00A2081F" w:rsidP="00A2081F">
      <w:pPr>
        <w:pStyle w:val="21"/>
        <w:ind w:firstLine="480"/>
      </w:pPr>
      <w:r w:rsidRPr="006C4E96">
        <w:rPr>
          <w:rFonts w:hint="eastAsia"/>
        </w:rPr>
        <w:t>编号</w:t>
      </w:r>
      <w:r>
        <w:rPr>
          <w:rFonts w:hint="eastAsia"/>
        </w:rPr>
        <w:t>为料性的唯一标识符。</w:t>
      </w:r>
    </w:p>
    <w:p w14:paraId="68364C6F" w14:textId="77777777" w:rsidR="00A2081F" w:rsidRDefault="00A2081F" w:rsidP="00A2081F">
      <w:pPr>
        <w:pStyle w:val="21"/>
        <w:ind w:firstLine="480"/>
      </w:pPr>
      <w:r>
        <w:rPr>
          <w:rFonts w:hint="eastAsia"/>
        </w:rPr>
        <w:t>料性有基本物理属性如：</w:t>
      </w:r>
      <w:r w:rsidRPr="00CF5D56">
        <w:rPr>
          <w:rFonts w:hint="eastAsia"/>
        </w:rPr>
        <w:t>硬度</w:t>
      </w:r>
      <w:r>
        <w:rPr>
          <w:rFonts w:hint="eastAsia"/>
        </w:rPr>
        <w:t>、</w:t>
      </w:r>
      <w:r w:rsidRPr="00CF5D56">
        <w:rPr>
          <w:rFonts w:hint="eastAsia"/>
        </w:rPr>
        <w:t>容重</w:t>
      </w:r>
      <w:r>
        <w:rPr>
          <w:rFonts w:hint="eastAsia"/>
        </w:rPr>
        <w:t>、</w:t>
      </w:r>
      <w:r w:rsidRPr="00CF5D56">
        <w:rPr>
          <w:rFonts w:hint="eastAsia"/>
        </w:rPr>
        <w:t>运输方比例</w:t>
      </w:r>
      <w:r>
        <w:rPr>
          <w:rFonts w:hint="eastAsia"/>
        </w:rPr>
        <w:t>和</w:t>
      </w:r>
      <w:r w:rsidRPr="00CF5D56">
        <w:rPr>
          <w:rFonts w:hint="eastAsia"/>
        </w:rPr>
        <w:t>堆存放比例</w:t>
      </w:r>
      <w:r>
        <w:rPr>
          <w:rFonts w:hint="eastAsia"/>
        </w:rPr>
        <w:t>等，</w:t>
      </w:r>
      <w:r w:rsidRPr="00CF5D56">
        <w:rPr>
          <w:rFonts w:hint="eastAsia"/>
        </w:rPr>
        <w:t>运输方比例</w:t>
      </w:r>
      <w:r>
        <w:rPr>
          <w:rFonts w:hint="eastAsia"/>
        </w:rPr>
        <w:t>和</w:t>
      </w:r>
      <w:r w:rsidRPr="00CF5D56">
        <w:rPr>
          <w:rFonts w:hint="eastAsia"/>
        </w:rPr>
        <w:t>堆存放比例</w:t>
      </w:r>
      <w:r>
        <w:rPr>
          <w:rFonts w:hint="eastAsia"/>
        </w:rPr>
        <w:t>（指运输与堆存过程中单位自然方对应的体积变化比例）。</w:t>
      </w:r>
    </w:p>
    <w:p w14:paraId="061F3D8E" w14:textId="77777777" w:rsidR="00A2081F" w:rsidRDefault="00A2081F" w:rsidP="00A2081F">
      <w:pPr>
        <w:pStyle w:val="21"/>
        <w:ind w:firstLine="480"/>
      </w:pPr>
      <w:r>
        <w:rPr>
          <w:rFonts w:hint="eastAsia"/>
        </w:rPr>
        <w:t>计算系统通过料物分级属性来确定料物的可用性和兼容性。料物分级范围从</w:t>
      </w:r>
      <w:r>
        <w:rPr>
          <w:rFonts w:hint="eastAsia"/>
        </w:rPr>
        <w:t>-10</w:t>
      </w:r>
      <w:r>
        <w:rPr>
          <w:rFonts w:hint="eastAsia"/>
        </w:rPr>
        <w:t>～</w:t>
      </w:r>
      <w:r>
        <w:rPr>
          <w:rFonts w:hint="eastAsia"/>
        </w:rPr>
        <w:t>100</w:t>
      </w:r>
      <w:r>
        <w:rPr>
          <w:rFonts w:hint="eastAsia"/>
        </w:rPr>
        <w:t>。分级小于</w:t>
      </w:r>
      <w:r>
        <w:rPr>
          <w:rFonts w:hint="eastAsia"/>
        </w:rPr>
        <w:t>0</w:t>
      </w:r>
      <w:r>
        <w:rPr>
          <w:rFonts w:hint="eastAsia"/>
        </w:rPr>
        <w:t>的料物系统认为是初始料，不能直接利用。按照目前的计算规范，分级在</w:t>
      </w:r>
      <w:r>
        <w:rPr>
          <w:rFonts w:hint="eastAsia"/>
        </w:rPr>
        <w:t>[0</w:t>
      </w:r>
      <w:r>
        <w:rPr>
          <w:rFonts w:hint="eastAsia"/>
        </w:rPr>
        <w:t>～</w:t>
      </w:r>
      <w:r>
        <w:rPr>
          <w:rFonts w:hint="eastAsia"/>
        </w:rPr>
        <w:t>10]</w:t>
      </w:r>
      <w:r>
        <w:rPr>
          <w:rFonts w:hint="eastAsia"/>
        </w:rPr>
        <w:t>的是弃料；分级在</w:t>
      </w:r>
      <w:r>
        <w:rPr>
          <w:rFonts w:hint="eastAsia"/>
        </w:rPr>
        <w:t>[10</w:t>
      </w:r>
      <w:r>
        <w:rPr>
          <w:rFonts w:hint="eastAsia"/>
        </w:rPr>
        <w:t>～</w:t>
      </w:r>
      <w:r>
        <w:rPr>
          <w:rFonts w:hint="eastAsia"/>
        </w:rPr>
        <w:t>45]</w:t>
      </w:r>
      <w:r>
        <w:rPr>
          <w:rFonts w:hint="eastAsia"/>
        </w:rPr>
        <w:t>认为可以用作次要部分混凝土骨料；分级在</w:t>
      </w:r>
      <w:r>
        <w:rPr>
          <w:rFonts w:hint="eastAsia"/>
        </w:rPr>
        <w:t>[35</w:t>
      </w:r>
      <w:r>
        <w:rPr>
          <w:rFonts w:hint="eastAsia"/>
        </w:rPr>
        <w:t>～</w:t>
      </w:r>
      <w:r>
        <w:rPr>
          <w:rFonts w:hint="eastAsia"/>
        </w:rPr>
        <w:t>45]</w:t>
      </w:r>
      <w:r>
        <w:rPr>
          <w:rFonts w:hint="eastAsia"/>
        </w:rPr>
        <w:t>认为可以用作大坝混凝土骨料；该设定区间可以调整，见“料性组”部分。</w:t>
      </w:r>
    </w:p>
    <w:p w14:paraId="77893465" w14:textId="77777777" w:rsidR="00A2081F" w:rsidRDefault="00A2081F" w:rsidP="00A2081F">
      <w:pPr>
        <w:pStyle w:val="21"/>
        <w:ind w:firstLine="480"/>
      </w:pPr>
      <w:r>
        <w:rPr>
          <w:rFonts w:hint="eastAsia"/>
        </w:rPr>
        <w:t>分解终点属性指在进行料性分解时，分解到该料性，即不再进行进一步的分解。到达分解的终点，物料就可以进行去向判别了。如：混凝土是多种物料组合而成，在料性</w:t>
      </w:r>
      <w:r>
        <w:rPr>
          <w:rFonts w:hint="eastAsia"/>
        </w:rPr>
        <w:lastRenderedPageBreak/>
        <w:t>分解时就应该将其进一步分解，因此混凝土都不是分解终点；混凝土料性分解后，得到的水泥是分解终点，因此在制定匹配计划时就会为水泥寻找来源（去向）。参见</w:t>
      </w:r>
      <w:r>
        <w:fldChar w:fldCharType="begin"/>
      </w:r>
      <w:r>
        <w:instrText xml:space="preserve"> REF _Ref245289285 \r \h </w:instrText>
      </w:r>
      <w:r>
        <w:fldChar w:fldCharType="separate"/>
      </w:r>
      <w:r>
        <w:t>8.2.3</w:t>
      </w:r>
      <w:r>
        <w:fldChar w:fldCharType="end"/>
      </w:r>
      <w:r>
        <w:fldChar w:fldCharType="begin"/>
      </w:r>
      <w:r>
        <w:instrText xml:space="preserve"> REF _Ref245289288 \h </w:instrText>
      </w:r>
      <w:r>
        <w:fldChar w:fldCharType="separate"/>
      </w:r>
      <w:r>
        <w:rPr>
          <w:rFonts w:hint="eastAsia"/>
        </w:rPr>
        <w:t>追踪计划（必选）</w:t>
      </w:r>
      <w:r>
        <w:fldChar w:fldCharType="end"/>
      </w:r>
    </w:p>
    <w:p w14:paraId="65ABEF4A" w14:textId="77777777" w:rsidR="00A2081F" w:rsidRPr="005B731B" w:rsidRDefault="00A2081F" w:rsidP="00A2081F">
      <w:pPr>
        <w:pStyle w:val="21"/>
        <w:ind w:firstLine="480"/>
      </w:pPr>
      <w:r>
        <w:rPr>
          <w:rFonts w:hint="eastAsia"/>
        </w:rPr>
        <w:t>基本料性指料性描述中的基本内容，主要用于开挖物料成分统计，如</w:t>
      </w:r>
      <w:r>
        <w:fldChar w:fldCharType="begin"/>
      </w:r>
      <w:r>
        <w:instrText xml:space="preserve"> REF </w:instrText>
      </w:r>
      <w:r>
        <w:rPr>
          <w:rFonts w:hint="eastAsia"/>
        </w:rPr>
        <w:instrText>料性表的内容</w:instrText>
      </w:r>
      <w:r>
        <w:rPr>
          <w:rFonts w:hint="eastAsia"/>
        </w:rPr>
        <w:instrText xml:space="preserve"> \h</w:instrText>
      </w:r>
      <w:r>
        <w:instrText xml:space="preserve"> </w:instrText>
      </w:r>
      <w:r>
        <w:fldChar w:fldCharType="separate"/>
      </w:r>
      <w:r>
        <w:rPr>
          <w:rFonts w:hint="eastAsia"/>
        </w:rPr>
        <w:t>表</w:t>
      </w:r>
      <w:r>
        <w:rPr>
          <w:noProof/>
        </w:rPr>
        <w:t>5</w:t>
      </w:r>
      <w:r w:rsidRPr="00BC6B0D">
        <w:t>.</w:t>
      </w:r>
      <w:r>
        <w:rPr>
          <w:noProof/>
        </w:rPr>
        <w:t>1</w:t>
      </w:r>
      <w:r>
        <w:fldChar w:fldCharType="end"/>
      </w:r>
      <w:r>
        <w:rPr>
          <w:rFonts w:hint="eastAsia"/>
        </w:rPr>
        <w:t>中所示土料、</w:t>
      </w:r>
      <w:r w:rsidRPr="00054AB3">
        <w:rPr>
          <w:rFonts w:hint="eastAsia"/>
        </w:rPr>
        <w:t>含杏仁玄武岩</w:t>
      </w:r>
      <w:r>
        <w:rPr>
          <w:rFonts w:hint="eastAsia"/>
        </w:rPr>
        <w:t>等；而混凝土是其他物料拌和而成，因此不是基本料性。而“</w:t>
      </w:r>
      <w:r w:rsidRPr="005B731B">
        <w:rPr>
          <w:rFonts w:hint="eastAsia"/>
        </w:rPr>
        <w:t>右岸厂房开挖可用料</w:t>
      </w:r>
      <w:r>
        <w:rPr>
          <w:rFonts w:hint="eastAsia"/>
        </w:rPr>
        <w:t>”是某个部位开挖出来的可用料，为特指内容，因此也不是基本料性。</w:t>
      </w:r>
    </w:p>
    <w:p w14:paraId="1007D99B" w14:textId="77777777" w:rsidR="00A2081F" w:rsidRDefault="00A2081F" w:rsidP="00A2081F">
      <w:pPr>
        <w:pStyle w:val="21"/>
        <w:ind w:firstLine="480"/>
      </w:pPr>
      <w:r>
        <w:rPr>
          <w:rFonts w:hint="eastAsia"/>
        </w:rPr>
        <w:t>实时处理指该项目的料物的有效期很短，必须及时处理，主要针对混凝土料设置。（仿真中暂时未涉及时效性方面的内容，因此该项目暂时保留未用）</w:t>
      </w:r>
    </w:p>
    <w:p w14:paraId="1833BC1E" w14:textId="5CBAE419" w:rsidR="00A2081F" w:rsidRDefault="00A2081F" w:rsidP="00A2081F">
      <w:pPr>
        <w:pStyle w:val="21"/>
        <w:ind w:firstLine="480"/>
      </w:pPr>
      <w:r>
        <w:rPr>
          <w:rFonts w:hint="eastAsia"/>
        </w:rPr>
        <w:t>点击“料性信息”</w:t>
      </w:r>
      <w:r w:rsidRPr="00B66F23">
        <w:rPr>
          <w:noProof/>
        </w:rPr>
        <w:drawing>
          <wp:inline distT="0" distB="0" distL="0" distR="0" wp14:anchorId="79C831AF" wp14:editId="1A918C2A">
            <wp:extent cx="393700" cy="407670"/>
            <wp:effectExtent l="0" t="0" r="635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3700" cy="407670"/>
                    </a:xfrm>
                    <a:prstGeom prst="rect">
                      <a:avLst/>
                    </a:prstGeom>
                    <a:noFill/>
                    <a:ln>
                      <a:noFill/>
                    </a:ln>
                  </pic:spPr>
                </pic:pic>
              </a:graphicData>
            </a:graphic>
          </wp:inline>
        </w:drawing>
      </w:r>
      <w:r>
        <w:rPr>
          <w:rFonts w:hint="eastAsia"/>
        </w:rPr>
        <w:t>按钮，可以弹出如</w:t>
      </w:r>
      <w:r>
        <w:fldChar w:fldCharType="begin"/>
      </w:r>
      <w:r>
        <w:rPr>
          <w:rFonts w:hint="eastAsia"/>
        </w:rPr>
        <w:instrText>ref</w:instrText>
      </w:r>
      <w:r>
        <w:instrText xml:space="preserve">  </w:instrText>
      </w:r>
      <w:r>
        <w:rPr>
          <w:rFonts w:hint="eastAsia"/>
        </w:rPr>
        <w:instrText>料性信息界面</w:instrText>
      </w:r>
      <w:r>
        <w:fldChar w:fldCharType="separate"/>
      </w:r>
      <w:r w:rsidRPr="00586411">
        <w:rPr>
          <w:rFonts w:hint="eastAsia"/>
        </w:rPr>
        <w:t>图</w:t>
      </w:r>
      <w:r>
        <w:rPr>
          <w:noProof/>
        </w:rPr>
        <w:t>5</w:t>
      </w:r>
      <w:r w:rsidRPr="00586411">
        <w:t>.</w:t>
      </w:r>
      <w:r>
        <w:rPr>
          <w:noProof/>
        </w:rPr>
        <w:t>1</w:t>
      </w:r>
      <w:r>
        <w:fldChar w:fldCharType="end"/>
      </w:r>
      <w:r>
        <w:rPr>
          <w:rFonts w:hint="eastAsia"/>
        </w:rPr>
        <w:t>所示对话框。</w:t>
      </w:r>
    </w:p>
    <w:p w14:paraId="13C49634" w14:textId="0275C89C" w:rsidR="00A2081F" w:rsidRDefault="00A2081F" w:rsidP="00A2081F">
      <w:pPr>
        <w:pStyle w:val="af0"/>
      </w:pPr>
      <w:r w:rsidRPr="00B66F23">
        <w:rPr>
          <w:noProof/>
        </w:rPr>
        <w:drawing>
          <wp:inline distT="0" distB="0" distL="0" distR="0" wp14:anchorId="1027007C" wp14:editId="77C9595A">
            <wp:extent cx="5753735" cy="2181860"/>
            <wp:effectExtent l="0" t="0" r="0" b="889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735" cy="2181860"/>
                    </a:xfrm>
                    <a:prstGeom prst="rect">
                      <a:avLst/>
                    </a:prstGeom>
                    <a:noFill/>
                    <a:ln>
                      <a:noFill/>
                    </a:ln>
                  </pic:spPr>
                </pic:pic>
              </a:graphicData>
            </a:graphic>
          </wp:inline>
        </w:drawing>
      </w:r>
    </w:p>
    <w:p w14:paraId="77C3116B" w14:textId="77777777" w:rsidR="00A2081F" w:rsidRDefault="00A2081F" w:rsidP="00A2081F">
      <w:pPr>
        <w:pStyle w:val="ad"/>
      </w:pPr>
      <w:bookmarkStart w:id="984" w:name="料性信息界面"/>
      <w:r w:rsidRPr="00586411">
        <w:rPr>
          <w:rFonts w:hint="eastAsia"/>
        </w:rPr>
        <w:t>图</w:t>
      </w:r>
      <w:fldSimple w:instr=" STYLEREF 1 \s ">
        <w:r>
          <w:rPr>
            <w:noProof/>
          </w:rPr>
          <w:t>5</w:t>
        </w:r>
      </w:fldSimple>
      <w:r w:rsidRPr="00586411">
        <w:t>.</w:t>
      </w:r>
      <w:r w:rsidRPr="00586411">
        <w:fldChar w:fldCharType="begin"/>
      </w:r>
      <w:r w:rsidRPr="00586411">
        <w:instrText xml:space="preserve"> SEQ </w:instrText>
      </w:r>
      <w:r w:rsidRPr="00586411">
        <w:rPr>
          <w:rFonts w:hint="eastAsia"/>
        </w:rPr>
        <w:instrText>图</w:instrText>
      </w:r>
      <w:r w:rsidRPr="00586411">
        <w:rPr>
          <w:rFonts w:hint="eastAsia"/>
        </w:rPr>
        <w:instrText xml:space="preserve"> \* ARABIC \s 1</w:instrText>
      </w:r>
      <w:r w:rsidRPr="00586411">
        <w:instrText xml:space="preserve"> </w:instrText>
      </w:r>
      <w:r w:rsidRPr="00586411">
        <w:fldChar w:fldCharType="separate"/>
      </w:r>
      <w:r>
        <w:rPr>
          <w:noProof/>
        </w:rPr>
        <w:t>1</w:t>
      </w:r>
      <w:r w:rsidRPr="00586411">
        <w:fldChar w:fldCharType="end"/>
      </w:r>
      <w:bookmarkEnd w:id="984"/>
      <w:r>
        <w:rPr>
          <w:rFonts w:hint="eastAsia"/>
        </w:rPr>
        <w:tab/>
      </w:r>
      <w:r>
        <w:rPr>
          <w:rFonts w:hint="eastAsia"/>
        </w:rPr>
        <w:t>料性信息界面</w:t>
      </w:r>
    </w:p>
    <w:p w14:paraId="11802F7C" w14:textId="685D1754" w:rsidR="00A2081F" w:rsidRDefault="00A2081F" w:rsidP="00A2081F">
      <w:pPr>
        <w:pStyle w:val="af0"/>
      </w:pPr>
      <w:r w:rsidRPr="00210EFA">
        <w:rPr>
          <w:noProof/>
        </w:rPr>
        <w:drawing>
          <wp:inline distT="0" distB="0" distL="0" distR="0" wp14:anchorId="434A5CE7" wp14:editId="74EAA231">
            <wp:extent cx="5748655" cy="2272665"/>
            <wp:effectExtent l="0" t="0" r="444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48655" cy="2272665"/>
                    </a:xfrm>
                    <a:prstGeom prst="rect">
                      <a:avLst/>
                    </a:prstGeom>
                    <a:noFill/>
                    <a:ln>
                      <a:noFill/>
                    </a:ln>
                  </pic:spPr>
                </pic:pic>
              </a:graphicData>
            </a:graphic>
          </wp:inline>
        </w:drawing>
      </w:r>
    </w:p>
    <w:p w14:paraId="7DAA5407" w14:textId="77777777" w:rsidR="00A2081F" w:rsidRDefault="00A2081F" w:rsidP="00A2081F">
      <w:pPr>
        <w:pStyle w:val="ad"/>
      </w:pPr>
      <w:bookmarkStart w:id="985" w:name="料性组信息界面"/>
      <w:r w:rsidRPr="00586411">
        <w:rPr>
          <w:rFonts w:hint="eastAsia"/>
        </w:rPr>
        <w:t>图</w:t>
      </w:r>
      <w:fldSimple w:instr=" STYLEREF 1 \s ">
        <w:r>
          <w:rPr>
            <w:noProof/>
          </w:rPr>
          <w:t>5</w:t>
        </w:r>
      </w:fldSimple>
      <w:r w:rsidRPr="00586411">
        <w:t>.</w:t>
      </w:r>
      <w:r w:rsidRPr="00586411">
        <w:fldChar w:fldCharType="begin"/>
      </w:r>
      <w:r w:rsidRPr="00586411">
        <w:instrText xml:space="preserve"> SEQ </w:instrText>
      </w:r>
      <w:r w:rsidRPr="00586411">
        <w:rPr>
          <w:rFonts w:hint="eastAsia"/>
        </w:rPr>
        <w:instrText>图</w:instrText>
      </w:r>
      <w:r w:rsidRPr="00586411">
        <w:rPr>
          <w:rFonts w:hint="eastAsia"/>
        </w:rPr>
        <w:instrText xml:space="preserve"> \* ARABIC \s 1</w:instrText>
      </w:r>
      <w:r w:rsidRPr="00586411">
        <w:instrText xml:space="preserve"> </w:instrText>
      </w:r>
      <w:r w:rsidRPr="00586411">
        <w:fldChar w:fldCharType="separate"/>
      </w:r>
      <w:r>
        <w:rPr>
          <w:noProof/>
        </w:rPr>
        <w:t>2</w:t>
      </w:r>
      <w:r w:rsidRPr="00586411">
        <w:fldChar w:fldCharType="end"/>
      </w:r>
      <w:bookmarkEnd w:id="985"/>
      <w:r>
        <w:rPr>
          <w:rFonts w:hint="eastAsia"/>
        </w:rPr>
        <w:tab/>
      </w:r>
      <w:r>
        <w:rPr>
          <w:rFonts w:hint="eastAsia"/>
        </w:rPr>
        <w:t>料性组信息界面</w:t>
      </w:r>
    </w:p>
    <w:p w14:paraId="0A66824A" w14:textId="28F65437" w:rsidR="00A2081F" w:rsidRPr="00AC1BCE" w:rsidRDefault="00A2081F">
      <w:pPr>
        <w:pStyle w:val="4"/>
        <w:pPrChange w:id="986" w:author="刘全" w:date="2021-12-03T11:59:00Z">
          <w:pPr>
            <w:pStyle w:val="3"/>
            <w:tabs>
              <w:tab w:val="num" w:pos="1080"/>
            </w:tabs>
            <w:spacing w:line="360" w:lineRule="auto"/>
            <w:textAlignment w:val="auto"/>
          </w:pPr>
        </w:pPrChange>
      </w:pPr>
      <w:r>
        <w:rPr>
          <w:rFonts w:hint="eastAsia"/>
        </w:rPr>
        <w:t>用户</w:t>
      </w:r>
      <w:r>
        <w:t>料性与基本料性的</w:t>
      </w:r>
      <w:r>
        <w:rPr>
          <w:rFonts w:hint="eastAsia"/>
        </w:rPr>
        <w:t>兼容性</w:t>
      </w:r>
    </w:p>
    <w:p w14:paraId="19A0FA2C" w14:textId="77777777" w:rsidR="00A2081F" w:rsidRDefault="00A2081F" w:rsidP="00A2081F">
      <w:pPr>
        <w:pStyle w:val="21"/>
        <w:ind w:firstLine="480"/>
      </w:pPr>
      <w:r>
        <w:rPr>
          <w:rFonts w:hint="eastAsia"/>
        </w:rPr>
        <w:t>料性组是将料性以分级指标为标准进行分组，以便以组为单位进行料物处理。主要</w:t>
      </w:r>
      <w:r>
        <w:rPr>
          <w:rFonts w:hint="eastAsia"/>
        </w:rPr>
        <w:lastRenderedPageBreak/>
        <w:t>用在需要表明兼容料性的场合。</w:t>
      </w:r>
    </w:p>
    <w:p w14:paraId="4FAA20AE" w14:textId="77777777" w:rsidR="00A2081F" w:rsidRDefault="00A2081F" w:rsidP="00A2081F">
      <w:pPr>
        <w:pStyle w:val="21"/>
        <w:ind w:firstLine="480"/>
      </w:pPr>
      <w:r>
        <w:fldChar w:fldCharType="begin"/>
      </w:r>
      <w:r>
        <w:rPr>
          <w:rFonts w:hint="eastAsia"/>
        </w:rPr>
        <w:instrText>ref</w:instrText>
      </w:r>
      <w:r>
        <w:instrText xml:space="preserve">  </w:instrText>
      </w:r>
      <w:r>
        <w:rPr>
          <w:rFonts w:hint="eastAsia"/>
        </w:rPr>
        <w:instrText>料性组表的内容</w:instrText>
      </w:r>
      <w:r>
        <w:fldChar w:fldCharType="separate"/>
      </w:r>
      <w:r>
        <w:rPr>
          <w:rFonts w:hint="eastAsia"/>
        </w:rPr>
        <w:t>表</w:t>
      </w:r>
      <w:r>
        <w:rPr>
          <w:noProof/>
        </w:rPr>
        <w:t>5</w:t>
      </w:r>
      <w:r w:rsidRPr="00BC6B0D">
        <w:t>.</w:t>
      </w:r>
      <w:r>
        <w:rPr>
          <w:noProof/>
        </w:rPr>
        <w:t>2</w:t>
      </w:r>
      <w:r>
        <w:fldChar w:fldCharType="end"/>
      </w:r>
      <w:r>
        <w:rPr>
          <w:rFonts w:hint="eastAsia"/>
        </w:rPr>
        <w:t>中“大坝混凝土骨料毛料组”分级区间为</w:t>
      </w:r>
      <w:r>
        <w:rPr>
          <w:rFonts w:hint="eastAsia"/>
        </w:rPr>
        <w:t>35</w:t>
      </w:r>
      <w:r>
        <w:rPr>
          <w:rFonts w:hint="eastAsia"/>
        </w:rPr>
        <w:t>～</w:t>
      </w:r>
      <w:r>
        <w:rPr>
          <w:rFonts w:hint="eastAsia"/>
        </w:rPr>
        <w:t>50</w:t>
      </w:r>
      <w:r>
        <w:rPr>
          <w:rFonts w:hint="eastAsia"/>
        </w:rPr>
        <w:t>，即料性分级在</w:t>
      </w:r>
      <w:r>
        <w:rPr>
          <w:rFonts w:hint="eastAsia"/>
        </w:rPr>
        <w:t>35</w:t>
      </w:r>
      <w:r>
        <w:rPr>
          <w:rFonts w:hint="eastAsia"/>
        </w:rPr>
        <w:t>～</w:t>
      </w:r>
      <w:r>
        <w:rPr>
          <w:rFonts w:hint="eastAsia"/>
        </w:rPr>
        <w:t>50</w:t>
      </w:r>
      <w:r>
        <w:rPr>
          <w:rFonts w:hint="eastAsia"/>
        </w:rPr>
        <w:t>的都可以作为大坝混凝土骨料毛料。如：当前料性表中指定的“</w:t>
      </w:r>
      <w:r w:rsidRPr="00054AB3">
        <w:rPr>
          <w:rFonts w:hint="eastAsia"/>
        </w:rPr>
        <w:t>含杏仁玄武岩</w:t>
      </w:r>
      <w:r>
        <w:rPr>
          <w:rFonts w:hint="eastAsia"/>
        </w:rPr>
        <w:t>”料性分级为</w:t>
      </w:r>
      <w:r>
        <w:rPr>
          <w:rFonts w:hint="eastAsia"/>
        </w:rPr>
        <w:t>35</w:t>
      </w:r>
      <w:r>
        <w:rPr>
          <w:rFonts w:hint="eastAsia"/>
        </w:rPr>
        <w:t>，就不符合“大坝混凝土骨料毛料组”的兼容性（质量）要求，因此无法作为大坝混凝土骨料毛料；但是“其他混凝土骨料毛料组”料性分级区间为</w:t>
      </w:r>
      <w:r>
        <w:rPr>
          <w:rFonts w:hint="eastAsia"/>
        </w:rPr>
        <w:t>30</w:t>
      </w:r>
      <w:r>
        <w:rPr>
          <w:rFonts w:hint="eastAsia"/>
        </w:rPr>
        <w:t>～</w:t>
      </w:r>
      <w:r>
        <w:rPr>
          <w:rFonts w:hint="eastAsia"/>
        </w:rPr>
        <w:t>40</w:t>
      </w:r>
      <w:r>
        <w:rPr>
          <w:rFonts w:hint="eastAsia"/>
        </w:rPr>
        <w:t>，“</w:t>
      </w:r>
      <w:r w:rsidRPr="00054AB3">
        <w:rPr>
          <w:rFonts w:hint="eastAsia"/>
        </w:rPr>
        <w:t>含杏仁玄武岩</w:t>
      </w:r>
      <w:r>
        <w:rPr>
          <w:rFonts w:hint="eastAsia"/>
        </w:rPr>
        <w:t>”料性分级为</w:t>
      </w:r>
      <w:r>
        <w:rPr>
          <w:rFonts w:hint="eastAsia"/>
        </w:rPr>
        <w:t>35</w:t>
      </w:r>
      <w:r>
        <w:rPr>
          <w:rFonts w:hint="eastAsia"/>
        </w:rPr>
        <w:t>，符合作为其他混凝土骨料毛料的要求。</w:t>
      </w:r>
    </w:p>
    <w:p w14:paraId="4CB4A3FA" w14:textId="77777777" w:rsidR="00A2081F" w:rsidRPr="00210EFA" w:rsidRDefault="00A2081F" w:rsidP="00A2081F">
      <w:pPr>
        <w:pStyle w:val="21"/>
        <w:ind w:firstLine="480"/>
      </w:pPr>
      <w:r>
        <w:rPr>
          <w:rFonts w:hint="eastAsia"/>
        </w:rPr>
        <w:t>“料性组”表中编号为料性组的唯一标识符；利用顺序说明料性利用的优先级，目前计算模型中以料性分级反映这一问题，该参数保留。其他属性与“料性”表类似，不再累述。</w:t>
      </w:r>
    </w:p>
    <w:p w14:paraId="490395D2" w14:textId="77777777" w:rsidR="00A2081F" w:rsidRDefault="00A2081F" w:rsidP="00A2081F">
      <w:pPr>
        <w:pStyle w:val="ae"/>
      </w:pPr>
      <w:bookmarkStart w:id="987" w:name="料性组表的内容"/>
      <w:r>
        <w:rPr>
          <w:rFonts w:hint="eastAsia"/>
        </w:rPr>
        <w:t>表</w:t>
      </w:r>
      <w:fldSimple w:instr=" STYLEREF 1 \s ">
        <w:r>
          <w:rPr>
            <w:noProof/>
          </w:rPr>
          <w:t>5</w:t>
        </w:r>
      </w:fldSimple>
      <w:r w:rsidRPr="00BC6B0D">
        <w:t>.</w:t>
      </w:r>
      <w:r w:rsidRPr="00BC6B0D">
        <w:fldChar w:fldCharType="begin"/>
      </w:r>
      <w:r w:rsidRPr="00BC6B0D">
        <w:instrText xml:space="preserve"> SEQ </w:instrText>
      </w:r>
      <w:r>
        <w:rPr>
          <w:rFonts w:hint="eastAsia"/>
        </w:rPr>
        <w:instrText>表</w:instrText>
      </w:r>
      <w:r w:rsidRPr="00BC6B0D">
        <w:rPr>
          <w:rFonts w:hint="eastAsia"/>
        </w:rPr>
        <w:instrText xml:space="preserve"> \* ARABIC \s 1</w:instrText>
      </w:r>
      <w:r w:rsidRPr="00BC6B0D">
        <w:instrText xml:space="preserve"> </w:instrText>
      </w:r>
      <w:r w:rsidRPr="00BC6B0D">
        <w:fldChar w:fldCharType="separate"/>
      </w:r>
      <w:r>
        <w:rPr>
          <w:noProof/>
        </w:rPr>
        <w:t>2</w:t>
      </w:r>
      <w:r w:rsidRPr="00BC6B0D">
        <w:fldChar w:fldCharType="end"/>
      </w:r>
      <w:bookmarkEnd w:id="987"/>
      <w:r w:rsidRPr="00BC6B0D">
        <w:rPr>
          <w:rFonts w:hint="eastAsia"/>
        </w:rPr>
        <w:tab/>
      </w:r>
      <w:r>
        <w:rPr>
          <w:rFonts w:hint="eastAsia"/>
        </w:rPr>
        <w:t>“料性组”表的内容</w:t>
      </w:r>
    </w:p>
    <w:tbl>
      <w:tblPr>
        <w:tblStyle w:val="af1"/>
        <w:tblW w:w="8354" w:type="dxa"/>
        <w:jc w:val="center"/>
        <w:tblLook w:val="01E0" w:firstRow="1" w:lastRow="1" w:firstColumn="1" w:lastColumn="1" w:noHBand="0" w:noVBand="0"/>
      </w:tblPr>
      <w:tblGrid>
        <w:gridCol w:w="1161"/>
        <w:gridCol w:w="2363"/>
        <w:gridCol w:w="813"/>
        <w:gridCol w:w="720"/>
        <w:gridCol w:w="720"/>
        <w:gridCol w:w="858"/>
        <w:gridCol w:w="858"/>
        <w:gridCol w:w="861"/>
      </w:tblGrid>
      <w:tr w:rsidR="00A2081F" w14:paraId="2DDE5333" w14:textId="77777777" w:rsidTr="00A2081F">
        <w:trPr>
          <w:trHeight w:val="255"/>
          <w:jc w:val="center"/>
        </w:trPr>
        <w:tc>
          <w:tcPr>
            <w:tcW w:w="1161" w:type="dxa"/>
            <w:noWrap/>
          </w:tcPr>
          <w:p w14:paraId="299777A0" w14:textId="77777777" w:rsidR="00A2081F" w:rsidRDefault="00A2081F">
            <w:pPr>
              <w:pStyle w:val="af"/>
              <w:ind w:firstLineChars="0"/>
              <w:rPr>
                <w:rFonts w:ascii="宋体" w:hAnsi="宋体"/>
              </w:rPr>
              <w:pPrChange w:id="988" w:author="刘全" w:date="2021-12-03T12:00:00Z">
                <w:pPr>
                  <w:pStyle w:val="af"/>
                  <w:ind w:firstLine="420"/>
                </w:pPr>
              </w:pPrChange>
            </w:pPr>
            <w:r>
              <w:rPr>
                <w:rFonts w:hint="eastAsia"/>
              </w:rPr>
              <w:t>编号</w:t>
            </w:r>
          </w:p>
        </w:tc>
        <w:tc>
          <w:tcPr>
            <w:tcW w:w="2363" w:type="dxa"/>
            <w:noWrap/>
          </w:tcPr>
          <w:p w14:paraId="32D502E7" w14:textId="77777777" w:rsidR="00A2081F" w:rsidRDefault="00A2081F">
            <w:pPr>
              <w:pStyle w:val="af"/>
              <w:ind w:firstLineChars="0"/>
              <w:rPr>
                <w:rFonts w:ascii="宋体" w:hAnsi="宋体"/>
              </w:rPr>
              <w:pPrChange w:id="989" w:author="刘全" w:date="2021-12-03T12:00:00Z">
                <w:pPr>
                  <w:pStyle w:val="af"/>
                  <w:ind w:firstLine="420"/>
                </w:pPr>
              </w:pPrChange>
            </w:pPr>
            <w:r>
              <w:rPr>
                <w:rFonts w:hint="eastAsia"/>
              </w:rPr>
              <w:t>名称</w:t>
            </w:r>
          </w:p>
        </w:tc>
        <w:tc>
          <w:tcPr>
            <w:tcW w:w="813" w:type="dxa"/>
            <w:noWrap/>
          </w:tcPr>
          <w:p w14:paraId="30DD203A" w14:textId="77777777" w:rsidR="00A2081F" w:rsidRDefault="00A2081F">
            <w:pPr>
              <w:pStyle w:val="af"/>
              <w:ind w:firstLineChars="0"/>
              <w:rPr>
                <w:rFonts w:ascii="宋体" w:hAnsi="宋体"/>
              </w:rPr>
              <w:pPrChange w:id="990" w:author="刘全" w:date="2021-12-03T12:00:00Z">
                <w:pPr>
                  <w:pStyle w:val="af"/>
                  <w:ind w:firstLine="420"/>
                </w:pPr>
              </w:pPrChange>
            </w:pPr>
            <w:r>
              <w:rPr>
                <w:rFonts w:hint="eastAsia"/>
              </w:rPr>
              <w:t>分级下限</w:t>
            </w:r>
          </w:p>
        </w:tc>
        <w:tc>
          <w:tcPr>
            <w:tcW w:w="720" w:type="dxa"/>
            <w:noWrap/>
          </w:tcPr>
          <w:p w14:paraId="2E2A0F69" w14:textId="77777777" w:rsidR="00A2081F" w:rsidRDefault="00A2081F">
            <w:pPr>
              <w:pStyle w:val="af"/>
              <w:ind w:firstLineChars="0"/>
              <w:rPr>
                <w:rFonts w:ascii="宋体" w:hAnsi="宋体"/>
              </w:rPr>
              <w:pPrChange w:id="991" w:author="刘全" w:date="2021-12-03T12:00:00Z">
                <w:pPr>
                  <w:pStyle w:val="af"/>
                  <w:ind w:firstLine="420"/>
                </w:pPr>
              </w:pPrChange>
            </w:pPr>
            <w:r>
              <w:rPr>
                <w:rFonts w:hint="eastAsia"/>
              </w:rPr>
              <w:t>分级上限</w:t>
            </w:r>
          </w:p>
        </w:tc>
        <w:tc>
          <w:tcPr>
            <w:tcW w:w="720" w:type="dxa"/>
            <w:noWrap/>
          </w:tcPr>
          <w:p w14:paraId="1E9E0DC8" w14:textId="77777777" w:rsidR="00A2081F" w:rsidRDefault="00A2081F">
            <w:pPr>
              <w:pStyle w:val="af"/>
              <w:ind w:firstLineChars="0"/>
              <w:rPr>
                <w:rFonts w:ascii="宋体" w:hAnsi="宋体"/>
              </w:rPr>
              <w:pPrChange w:id="992" w:author="刘全" w:date="2021-12-03T12:00:00Z">
                <w:pPr>
                  <w:pStyle w:val="af"/>
                  <w:ind w:firstLine="420"/>
                </w:pPr>
              </w:pPrChange>
            </w:pPr>
            <w:r>
              <w:rPr>
                <w:rFonts w:hint="eastAsia"/>
              </w:rPr>
              <w:t>利用顺序</w:t>
            </w:r>
          </w:p>
        </w:tc>
        <w:tc>
          <w:tcPr>
            <w:tcW w:w="858" w:type="dxa"/>
            <w:noWrap/>
          </w:tcPr>
          <w:p w14:paraId="308374F1" w14:textId="77777777" w:rsidR="00A2081F" w:rsidRDefault="00A2081F">
            <w:pPr>
              <w:pStyle w:val="af"/>
              <w:ind w:firstLineChars="0"/>
              <w:pPrChange w:id="993" w:author="刘全" w:date="2021-12-03T12:00:00Z">
                <w:pPr>
                  <w:pStyle w:val="af"/>
                  <w:ind w:firstLine="420"/>
                </w:pPr>
              </w:pPrChange>
            </w:pPr>
            <w:r>
              <w:rPr>
                <w:rFonts w:hint="eastAsia"/>
              </w:rPr>
              <w:t>分解</w:t>
            </w:r>
          </w:p>
          <w:p w14:paraId="3E2A1FBC" w14:textId="77777777" w:rsidR="00A2081F" w:rsidRDefault="00A2081F">
            <w:pPr>
              <w:pStyle w:val="af"/>
              <w:ind w:firstLineChars="0"/>
              <w:rPr>
                <w:rFonts w:ascii="宋体" w:hAnsi="宋体"/>
              </w:rPr>
              <w:pPrChange w:id="994" w:author="刘全" w:date="2021-12-03T12:00:00Z">
                <w:pPr>
                  <w:pStyle w:val="af"/>
                  <w:ind w:firstLine="420"/>
                </w:pPr>
              </w:pPrChange>
            </w:pPr>
            <w:r>
              <w:rPr>
                <w:rFonts w:hint="eastAsia"/>
              </w:rPr>
              <w:t>终点</w:t>
            </w:r>
          </w:p>
        </w:tc>
        <w:tc>
          <w:tcPr>
            <w:tcW w:w="858" w:type="dxa"/>
            <w:noWrap/>
          </w:tcPr>
          <w:p w14:paraId="7110557F" w14:textId="77777777" w:rsidR="00A2081F" w:rsidRDefault="00A2081F">
            <w:pPr>
              <w:pStyle w:val="af"/>
              <w:ind w:firstLineChars="0"/>
              <w:pPrChange w:id="995" w:author="刘全" w:date="2021-12-03T12:00:00Z">
                <w:pPr>
                  <w:pStyle w:val="af"/>
                  <w:ind w:firstLine="420"/>
                </w:pPr>
              </w:pPrChange>
            </w:pPr>
            <w:r>
              <w:rPr>
                <w:rFonts w:hint="eastAsia"/>
              </w:rPr>
              <w:t>基本</w:t>
            </w:r>
          </w:p>
          <w:p w14:paraId="1AACE00D" w14:textId="77777777" w:rsidR="00A2081F" w:rsidRDefault="00A2081F">
            <w:pPr>
              <w:pStyle w:val="af"/>
              <w:ind w:firstLineChars="0"/>
              <w:rPr>
                <w:rFonts w:ascii="宋体" w:hAnsi="宋体"/>
              </w:rPr>
              <w:pPrChange w:id="996" w:author="刘全" w:date="2021-12-03T12:00:00Z">
                <w:pPr>
                  <w:pStyle w:val="af"/>
                  <w:ind w:firstLine="420"/>
                </w:pPr>
              </w:pPrChange>
            </w:pPr>
            <w:r>
              <w:rPr>
                <w:rFonts w:hint="eastAsia"/>
              </w:rPr>
              <w:t>料性</w:t>
            </w:r>
          </w:p>
        </w:tc>
        <w:tc>
          <w:tcPr>
            <w:tcW w:w="861" w:type="dxa"/>
            <w:noWrap/>
          </w:tcPr>
          <w:p w14:paraId="751C1063" w14:textId="77777777" w:rsidR="00A2081F" w:rsidRDefault="00A2081F">
            <w:pPr>
              <w:pStyle w:val="af"/>
              <w:ind w:firstLineChars="0"/>
              <w:pPrChange w:id="997" w:author="刘全" w:date="2021-12-03T12:00:00Z">
                <w:pPr>
                  <w:pStyle w:val="af"/>
                  <w:ind w:firstLine="420"/>
                </w:pPr>
              </w:pPrChange>
            </w:pPr>
            <w:r>
              <w:rPr>
                <w:rFonts w:hint="eastAsia"/>
              </w:rPr>
              <w:t>实时</w:t>
            </w:r>
          </w:p>
          <w:p w14:paraId="50AD929C" w14:textId="77777777" w:rsidR="00A2081F" w:rsidRDefault="00A2081F">
            <w:pPr>
              <w:pStyle w:val="af"/>
              <w:ind w:firstLineChars="0"/>
              <w:rPr>
                <w:rFonts w:ascii="宋体" w:hAnsi="宋体"/>
              </w:rPr>
              <w:pPrChange w:id="998" w:author="刘全" w:date="2021-12-03T12:00:00Z">
                <w:pPr>
                  <w:pStyle w:val="af"/>
                  <w:ind w:firstLine="420"/>
                </w:pPr>
              </w:pPrChange>
            </w:pPr>
            <w:r>
              <w:rPr>
                <w:rFonts w:hint="eastAsia"/>
              </w:rPr>
              <w:t>处理</w:t>
            </w:r>
          </w:p>
        </w:tc>
      </w:tr>
      <w:tr w:rsidR="00A2081F" w14:paraId="7F7D1DD1" w14:textId="77777777" w:rsidTr="00A2081F">
        <w:trPr>
          <w:trHeight w:val="255"/>
          <w:jc w:val="center"/>
        </w:trPr>
        <w:tc>
          <w:tcPr>
            <w:tcW w:w="1161" w:type="dxa"/>
            <w:noWrap/>
          </w:tcPr>
          <w:p w14:paraId="452A8DEA" w14:textId="77777777" w:rsidR="00A2081F" w:rsidRDefault="00A2081F">
            <w:pPr>
              <w:pStyle w:val="af"/>
              <w:ind w:firstLineChars="0"/>
              <w:rPr>
                <w:rFonts w:ascii="宋体" w:hAnsi="宋体"/>
              </w:rPr>
              <w:pPrChange w:id="999" w:author="刘全" w:date="2021-12-03T12:00:00Z">
                <w:pPr>
                  <w:pStyle w:val="af"/>
                  <w:ind w:firstLine="420"/>
                </w:pPr>
              </w:pPrChange>
            </w:pPr>
            <w:r>
              <w:rPr>
                <w:rFonts w:hint="eastAsia"/>
              </w:rPr>
              <w:t>540000000</w:t>
            </w:r>
          </w:p>
        </w:tc>
        <w:tc>
          <w:tcPr>
            <w:tcW w:w="2363" w:type="dxa"/>
            <w:noWrap/>
          </w:tcPr>
          <w:p w14:paraId="0C93214E" w14:textId="77777777" w:rsidR="00A2081F" w:rsidRDefault="00A2081F">
            <w:pPr>
              <w:pStyle w:val="af"/>
              <w:ind w:firstLineChars="0"/>
              <w:jc w:val="left"/>
              <w:rPr>
                <w:rFonts w:ascii="宋体" w:hAnsi="宋体"/>
              </w:rPr>
              <w:pPrChange w:id="1000" w:author="刘全" w:date="2021-12-03T12:00:00Z">
                <w:pPr>
                  <w:pStyle w:val="af"/>
                  <w:ind w:firstLine="420"/>
                  <w:jc w:val="left"/>
                </w:pPr>
              </w:pPrChange>
            </w:pPr>
            <w:r>
              <w:rPr>
                <w:rFonts w:hint="eastAsia"/>
              </w:rPr>
              <w:t>所有料</w:t>
            </w:r>
          </w:p>
        </w:tc>
        <w:tc>
          <w:tcPr>
            <w:tcW w:w="813" w:type="dxa"/>
            <w:noWrap/>
          </w:tcPr>
          <w:p w14:paraId="037151E8" w14:textId="77777777" w:rsidR="00A2081F" w:rsidRDefault="00A2081F">
            <w:pPr>
              <w:pStyle w:val="af"/>
              <w:ind w:firstLineChars="0"/>
              <w:rPr>
                <w:rFonts w:ascii="宋体" w:hAnsi="宋体"/>
              </w:rPr>
              <w:pPrChange w:id="1001" w:author="刘全" w:date="2021-12-03T12:00:00Z">
                <w:pPr>
                  <w:pStyle w:val="af"/>
                  <w:ind w:firstLine="420"/>
                </w:pPr>
              </w:pPrChange>
            </w:pPr>
            <w:r>
              <w:rPr>
                <w:rFonts w:hint="eastAsia"/>
              </w:rPr>
              <w:t>0</w:t>
            </w:r>
          </w:p>
        </w:tc>
        <w:tc>
          <w:tcPr>
            <w:tcW w:w="720" w:type="dxa"/>
            <w:noWrap/>
          </w:tcPr>
          <w:p w14:paraId="2D5FD6F9" w14:textId="77777777" w:rsidR="00A2081F" w:rsidRDefault="00A2081F">
            <w:pPr>
              <w:pStyle w:val="af"/>
              <w:ind w:firstLineChars="0"/>
              <w:rPr>
                <w:rFonts w:ascii="宋体" w:hAnsi="宋体"/>
              </w:rPr>
              <w:pPrChange w:id="1002" w:author="刘全" w:date="2021-12-03T12:00:00Z">
                <w:pPr>
                  <w:pStyle w:val="af"/>
                  <w:ind w:firstLine="420"/>
                </w:pPr>
              </w:pPrChange>
            </w:pPr>
            <w:r>
              <w:rPr>
                <w:rFonts w:hint="eastAsia"/>
              </w:rPr>
              <w:t>100</w:t>
            </w:r>
          </w:p>
        </w:tc>
        <w:tc>
          <w:tcPr>
            <w:tcW w:w="720" w:type="dxa"/>
            <w:noWrap/>
          </w:tcPr>
          <w:p w14:paraId="50C6CFF2" w14:textId="77777777" w:rsidR="00A2081F" w:rsidRDefault="00A2081F">
            <w:pPr>
              <w:pStyle w:val="af"/>
              <w:ind w:firstLineChars="0"/>
              <w:rPr>
                <w:rFonts w:ascii="宋体" w:hAnsi="宋体"/>
              </w:rPr>
              <w:pPrChange w:id="1003" w:author="刘全" w:date="2021-12-03T12:00:00Z">
                <w:pPr>
                  <w:pStyle w:val="af"/>
                  <w:ind w:firstLine="420"/>
                </w:pPr>
              </w:pPrChange>
            </w:pPr>
          </w:p>
        </w:tc>
        <w:tc>
          <w:tcPr>
            <w:tcW w:w="858" w:type="dxa"/>
            <w:noWrap/>
          </w:tcPr>
          <w:p w14:paraId="7624474F" w14:textId="77777777" w:rsidR="00A2081F" w:rsidRDefault="00A2081F">
            <w:pPr>
              <w:pStyle w:val="af"/>
              <w:ind w:firstLineChars="0"/>
              <w:rPr>
                <w:rFonts w:ascii="宋体" w:hAnsi="宋体"/>
              </w:rPr>
              <w:pPrChange w:id="1004" w:author="刘全" w:date="2021-12-03T12:00:00Z">
                <w:pPr>
                  <w:pStyle w:val="af"/>
                  <w:ind w:firstLine="420"/>
                </w:pPr>
              </w:pPrChange>
            </w:pPr>
            <w:r>
              <w:rPr>
                <w:rFonts w:hint="eastAsia"/>
              </w:rPr>
              <w:t>否</w:t>
            </w:r>
          </w:p>
        </w:tc>
        <w:tc>
          <w:tcPr>
            <w:tcW w:w="858" w:type="dxa"/>
            <w:noWrap/>
          </w:tcPr>
          <w:p w14:paraId="68D09E14" w14:textId="77777777" w:rsidR="00A2081F" w:rsidRDefault="00A2081F">
            <w:pPr>
              <w:pStyle w:val="af"/>
              <w:ind w:firstLineChars="0"/>
              <w:rPr>
                <w:rFonts w:ascii="宋体" w:hAnsi="宋体"/>
              </w:rPr>
              <w:pPrChange w:id="1005" w:author="刘全" w:date="2021-12-03T12:00:00Z">
                <w:pPr>
                  <w:pStyle w:val="af"/>
                  <w:ind w:firstLine="420"/>
                </w:pPr>
              </w:pPrChange>
            </w:pPr>
            <w:r>
              <w:rPr>
                <w:rFonts w:hint="eastAsia"/>
              </w:rPr>
              <w:t>否</w:t>
            </w:r>
          </w:p>
        </w:tc>
        <w:tc>
          <w:tcPr>
            <w:tcW w:w="861" w:type="dxa"/>
            <w:noWrap/>
          </w:tcPr>
          <w:p w14:paraId="264D5330" w14:textId="77777777" w:rsidR="00A2081F" w:rsidRDefault="00A2081F">
            <w:pPr>
              <w:pStyle w:val="af"/>
              <w:ind w:firstLineChars="0"/>
              <w:rPr>
                <w:rFonts w:ascii="宋体" w:hAnsi="宋体"/>
              </w:rPr>
              <w:pPrChange w:id="1006" w:author="刘全" w:date="2021-12-03T12:00:00Z">
                <w:pPr>
                  <w:pStyle w:val="af"/>
                  <w:ind w:firstLine="420"/>
                </w:pPr>
              </w:pPrChange>
            </w:pPr>
            <w:r>
              <w:rPr>
                <w:rFonts w:hint="eastAsia"/>
              </w:rPr>
              <w:t>否</w:t>
            </w:r>
          </w:p>
        </w:tc>
      </w:tr>
      <w:tr w:rsidR="00A2081F" w14:paraId="7A2668A2" w14:textId="77777777" w:rsidTr="00A2081F">
        <w:trPr>
          <w:trHeight w:val="255"/>
          <w:jc w:val="center"/>
        </w:trPr>
        <w:tc>
          <w:tcPr>
            <w:tcW w:w="1161" w:type="dxa"/>
            <w:noWrap/>
          </w:tcPr>
          <w:p w14:paraId="7DEDE2C4" w14:textId="77777777" w:rsidR="00A2081F" w:rsidRDefault="00A2081F">
            <w:pPr>
              <w:pStyle w:val="af"/>
              <w:ind w:firstLineChars="0"/>
              <w:rPr>
                <w:rFonts w:ascii="宋体" w:hAnsi="宋体"/>
              </w:rPr>
              <w:pPrChange w:id="1007" w:author="刘全" w:date="2021-12-03T12:00:00Z">
                <w:pPr>
                  <w:pStyle w:val="af"/>
                  <w:ind w:firstLine="420"/>
                </w:pPr>
              </w:pPrChange>
            </w:pPr>
            <w:r>
              <w:rPr>
                <w:rFonts w:hint="eastAsia"/>
              </w:rPr>
              <w:t>540010000</w:t>
            </w:r>
          </w:p>
        </w:tc>
        <w:tc>
          <w:tcPr>
            <w:tcW w:w="2363" w:type="dxa"/>
            <w:noWrap/>
          </w:tcPr>
          <w:p w14:paraId="2A21858C" w14:textId="77777777" w:rsidR="00A2081F" w:rsidRDefault="00A2081F">
            <w:pPr>
              <w:pStyle w:val="af"/>
              <w:ind w:firstLineChars="0"/>
              <w:jc w:val="left"/>
              <w:rPr>
                <w:rFonts w:ascii="宋体" w:hAnsi="宋体"/>
              </w:rPr>
              <w:pPrChange w:id="1008" w:author="刘全" w:date="2021-12-03T12:00:00Z">
                <w:pPr>
                  <w:pStyle w:val="af"/>
                  <w:ind w:firstLine="420"/>
                  <w:jc w:val="left"/>
                </w:pPr>
              </w:pPrChange>
            </w:pPr>
            <w:r>
              <w:rPr>
                <w:rFonts w:hint="eastAsia"/>
              </w:rPr>
              <w:t>弃料组</w:t>
            </w:r>
          </w:p>
        </w:tc>
        <w:tc>
          <w:tcPr>
            <w:tcW w:w="813" w:type="dxa"/>
            <w:noWrap/>
          </w:tcPr>
          <w:p w14:paraId="630D0793" w14:textId="77777777" w:rsidR="00A2081F" w:rsidRDefault="00A2081F">
            <w:pPr>
              <w:pStyle w:val="af"/>
              <w:ind w:firstLineChars="0"/>
              <w:rPr>
                <w:rFonts w:ascii="宋体" w:hAnsi="宋体"/>
              </w:rPr>
              <w:pPrChange w:id="1009" w:author="刘全" w:date="2021-12-03T12:00:00Z">
                <w:pPr>
                  <w:pStyle w:val="af"/>
                  <w:ind w:firstLine="420"/>
                </w:pPr>
              </w:pPrChange>
            </w:pPr>
            <w:r>
              <w:rPr>
                <w:rFonts w:hint="eastAsia"/>
              </w:rPr>
              <w:t>0</w:t>
            </w:r>
          </w:p>
        </w:tc>
        <w:tc>
          <w:tcPr>
            <w:tcW w:w="720" w:type="dxa"/>
            <w:noWrap/>
          </w:tcPr>
          <w:p w14:paraId="05E889B1" w14:textId="77777777" w:rsidR="00A2081F" w:rsidRDefault="00A2081F">
            <w:pPr>
              <w:pStyle w:val="af"/>
              <w:ind w:firstLineChars="0"/>
              <w:rPr>
                <w:rFonts w:ascii="宋体" w:hAnsi="宋体"/>
              </w:rPr>
              <w:pPrChange w:id="1010" w:author="刘全" w:date="2021-12-03T12:00:00Z">
                <w:pPr>
                  <w:pStyle w:val="af"/>
                  <w:ind w:firstLine="420"/>
                </w:pPr>
              </w:pPrChange>
            </w:pPr>
            <w:r>
              <w:rPr>
                <w:rFonts w:hint="eastAsia"/>
              </w:rPr>
              <w:t>10</w:t>
            </w:r>
          </w:p>
        </w:tc>
        <w:tc>
          <w:tcPr>
            <w:tcW w:w="720" w:type="dxa"/>
            <w:noWrap/>
          </w:tcPr>
          <w:p w14:paraId="44F7055F" w14:textId="77777777" w:rsidR="00A2081F" w:rsidRDefault="00A2081F">
            <w:pPr>
              <w:pStyle w:val="af"/>
              <w:ind w:firstLineChars="0"/>
              <w:rPr>
                <w:rFonts w:ascii="宋体" w:hAnsi="宋体"/>
              </w:rPr>
              <w:pPrChange w:id="1011" w:author="刘全" w:date="2021-12-03T12:00:00Z">
                <w:pPr>
                  <w:pStyle w:val="af"/>
                  <w:ind w:firstLine="420"/>
                </w:pPr>
              </w:pPrChange>
            </w:pPr>
          </w:p>
        </w:tc>
        <w:tc>
          <w:tcPr>
            <w:tcW w:w="858" w:type="dxa"/>
            <w:noWrap/>
          </w:tcPr>
          <w:p w14:paraId="5395DE95" w14:textId="77777777" w:rsidR="00A2081F" w:rsidRDefault="00A2081F">
            <w:pPr>
              <w:pStyle w:val="af"/>
              <w:ind w:firstLineChars="0"/>
              <w:rPr>
                <w:rFonts w:ascii="宋体" w:hAnsi="宋体"/>
              </w:rPr>
              <w:pPrChange w:id="1012" w:author="刘全" w:date="2021-12-03T12:00:00Z">
                <w:pPr>
                  <w:pStyle w:val="af"/>
                  <w:ind w:firstLine="420"/>
                </w:pPr>
              </w:pPrChange>
            </w:pPr>
            <w:r>
              <w:rPr>
                <w:rFonts w:hint="eastAsia"/>
              </w:rPr>
              <w:t>否</w:t>
            </w:r>
          </w:p>
        </w:tc>
        <w:tc>
          <w:tcPr>
            <w:tcW w:w="858" w:type="dxa"/>
            <w:noWrap/>
          </w:tcPr>
          <w:p w14:paraId="3788E880" w14:textId="77777777" w:rsidR="00A2081F" w:rsidRDefault="00A2081F">
            <w:pPr>
              <w:pStyle w:val="af"/>
              <w:ind w:firstLineChars="0"/>
              <w:rPr>
                <w:rFonts w:ascii="宋体" w:hAnsi="宋体"/>
              </w:rPr>
              <w:pPrChange w:id="1013" w:author="刘全" w:date="2021-12-03T12:00:00Z">
                <w:pPr>
                  <w:pStyle w:val="af"/>
                  <w:ind w:firstLine="420"/>
                </w:pPr>
              </w:pPrChange>
            </w:pPr>
            <w:r>
              <w:rPr>
                <w:rFonts w:hint="eastAsia"/>
              </w:rPr>
              <w:t>否</w:t>
            </w:r>
          </w:p>
        </w:tc>
        <w:tc>
          <w:tcPr>
            <w:tcW w:w="861" w:type="dxa"/>
            <w:noWrap/>
          </w:tcPr>
          <w:p w14:paraId="1A4C3F55" w14:textId="77777777" w:rsidR="00A2081F" w:rsidRDefault="00A2081F">
            <w:pPr>
              <w:pStyle w:val="af"/>
              <w:ind w:firstLineChars="0"/>
              <w:rPr>
                <w:rFonts w:ascii="宋体" w:hAnsi="宋体"/>
              </w:rPr>
              <w:pPrChange w:id="1014" w:author="刘全" w:date="2021-12-03T12:00:00Z">
                <w:pPr>
                  <w:pStyle w:val="af"/>
                  <w:ind w:firstLine="420"/>
                </w:pPr>
              </w:pPrChange>
            </w:pPr>
            <w:r>
              <w:rPr>
                <w:rFonts w:hint="eastAsia"/>
              </w:rPr>
              <w:t>否</w:t>
            </w:r>
          </w:p>
        </w:tc>
      </w:tr>
      <w:tr w:rsidR="00A2081F" w14:paraId="4E7240F9" w14:textId="77777777" w:rsidTr="00A2081F">
        <w:trPr>
          <w:trHeight w:val="255"/>
          <w:jc w:val="center"/>
        </w:trPr>
        <w:tc>
          <w:tcPr>
            <w:tcW w:w="1161" w:type="dxa"/>
            <w:noWrap/>
          </w:tcPr>
          <w:p w14:paraId="2E88F701" w14:textId="77777777" w:rsidR="00A2081F" w:rsidRDefault="00A2081F">
            <w:pPr>
              <w:pStyle w:val="af"/>
              <w:ind w:firstLineChars="0"/>
              <w:rPr>
                <w:rFonts w:ascii="宋体" w:hAnsi="宋体"/>
              </w:rPr>
              <w:pPrChange w:id="1015" w:author="刘全" w:date="2021-12-03T12:00:00Z">
                <w:pPr>
                  <w:pStyle w:val="af"/>
                  <w:ind w:firstLine="420"/>
                </w:pPr>
              </w:pPrChange>
            </w:pPr>
            <w:r>
              <w:rPr>
                <w:rFonts w:hint="eastAsia"/>
              </w:rPr>
              <w:t>540010010</w:t>
            </w:r>
          </w:p>
        </w:tc>
        <w:tc>
          <w:tcPr>
            <w:tcW w:w="2363" w:type="dxa"/>
            <w:noWrap/>
          </w:tcPr>
          <w:p w14:paraId="5778A76C" w14:textId="77777777" w:rsidR="00A2081F" w:rsidRDefault="00A2081F">
            <w:pPr>
              <w:pStyle w:val="af"/>
              <w:ind w:firstLineChars="0"/>
              <w:jc w:val="left"/>
              <w:rPr>
                <w:rFonts w:ascii="宋体" w:hAnsi="宋体"/>
              </w:rPr>
              <w:pPrChange w:id="1016" w:author="刘全" w:date="2021-12-03T12:00:00Z">
                <w:pPr>
                  <w:pStyle w:val="af"/>
                  <w:ind w:firstLine="420"/>
                  <w:jc w:val="left"/>
                </w:pPr>
              </w:pPrChange>
            </w:pPr>
            <w:r>
              <w:rPr>
                <w:rFonts w:hint="eastAsia"/>
              </w:rPr>
              <w:t>弃料堆存</w:t>
            </w:r>
          </w:p>
        </w:tc>
        <w:tc>
          <w:tcPr>
            <w:tcW w:w="813" w:type="dxa"/>
            <w:noWrap/>
          </w:tcPr>
          <w:p w14:paraId="4ABBADB4" w14:textId="77777777" w:rsidR="00A2081F" w:rsidRDefault="00A2081F">
            <w:pPr>
              <w:pStyle w:val="af"/>
              <w:ind w:firstLineChars="0"/>
              <w:rPr>
                <w:rFonts w:ascii="宋体" w:hAnsi="宋体"/>
              </w:rPr>
              <w:pPrChange w:id="1017" w:author="刘全" w:date="2021-12-03T12:00:00Z">
                <w:pPr>
                  <w:pStyle w:val="af"/>
                  <w:ind w:firstLine="420"/>
                </w:pPr>
              </w:pPrChange>
            </w:pPr>
            <w:r>
              <w:rPr>
                <w:rFonts w:hint="eastAsia"/>
              </w:rPr>
              <w:t>0</w:t>
            </w:r>
          </w:p>
        </w:tc>
        <w:tc>
          <w:tcPr>
            <w:tcW w:w="720" w:type="dxa"/>
            <w:noWrap/>
          </w:tcPr>
          <w:p w14:paraId="1D03B992" w14:textId="77777777" w:rsidR="00A2081F" w:rsidRDefault="00A2081F">
            <w:pPr>
              <w:pStyle w:val="af"/>
              <w:ind w:firstLineChars="0"/>
              <w:rPr>
                <w:rFonts w:ascii="宋体" w:hAnsi="宋体"/>
              </w:rPr>
              <w:pPrChange w:id="1018" w:author="刘全" w:date="2021-12-03T12:00:00Z">
                <w:pPr>
                  <w:pStyle w:val="af"/>
                  <w:ind w:firstLine="420"/>
                </w:pPr>
              </w:pPrChange>
            </w:pPr>
            <w:r>
              <w:rPr>
                <w:rFonts w:hint="eastAsia"/>
              </w:rPr>
              <w:t>10</w:t>
            </w:r>
          </w:p>
        </w:tc>
        <w:tc>
          <w:tcPr>
            <w:tcW w:w="720" w:type="dxa"/>
            <w:noWrap/>
          </w:tcPr>
          <w:p w14:paraId="32F2CE16" w14:textId="77777777" w:rsidR="00A2081F" w:rsidRDefault="00A2081F">
            <w:pPr>
              <w:pStyle w:val="af"/>
              <w:ind w:firstLineChars="0"/>
              <w:rPr>
                <w:rFonts w:ascii="宋体" w:hAnsi="宋体"/>
              </w:rPr>
              <w:pPrChange w:id="1019" w:author="刘全" w:date="2021-12-03T12:00:00Z">
                <w:pPr>
                  <w:pStyle w:val="af"/>
                  <w:ind w:firstLine="420"/>
                </w:pPr>
              </w:pPrChange>
            </w:pPr>
          </w:p>
        </w:tc>
        <w:tc>
          <w:tcPr>
            <w:tcW w:w="858" w:type="dxa"/>
            <w:noWrap/>
          </w:tcPr>
          <w:p w14:paraId="27D8F6BD" w14:textId="77777777" w:rsidR="00A2081F" w:rsidRDefault="00A2081F">
            <w:pPr>
              <w:pStyle w:val="af"/>
              <w:ind w:firstLineChars="0"/>
              <w:rPr>
                <w:rFonts w:ascii="宋体" w:hAnsi="宋体"/>
              </w:rPr>
              <w:pPrChange w:id="1020" w:author="刘全" w:date="2021-12-03T12:00:00Z">
                <w:pPr>
                  <w:pStyle w:val="af"/>
                  <w:ind w:firstLine="420"/>
                </w:pPr>
              </w:pPrChange>
            </w:pPr>
            <w:r>
              <w:rPr>
                <w:rFonts w:hint="eastAsia"/>
              </w:rPr>
              <w:t>否</w:t>
            </w:r>
          </w:p>
        </w:tc>
        <w:tc>
          <w:tcPr>
            <w:tcW w:w="858" w:type="dxa"/>
            <w:noWrap/>
          </w:tcPr>
          <w:p w14:paraId="497E74D8" w14:textId="77777777" w:rsidR="00A2081F" w:rsidRDefault="00A2081F">
            <w:pPr>
              <w:pStyle w:val="af"/>
              <w:ind w:firstLineChars="0"/>
              <w:rPr>
                <w:rFonts w:ascii="宋体" w:hAnsi="宋体"/>
              </w:rPr>
              <w:pPrChange w:id="1021" w:author="刘全" w:date="2021-12-03T12:00:00Z">
                <w:pPr>
                  <w:pStyle w:val="af"/>
                  <w:ind w:firstLine="420"/>
                </w:pPr>
              </w:pPrChange>
            </w:pPr>
            <w:r>
              <w:rPr>
                <w:rFonts w:hint="eastAsia"/>
              </w:rPr>
              <w:t>否</w:t>
            </w:r>
          </w:p>
        </w:tc>
        <w:tc>
          <w:tcPr>
            <w:tcW w:w="861" w:type="dxa"/>
            <w:noWrap/>
          </w:tcPr>
          <w:p w14:paraId="1355678D" w14:textId="77777777" w:rsidR="00A2081F" w:rsidRDefault="00A2081F">
            <w:pPr>
              <w:pStyle w:val="af"/>
              <w:ind w:firstLineChars="0"/>
              <w:rPr>
                <w:rFonts w:ascii="宋体" w:hAnsi="宋体"/>
              </w:rPr>
              <w:pPrChange w:id="1022" w:author="刘全" w:date="2021-12-03T12:00:00Z">
                <w:pPr>
                  <w:pStyle w:val="af"/>
                  <w:ind w:firstLine="420"/>
                </w:pPr>
              </w:pPrChange>
            </w:pPr>
            <w:r>
              <w:rPr>
                <w:rFonts w:hint="eastAsia"/>
              </w:rPr>
              <w:t>否</w:t>
            </w:r>
          </w:p>
        </w:tc>
      </w:tr>
      <w:tr w:rsidR="00A2081F" w14:paraId="6DD01EF0" w14:textId="77777777" w:rsidTr="00A2081F">
        <w:trPr>
          <w:trHeight w:val="255"/>
          <w:jc w:val="center"/>
        </w:trPr>
        <w:tc>
          <w:tcPr>
            <w:tcW w:w="1161" w:type="dxa"/>
            <w:noWrap/>
          </w:tcPr>
          <w:p w14:paraId="10336581" w14:textId="77777777" w:rsidR="00A2081F" w:rsidRDefault="00A2081F">
            <w:pPr>
              <w:pStyle w:val="af"/>
              <w:ind w:firstLineChars="0"/>
              <w:rPr>
                <w:rFonts w:ascii="宋体" w:hAnsi="宋体"/>
              </w:rPr>
              <w:pPrChange w:id="1023" w:author="刘全" w:date="2021-12-03T12:00:00Z">
                <w:pPr>
                  <w:pStyle w:val="af"/>
                  <w:ind w:firstLine="420"/>
                </w:pPr>
              </w:pPrChange>
            </w:pPr>
            <w:r>
              <w:rPr>
                <w:rFonts w:hint="eastAsia"/>
              </w:rPr>
              <w:t>540020000</w:t>
            </w:r>
          </w:p>
        </w:tc>
        <w:tc>
          <w:tcPr>
            <w:tcW w:w="2363" w:type="dxa"/>
            <w:noWrap/>
          </w:tcPr>
          <w:p w14:paraId="1EC9BF8F" w14:textId="77777777" w:rsidR="00A2081F" w:rsidRDefault="00A2081F">
            <w:pPr>
              <w:pStyle w:val="af"/>
              <w:ind w:firstLineChars="0"/>
              <w:jc w:val="left"/>
              <w:rPr>
                <w:rFonts w:ascii="宋体" w:hAnsi="宋体"/>
              </w:rPr>
              <w:pPrChange w:id="1024" w:author="刘全" w:date="2021-12-03T12:00:00Z">
                <w:pPr>
                  <w:pStyle w:val="af"/>
                  <w:ind w:firstLine="420"/>
                  <w:jc w:val="left"/>
                </w:pPr>
              </w:pPrChange>
            </w:pPr>
            <w:r>
              <w:rPr>
                <w:rFonts w:hint="eastAsia"/>
              </w:rPr>
              <w:t>土料组</w:t>
            </w:r>
          </w:p>
        </w:tc>
        <w:tc>
          <w:tcPr>
            <w:tcW w:w="813" w:type="dxa"/>
            <w:noWrap/>
          </w:tcPr>
          <w:p w14:paraId="3CC6A58B" w14:textId="77777777" w:rsidR="00A2081F" w:rsidRDefault="00A2081F">
            <w:pPr>
              <w:pStyle w:val="af"/>
              <w:ind w:firstLineChars="0"/>
              <w:rPr>
                <w:rFonts w:ascii="宋体" w:hAnsi="宋体"/>
              </w:rPr>
              <w:pPrChange w:id="1025" w:author="刘全" w:date="2021-12-03T12:00:00Z">
                <w:pPr>
                  <w:pStyle w:val="af"/>
                  <w:ind w:firstLine="420"/>
                </w:pPr>
              </w:pPrChange>
            </w:pPr>
            <w:r>
              <w:rPr>
                <w:rFonts w:hint="eastAsia"/>
              </w:rPr>
              <w:t>11</w:t>
            </w:r>
          </w:p>
        </w:tc>
        <w:tc>
          <w:tcPr>
            <w:tcW w:w="720" w:type="dxa"/>
            <w:noWrap/>
          </w:tcPr>
          <w:p w14:paraId="2BC9A21C" w14:textId="77777777" w:rsidR="00A2081F" w:rsidRDefault="00A2081F">
            <w:pPr>
              <w:pStyle w:val="af"/>
              <w:ind w:firstLineChars="0"/>
              <w:rPr>
                <w:rFonts w:ascii="宋体" w:hAnsi="宋体"/>
              </w:rPr>
              <w:pPrChange w:id="1026" w:author="刘全" w:date="2021-12-03T12:00:00Z">
                <w:pPr>
                  <w:pStyle w:val="af"/>
                  <w:ind w:firstLine="420"/>
                </w:pPr>
              </w:pPrChange>
            </w:pPr>
            <w:r>
              <w:rPr>
                <w:rFonts w:hint="eastAsia"/>
              </w:rPr>
              <w:t>20</w:t>
            </w:r>
          </w:p>
        </w:tc>
        <w:tc>
          <w:tcPr>
            <w:tcW w:w="720" w:type="dxa"/>
            <w:noWrap/>
          </w:tcPr>
          <w:p w14:paraId="715CD320" w14:textId="77777777" w:rsidR="00A2081F" w:rsidRDefault="00A2081F">
            <w:pPr>
              <w:pStyle w:val="af"/>
              <w:ind w:firstLineChars="0"/>
              <w:rPr>
                <w:rFonts w:ascii="宋体" w:hAnsi="宋体"/>
              </w:rPr>
              <w:pPrChange w:id="1027" w:author="刘全" w:date="2021-12-03T12:00:00Z">
                <w:pPr>
                  <w:pStyle w:val="af"/>
                  <w:ind w:firstLine="420"/>
                </w:pPr>
              </w:pPrChange>
            </w:pPr>
          </w:p>
        </w:tc>
        <w:tc>
          <w:tcPr>
            <w:tcW w:w="858" w:type="dxa"/>
            <w:noWrap/>
          </w:tcPr>
          <w:p w14:paraId="111C735B" w14:textId="77777777" w:rsidR="00A2081F" w:rsidRDefault="00A2081F">
            <w:pPr>
              <w:pStyle w:val="af"/>
              <w:ind w:firstLineChars="0"/>
              <w:rPr>
                <w:rFonts w:ascii="宋体" w:hAnsi="宋体"/>
              </w:rPr>
              <w:pPrChange w:id="1028" w:author="刘全" w:date="2021-12-03T12:00:00Z">
                <w:pPr>
                  <w:pStyle w:val="af"/>
                  <w:ind w:firstLine="420"/>
                </w:pPr>
              </w:pPrChange>
            </w:pPr>
            <w:r>
              <w:rPr>
                <w:rFonts w:hint="eastAsia"/>
              </w:rPr>
              <w:t>否</w:t>
            </w:r>
          </w:p>
        </w:tc>
        <w:tc>
          <w:tcPr>
            <w:tcW w:w="858" w:type="dxa"/>
            <w:noWrap/>
          </w:tcPr>
          <w:p w14:paraId="0B821FF0" w14:textId="77777777" w:rsidR="00A2081F" w:rsidRDefault="00A2081F">
            <w:pPr>
              <w:pStyle w:val="af"/>
              <w:ind w:firstLineChars="0"/>
              <w:rPr>
                <w:rFonts w:ascii="宋体" w:hAnsi="宋体"/>
              </w:rPr>
              <w:pPrChange w:id="1029" w:author="刘全" w:date="2021-12-03T12:00:00Z">
                <w:pPr>
                  <w:pStyle w:val="af"/>
                  <w:ind w:firstLine="420"/>
                </w:pPr>
              </w:pPrChange>
            </w:pPr>
            <w:r>
              <w:rPr>
                <w:rFonts w:hint="eastAsia"/>
              </w:rPr>
              <w:t>否</w:t>
            </w:r>
          </w:p>
        </w:tc>
        <w:tc>
          <w:tcPr>
            <w:tcW w:w="861" w:type="dxa"/>
            <w:noWrap/>
          </w:tcPr>
          <w:p w14:paraId="1A0FDE4E" w14:textId="77777777" w:rsidR="00A2081F" w:rsidRDefault="00A2081F">
            <w:pPr>
              <w:pStyle w:val="af"/>
              <w:ind w:firstLineChars="0"/>
              <w:rPr>
                <w:rFonts w:ascii="宋体" w:hAnsi="宋体"/>
              </w:rPr>
              <w:pPrChange w:id="1030" w:author="刘全" w:date="2021-12-03T12:00:00Z">
                <w:pPr>
                  <w:pStyle w:val="af"/>
                  <w:ind w:firstLine="420"/>
                </w:pPr>
              </w:pPrChange>
            </w:pPr>
            <w:r>
              <w:rPr>
                <w:rFonts w:hint="eastAsia"/>
              </w:rPr>
              <w:t>否</w:t>
            </w:r>
          </w:p>
        </w:tc>
      </w:tr>
      <w:tr w:rsidR="00A2081F" w14:paraId="6DF8437F" w14:textId="77777777" w:rsidTr="00A2081F">
        <w:trPr>
          <w:trHeight w:val="255"/>
          <w:jc w:val="center"/>
        </w:trPr>
        <w:tc>
          <w:tcPr>
            <w:tcW w:w="1161" w:type="dxa"/>
            <w:noWrap/>
          </w:tcPr>
          <w:p w14:paraId="643FDDC3" w14:textId="77777777" w:rsidR="00A2081F" w:rsidRDefault="00A2081F">
            <w:pPr>
              <w:pStyle w:val="af"/>
              <w:ind w:firstLineChars="0"/>
              <w:rPr>
                <w:rFonts w:ascii="宋体" w:hAnsi="宋体"/>
              </w:rPr>
              <w:pPrChange w:id="1031" w:author="刘全" w:date="2021-12-03T12:00:00Z">
                <w:pPr>
                  <w:pStyle w:val="af"/>
                  <w:ind w:firstLine="420"/>
                </w:pPr>
              </w:pPrChange>
            </w:pPr>
            <w:r>
              <w:rPr>
                <w:rFonts w:hint="eastAsia"/>
              </w:rPr>
              <w:t>540030000</w:t>
            </w:r>
          </w:p>
        </w:tc>
        <w:tc>
          <w:tcPr>
            <w:tcW w:w="2363" w:type="dxa"/>
            <w:noWrap/>
          </w:tcPr>
          <w:p w14:paraId="012B765C" w14:textId="77777777" w:rsidR="00A2081F" w:rsidRDefault="00A2081F">
            <w:pPr>
              <w:pStyle w:val="af"/>
              <w:ind w:firstLineChars="0"/>
              <w:jc w:val="left"/>
              <w:rPr>
                <w:rFonts w:ascii="宋体" w:hAnsi="宋体"/>
              </w:rPr>
              <w:pPrChange w:id="1032" w:author="刘全" w:date="2021-12-03T12:00:00Z">
                <w:pPr>
                  <w:pStyle w:val="af"/>
                  <w:ind w:firstLine="420"/>
                  <w:jc w:val="left"/>
                </w:pPr>
              </w:pPrChange>
            </w:pPr>
            <w:r>
              <w:rPr>
                <w:rFonts w:hint="eastAsia"/>
              </w:rPr>
              <w:t>石料组</w:t>
            </w:r>
          </w:p>
        </w:tc>
        <w:tc>
          <w:tcPr>
            <w:tcW w:w="813" w:type="dxa"/>
            <w:noWrap/>
          </w:tcPr>
          <w:p w14:paraId="7B6845D7" w14:textId="77777777" w:rsidR="00A2081F" w:rsidRDefault="00A2081F">
            <w:pPr>
              <w:pStyle w:val="af"/>
              <w:ind w:firstLineChars="0"/>
              <w:rPr>
                <w:rFonts w:ascii="宋体" w:hAnsi="宋体"/>
              </w:rPr>
              <w:pPrChange w:id="1033" w:author="刘全" w:date="2021-12-03T12:00:00Z">
                <w:pPr>
                  <w:pStyle w:val="af"/>
                  <w:ind w:firstLine="420"/>
                </w:pPr>
              </w:pPrChange>
            </w:pPr>
            <w:r>
              <w:rPr>
                <w:rFonts w:hint="eastAsia"/>
              </w:rPr>
              <w:t>21</w:t>
            </w:r>
          </w:p>
        </w:tc>
        <w:tc>
          <w:tcPr>
            <w:tcW w:w="720" w:type="dxa"/>
            <w:noWrap/>
          </w:tcPr>
          <w:p w14:paraId="6A4C3F91" w14:textId="77777777" w:rsidR="00A2081F" w:rsidRDefault="00A2081F">
            <w:pPr>
              <w:pStyle w:val="af"/>
              <w:ind w:firstLineChars="0"/>
              <w:rPr>
                <w:rFonts w:ascii="宋体" w:hAnsi="宋体"/>
              </w:rPr>
              <w:pPrChange w:id="1034" w:author="刘全" w:date="2021-12-03T12:00:00Z">
                <w:pPr>
                  <w:pStyle w:val="af"/>
                  <w:ind w:firstLine="420"/>
                </w:pPr>
              </w:pPrChange>
            </w:pPr>
            <w:r>
              <w:rPr>
                <w:rFonts w:hint="eastAsia"/>
              </w:rPr>
              <w:t>90</w:t>
            </w:r>
          </w:p>
        </w:tc>
        <w:tc>
          <w:tcPr>
            <w:tcW w:w="720" w:type="dxa"/>
            <w:noWrap/>
          </w:tcPr>
          <w:p w14:paraId="0A2F89CD" w14:textId="77777777" w:rsidR="00A2081F" w:rsidRDefault="00A2081F">
            <w:pPr>
              <w:pStyle w:val="af"/>
              <w:ind w:firstLineChars="0"/>
              <w:rPr>
                <w:rFonts w:ascii="宋体" w:hAnsi="宋体"/>
              </w:rPr>
              <w:pPrChange w:id="1035" w:author="刘全" w:date="2021-12-03T12:00:00Z">
                <w:pPr>
                  <w:pStyle w:val="af"/>
                  <w:ind w:firstLine="420"/>
                </w:pPr>
              </w:pPrChange>
            </w:pPr>
          </w:p>
        </w:tc>
        <w:tc>
          <w:tcPr>
            <w:tcW w:w="858" w:type="dxa"/>
            <w:noWrap/>
          </w:tcPr>
          <w:p w14:paraId="5CC63511" w14:textId="77777777" w:rsidR="00A2081F" w:rsidRDefault="00A2081F">
            <w:pPr>
              <w:pStyle w:val="af"/>
              <w:ind w:firstLineChars="0"/>
              <w:rPr>
                <w:rFonts w:ascii="宋体" w:hAnsi="宋体"/>
              </w:rPr>
              <w:pPrChange w:id="1036" w:author="刘全" w:date="2021-12-03T12:00:00Z">
                <w:pPr>
                  <w:pStyle w:val="af"/>
                  <w:ind w:firstLine="420"/>
                </w:pPr>
              </w:pPrChange>
            </w:pPr>
            <w:r>
              <w:rPr>
                <w:rFonts w:hint="eastAsia"/>
              </w:rPr>
              <w:t>否</w:t>
            </w:r>
          </w:p>
        </w:tc>
        <w:tc>
          <w:tcPr>
            <w:tcW w:w="858" w:type="dxa"/>
            <w:noWrap/>
          </w:tcPr>
          <w:p w14:paraId="3AEEC4D6" w14:textId="77777777" w:rsidR="00A2081F" w:rsidRDefault="00A2081F">
            <w:pPr>
              <w:pStyle w:val="af"/>
              <w:ind w:firstLineChars="0"/>
              <w:rPr>
                <w:rFonts w:ascii="宋体" w:hAnsi="宋体"/>
              </w:rPr>
              <w:pPrChange w:id="1037" w:author="刘全" w:date="2021-12-03T12:00:00Z">
                <w:pPr>
                  <w:pStyle w:val="af"/>
                  <w:ind w:firstLine="420"/>
                </w:pPr>
              </w:pPrChange>
            </w:pPr>
            <w:r>
              <w:rPr>
                <w:rFonts w:hint="eastAsia"/>
              </w:rPr>
              <w:t>否</w:t>
            </w:r>
          </w:p>
        </w:tc>
        <w:tc>
          <w:tcPr>
            <w:tcW w:w="861" w:type="dxa"/>
            <w:noWrap/>
          </w:tcPr>
          <w:p w14:paraId="750222A6" w14:textId="77777777" w:rsidR="00A2081F" w:rsidRDefault="00A2081F">
            <w:pPr>
              <w:pStyle w:val="af"/>
              <w:ind w:firstLineChars="0"/>
              <w:rPr>
                <w:rFonts w:ascii="宋体" w:hAnsi="宋体"/>
              </w:rPr>
              <w:pPrChange w:id="1038" w:author="刘全" w:date="2021-12-03T12:00:00Z">
                <w:pPr>
                  <w:pStyle w:val="af"/>
                  <w:ind w:firstLine="420"/>
                </w:pPr>
              </w:pPrChange>
            </w:pPr>
            <w:r>
              <w:rPr>
                <w:rFonts w:hint="eastAsia"/>
              </w:rPr>
              <w:t>否</w:t>
            </w:r>
          </w:p>
        </w:tc>
      </w:tr>
      <w:tr w:rsidR="00A2081F" w14:paraId="4C9A81FF" w14:textId="77777777" w:rsidTr="00A2081F">
        <w:trPr>
          <w:trHeight w:val="255"/>
          <w:jc w:val="center"/>
        </w:trPr>
        <w:tc>
          <w:tcPr>
            <w:tcW w:w="1161" w:type="dxa"/>
            <w:noWrap/>
          </w:tcPr>
          <w:p w14:paraId="68424F74" w14:textId="77777777" w:rsidR="00A2081F" w:rsidRDefault="00A2081F">
            <w:pPr>
              <w:pStyle w:val="af"/>
              <w:ind w:firstLineChars="0"/>
              <w:rPr>
                <w:rFonts w:ascii="宋体" w:hAnsi="宋体"/>
              </w:rPr>
              <w:pPrChange w:id="1039" w:author="刘全" w:date="2021-12-03T12:00:00Z">
                <w:pPr>
                  <w:pStyle w:val="af"/>
                  <w:ind w:firstLine="420"/>
                </w:pPr>
              </w:pPrChange>
            </w:pPr>
            <w:r>
              <w:rPr>
                <w:rFonts w:hint="eastAsia"/>
              </w:rPr>
              <w:t>540030100</w:t>
            </w:r>
          </w:p>
        </w:tc>
        <w:tc>
          <w:tcPr>
            <w:tcW w:w="2363" w:type="dxa"/>
            <w:noWrap/>
          </w:tcPr>
          <w:p w14:paraId="52EEF9C5" w14:textId="77777777" w:rsidR="00A2081F" w:rsidRDefault="00A2081F">
            <w:pPr>
              <w:pStyle w:val="af"/>
              <w:ind w:firstLineChars="0"/>
              <w:jc w:val="left"/>
              <w:rPr>
                <w:rFonts w:ascii="宋体" w:hAnsi="宋体"/>
              </w:rPr>
              <w:pPrChange w:id="1040" w:author="刘全" w:date="2021-12-03T12:00:00Z">
                <w:pPr>
                  <w:pStyle w:val="af"/>
                  <w:ind w:firstLine="420"/>
                  <w:jc w:val="left"/>
                </w:pPr>
              </w:pPrChange>
            </w:pPr>
            <w:r>
              <w:rPr>
                <w:rFonts w:hint="eastAsia"/>
              </w:rPr>
              <w:t>混凝土骨料组</w:t>
            </w:r>
          </w:p>
        </w:tc>
        <w:tc>
          <w:tcPr>
            <w:tcW w:w="813" w:type="dxa"/>
            <w:noWrap/>
          </w:tcPr>
          <w:p w14:paraId="34F0D23C" w14:textId="77777777" w:rsidR="00A2081F" w:rsidRDefault="00A2081F">
            <w:pPr>
              <w:pStyle w:val="af"/>
              <w:ind w:firstLineChars="0"/>
              <w:rPr>
                <w:rFonts w:ascii="宋体" w:hAnsi="宋体"/>
              </w:rPr>
              <w:pPrChange w:id="1041" w:author="刘全" w:date="2021-12-03T12:00:00Z">
                <w:pPr>
                  <w:pStyle w:val="af"/>
                  <w:ind w:firstLine="420"/>
                </w:pPr>
              </w:pPrChange>
            </w:pPr>
            <w:r>
              <w:rPr>
                <w:rFonts w:hint="eastAsia"/>
              </w:rPr>
              <w:t>51</w:t>
            </w:r>
          </w:p>
        </w:tc>
        <w:tc>
          <w:tcPr>
            <w:tcW w:w="720" w:type="dxa"/>
            <w:noWrap/>
          </w:tcPr>
          <w:p w14:paraId="15BE0F35" w14:textId="77777777" w:rsidR="00A2081F" w:rsidRDefault="00A2081F">
            <w:pPr>
              <w:pStyle w:val="af"/>
              <w:ind w:firstLineChars="0"/>
              <w:rPr>
                <w:rFonts w:ascii="宋体" w:hAnsi="宋体"/>
              </w:rPr>
              <w:pPrChange w:id="1042" w:author="刘全" w:date="2021-12-03T12:00:00Z">
                <w:pPr>
                  <w:pStyle w:val="af"/>
                  <w:ind w:firstLine="420"/>
                </w:pPr>
              </w:pPrChange>
            </w:pPr>
            <w:r>
              <w:rPr>
                <w:rFonts w:hint="eastAsia"/>
              </w:rPr>
              <w:t>90</w:t>
            </w:r>
          </w:p>
        </w:tc>
        <w:tc>
          <w:tcPr>
            <w:tcW w:w="720" w:type="dxa"/>
            <w:noWrap/>
          </w:tcPr>
          <w:p w14:paraId="375A1BB4" w14:textId="77777777" w:rsidR="00A2081F" w:rsidRDefault="00A2081F">
            <w:pPr>
              <w:pStyle w:val="af"/>
              <w:ind w:firstLineChars="0"/>
              <w:rPr>
                <w:rFonts w:ascii="宋体" w:hAnsi="宋体"/>
              </w:rPr>
              <w:pPrChange w:id="1043" w:author="刘全" w:date="2021-12-03T12:00:00Z">
                <w:pPr>
                  <w:pStyle w:val="af"/>
                  <w:ind w:firstLine="420"/>
                </w:pPr>
              </w:pPrChange>
            </w:pPr>
          </w:p>
        </w:tc>
        <w:tc>
          <w:tcPr>
            <w:tcW w:w="858" w:type="dxa"/>
            <w:noWrap/>
          </w:tcPr>
          <w:p w14:paraId="16E58BC1" w14:textId="77777777" w:rsidR="00A2081F" w:rsidRDefault="00A2081F">
            <w:pPr>
              <w:pStyle w:val="af"/>
              <w:ind w:firstLineChars="0"/>
              <w:rPr>
                <w:rFonts w:ascii="宋体" w:hAnsi="宋体"/>
              </w:rPr>
              <w:pPrChange w:id="1044" w:author="刘全" w:date="2021-12-03T12:00:00Z">
                <w:pPr>
                  <w:pStyle w:val="af"/>
                  <w:ind w:firstLine="420"/>
                </w:pPr>
              </w:pPrChange>
            </w:pPr>
            <w:r>
              <w:rPr>
                <w:rFonts w:hint="eastAsia"/>
              </w:rPr>
              <w:t>否</w:t>
            </w:r>
          </w:p>
        </w:tc>
        <w:tc>
          <w:tcPr>
            <w:tcW w:w="858" w:type="dxa"/>
            <w:noWrap/>
          </w:tcPr>
          <w:p w14:paraId="7F2F29E6" w14:textId="77777777" w:rsidR="00A2081F" w:rsidRDefault="00A2081F">
            <w:pPr>
              <w:pStyle w:val="af"/>
              <w:ind w:firstLineChars="0"/>
              <w:rPr>
                <w:rFonts w:ascii="宋体" w:hAnsi="宋体"/>
              </w:rPr>
              <w:pPrChange w:id="1045" w:author="刘全" w:date="2021-12-03T12:00:00Z">
                <w:pPr>
                  <w:pStyle w:val="af"/>
                  <w:ind w:firstLine="420"/>
                </w:pPr>
              </w:pPrChange>
            </w:pPr>
            <w:r>
              <w:rPr>
                <w:rFonts w:hint="eastAsia"/>
              </w:rPr>
              <w:t>否</w:t>
            </w:r>
          </w:p>
        </w:tc>
        <w:tc>
          <w:tcPr>
            <w:tcW w:w="861" w:type="dxa"/>
            <w:noWrap/>
          </w:tcPr>
          <w:p w14:paraId="4F676500" w14:textId="77777777" w:rsidR="00A2081F" w:rsidRDefault="00A2081F">
            <w:pPr>
              <w:pStyle w:val="af"/>
              <w:ind w:firstLineChars="0"/>
              <w:rPr>
                <w:rFonts w:ascii="宋体" w:hAnsi="宋体"/>
              </w:rPr>
              <w:pPrChange w:id="1046" w:author="刘全" w:date="2021-12-03T12:00:00Z">
                <w:pPr>
                  <w:pStyle w:val="af"/>
                  <w:ind w:firstLine="420"/>
                </w:pPr>
              </w:pPrChange>
            </w:pPr>
            <w:r>
              <w:rPr>
                <w:rFonts w:hint="eastAsia"/>
              </w:rPr>
              <w:t>否</w:t>
            </w:r>
          </w:p>
        </w:tc>
      </w:tr>
      <w:tr w:rsidR="00A2081F" w14:paraId="4836474D" w14:textId="77777777" w:rsidTr="00A2081F">
        <w:trPr>
          <w:trHeight w:val="255"/>
          <w:jc w:val="center"/>
        </w:trPr>
        <w:tc>
          <w:tcPr>
            <w:tcW w:w="1161" w:type="dxa"/>
            <w:noWrap/>
          </w:tcPr>
          <w:p w14:paraId="5E79FB09" w14:textId="77777777" w:rsidR="00A2081F" w:rsidRDefault="00A2081F">
            <w:pPr>
              <w:pStyle w:val="af"/>
              <w:ind w:firstLineChars="0"/>
              <w:rPr>
                <w:rFonts w:ascii="宋体" w:hAnsi="宋体"/>
              </w:rPr>
              <w:pPrChange w:id="1047" w:author="刘全" w:date="2021-12-03T12:00:00Z">
                <w:pPr>
                  <w:pStyle w:val="af"/>
                  <w:ind w:firstLine="420"/>
                </w:pPr>
              </w:pPrChange>
            </w:pPr>
            <w:r>
              <w:rPr>
                <w:rFonts w:hint="eastAsia"/>
              </w:rPr>
              <w:t>540030110</w:t>
            </w:r>
          </w:p>
        </w:tc>
        <w:tc>
          <w:tcPr>
            <w:tcW w:w="2363" w:type="dxa"/>
            <w:noWrap/>
          </w:tcPr>
          <w:p w14:paraId="08A07B96" w14:textId="77777777" w:rsidR="00A2081F" w:rsidRDefault="00A2081F">
            <w:pPr>
              <w:pStyle w:val="af"/>
              <w:ind w:firstLineChars="0"/>
              <w:jc w:val="left"/>
              <w:rPr>
                <w:rFonts w:ascii="宋体" w:hAnsi="宋体"/>
              </w:rPr>
              <w:pPrChange w:id="1048" w:author="刘全" w:date="2021-12-03T12:00:00Z">
                <w:pPr>
                  <w:pStyle w:val="af"/>
                  <w:ind w:firstLine="420"/>
                  <w:jc w:val="left"/>
                </w:pPr>
              </w:pPrChange>
            </w:pPr>
            <w:r>
              <w:rPr>
                <w:rFonts w:hint="eastAsia"/>
              </w:rPr>
              <w:t>大坝混凝土骨料组</w:t>
            </w:r>
          </w:p>
        </w:tc>
        <w:tc>
          <w:tcPr>
            <w:tcW w:w="813" w:type="dxa"/>
            <w:noWrap/>
          </w:tcPr>
          <w:p w14:paraId="0FB1F1E0" w14:textId="77777777" w:rsidR="00A2081F" w:rsidRDefault="00A2081F">
            <w:pPr>
              <w:pStyle w:val="af"/>
              <w:ind w:firstLineChars="0"/>
              <w:rPr>
                <w:rFonts w:ascii="宋体" w:hAnsi="宋体"/>
              </w:rPr>
              <w:pPrChange w:id="1049" w:author="刘全" w:date="2021-12-03T12:00:00Z">
                <w:pPr>
                  <w:pStyle w:val="af"/>
                  <w:ind w:firstLine="420"/>
                </w:pPr>
              </w:pPrChange>
            </w:pPr>
            <w:r>
              <w:rPr>
                <w:rFonts w:hint="eastAsia"/>
              </w:rPr>
              <w:t>71</w:t>
            </w:r>
          </w:p>
        </w:tc>
        <w:tc>
          <w:tcPr>
            <w:tcW w:w="720" w:type="dxa"/>
            <w:noWrap/>
          </w:tcPr>
          <w:p w14:paraId="3898E3AF" w14:textId="77777777" w:rsidR="00A2081F" w:rsidRDefault="00A2081F">
            <w:pPr>
              <w:pStyle w:val="af"/>
              <w:ind w:firstLineChars="0"/>
              <w:rPr>
                <w:rFonts w:ascii="宋体" w:hAnsi="宋体"/>
              </w:rPr>
              <w:pPrChange w:id="1050" w:author="刘全" w:date="2021-12-03T12:00:00Z">
                <w:pPr>
                  <w:pStyle w:val="af"/>
                  <w:ind w:firstLine="420"/>
                </w:pPr>
              </w:pPrChange>
            </w:pPr>
            <w:r>
              <w:rPr>
                <w:rFonts w:hint="eastAsia"/>
              </w:rPr>
              <w:t>90</w:t>
            </w:r>
          </w:p>
        </w:tc>
        <w:tc>
          <w:tcPr>
            <w:tcW w:w="720" w:type="dxa"/>
            <w:noWrap/>
          </w:tcPr>
          <w:p w14:paraId="5C638B16" w14:textId="77777777" w:rsidR="00A2081F" w:rsidRDefault="00A2081F">
            <w:pPr>
              <w:pStyle w:val="af"/>
              <w:ind w:firstLineChars="0"/>
              <w:rPr>
                <w:rFonts w:ascii="宋体" w:hAnsi="宋体"/>
              </w:rPr>
              <w:pPrChange w:id="1051" w:author="刘全" w:date="2021-12-03T12:00:00Z">
                <w:pPr>
                  <w:pStyle w:val="af"/>
                  <w:ind w:firstLine="420"/>
                </w:pPr>
              </w:pPrChange>
            </w:pPr>
          </w:p>
        </w:tc>
        <w:tc>
          <w:tcPr>
            <w:tcW w:w="858" w:type="dxa"/>
            <w:noWrap/>
          </w:tcPr>
          <w:p w14:paraId="71DBB503" w14:textId="77777777" w:rsidR="00A2081F" w:rsidRDefault="00A2081F">
            <w:pPr>
              <w:pStyle w:val="af"/>
              <w:ind w:firstLineChars="0"/>
              <w:rPr>
                <w:rFonts w:ascii="宋体" w:hAnsi="宋体"/>
              </w:rPr>
              <w:pPrChange w:id="1052" w:author="刘全" w:date="2021-12-03T12:00:00Z">
                <w:pPr>
                  <w:pStyle w:val="af"/>
                  <w:ind w:firstLine="420"/>
                </w:pPr>
              </w:pPrChange>
            </w:pPr>
            <w:r>
              <w:rPr>
                <w:rFonts w:hint="eastAsia"/>
              </w:rPr>
              <w:t>否</w:t>
            </w:r>
          </w:p>
        </w:tc>
        <w:tc>
          <w:tcPr>
            <w:tcW w:w="858" w:type="dxa"/>
            <w:noWrap/>
          </w:tcPr>
          <w:p w14:paraId="14BC351F" w14:textId="77777777" w:rsidR="00A2081F" w:rsidRDefault="00A2081F">
            <w:pPr>
              <w:pStyle w:val="af"/>
              <w:ind w:firstLineChars="0"/>
              <w:rPr>
                <w:rFonts w:ascii="宋体" w:hAnsi="宋体"/>
              </w:rPr>
              <w:pPrChange w:id="1053" w:author="刘全" w:date="2021-12-03T12:00:00Z">
                <w:pPr>
                  <w:pStyle w:val="af"/>
                  <w:ind w:firstLine="420"/>
                </w:pPr>
              </w:pPrChange>
            </w:pPr>
            <w:r>
              <w:rPr>
                <w:rFonts w:hint="eastAsia"/>
              </w:rPr>
              <w:t>否</w:t>
            </w:r>
          </w:p>
        </w:tc>
        <w:tc>
          <w:tcPr>
            <w:tcW w:w="861" w:type="dxa"/>
            <w:noWrap/>
          </w:tcPr>
          <w:p w14:paraId="134E91A6" w14:textId="77777777" w:rsidR="00A2081F" w:rsidRDefault="00A2081F">
            <w:pPr>
              <w:pStyle w:val="af"/>
              <w:ind w:firstLineChars="0"/>
              <w:rPr>
                <w:rFonts w:ascii="宋体" w:hAnsi="宋体"/>
              </w:rPr>
              <w:pPrChange w:id="1054" w:author="刘全" w:date="2021-12-03T12:00:00Z">
                <w:pPr>
                  <w:pStyle w:val="af"/>
                  <w:ind w:firstLine="420"/>
                </w:pPr>
              </w:pPrChange>
            </w:pPr>
            <w:r>
              <w:rPr>
                <w:rFonts w:hint="eastAsia"/>
              </w:rPr>
              <w:t>否</w:t>
            </w:r>
          </w:p>
        </w:tc>
      </w:tr>
      <w:tr w:rsidR="00A2081F" w14:paraId="3D5D33D8" w14:textId="77777777" w:rsidTr="00A2081F">
        <w:trPr>
          <w:trHeight w:val="255"/>
          <w:jc w:val="center"/>
        </w:trPr>
        <w:tc>
          <w:tcPr>
            <w:tcW w:w="1161" w:type="dxa"/>
            <w:noWrap/>
          </w:tcPr>
          <w:p w14:paraId="655A1F13" w14:textId="77777777" w:rsidR="00A2081F" w:rsidRDefault="00A2081F">
            <w:pPr>
              <w:pStyle w:val="af"/>
              <w:ind w:firstLineChars="0"/>
              <w:rPr>
                <w:rFonts w:ascii="宋体" w:hAnsi="宋体"/>
              </w:rPr>
              <w:pPrChange w:id="1055" w:author="刘全" w:date="2021-12-03T12:00:00Z">
                <w:pPr>
                  <w:pStyle w:val="af"/>
                  <w:ind w:firstLine="420"/>
                </w:pPr>
              </w:pPrChange>
            </w:pPr>
            <w:r>
              <w:rPr>
                <w:rFonts w:hint="eastAsia"/>
              </w:rPr>
              <w:t>540030120</w:t>
            </w:r>
          </w:p>
        </w:tc>
        <w:tc>
          <w:tcPr>
            <w:tcW w:w="2363" w:type="dxa"/>
            <w:noWrap/>
          </w:tcPr>
          <w:p w14:paraId="4D670E64" w14:textId="77777777" w:rsidR="00A2081F" w:rsidRDefault="00A2081F">
            <w:pPr>
              <w:pStyle w:val="af"/>
              <w:ind w:firstLineChars="0"/>
              <w:jc w:val="left"/>
              <w:rPr>
                <w:rFonts w:ascii="宋体" w:hAnsi="宋体"/>
              </w:rPr>
              <w:pPrChange w:id="1056" w:author="刘全" w:date="2021-12-03T12:00:00Z">
                <w:pPr>
                  <w:pStyle w:val="af"/>
                  <w:ind w:firstLine="420"/>
                  <w:jc w:val="left"/>
                </w:pPr>
              </w:pPrChange>
            </w:pPr>
            <w:r>
              <w:rPr>
                <w:rFonts w:hint="eastAsia"/>
              </w:rPr>
              <w:t>其他混凝土骨料组</w:t>
            </w:r>
          </w:p>
        </w:tc>
        <w:tc>
          <w:tcPr>
            <w:tcW w:w="813" w:type="dxa"/>
            <w:noWrap/>
          </w:tcPr>
          <w:p w14:paraId="05A00127" w14:textId="77777777" w:rsidR="00A2081F" w:rsidRDefault="00A2081F">
            <w:pPr>
              <w:pStyle w:val="af"/>
              <w:ind w:firstLineChars="0"/>
              <w:rPr>
                <w:rFonts w:ascii="宋体" w:hAnsi="宋体"/>
              </w:rPr>
              <w:pPrChange w:id="1057" w:author="刘全" w:date="2021-12-03T12:00:00Z">
                <w:pPr>
                  <w:pStyle w:val="af"/>
                  <w:ind w:firstLine="420"/>
                </w:pPr>
              </w:pPrChange>
            </w:pPr>
            <w:r>
              <w:rPr>
                <w:rFonts w:hint="eastAsia"/>
              </w:rPr>
              <w:t>51</w:t>
            </w:r>
          </w:p>
        </w:tc>
        <w:tc>
          <w:tcPr>
            <w:tcW w:w="720" w:type="dxa"/>
            <w:noWrap/>
          </w:tcPr>
          <w:p w14:paraId="6658DB14" w14:textId="77777777" w:rsidR="00A2081F" w:rsidRDefault="00A2081F">
            <w:pPr>
              <w:pStyle w:val="af"/>
              <w:ind w:firstLineChars="0"/>
              <w:rPr>
                <w:rFonts w:ascii="宋体" w:hAnsi="宋体"/>
              </w:rPr>
              <w:pPrChange w:id="1058" w:author="刘全" w:date="2021-12-03T12:00:00Z">
                <w:pPr>
                  <w:pStyle w:val="af"/>
                  <w:ind w:firstLine="420"/>
                </w:pPr>
              </w:pPrChange>
            </w:pPr>
            <w:r>
              <w:rPr>
                <w:rFonts w:hint="eastAsia"/>
              </w:rPr>
              <w:t>70</w:t>
            </w:r>
          </w:p>
        </w:tc>
        <w:tc>
          <w:tcPr>
            <w:tcW w:w="720" w:type="dxa"/>
            <w:noWrap/>
          </w:tcPr>
          <w:p w14:paraId="79D98B05" w14:textId="77777777" w:rsidR="00A2081F" w:rsidRDefault="00A2081F">
            <w:pPr>
              <w:pStyle w:val="af"/>
              <w:ind w:firstLineChars="0"/>
              <w:rPr>
                <w:rFonts w:ascii="宋体" w:hAnsi="宋体"/>
              </w:rPr>
              <w:pPrChange w:id="1059" w:author="刘全" w:date="2021-12-03T12:00:00Z">
                <w:pPr>
                  <w:pStyle w:val="af"/>
                  <w:ind w:firstLine="420"/>
                </w:pPr>
              </w:pPrChange>
            </w:pPr>
          </w:p>
        </w:tc>
        <w:tc>
          <w:tcPr>
            <w:tcW w:w="858" w:type="dxa"/>
            <w:noWrap/>
          </w:tcPr>
          <w:p w14:paraId="29B72937" w14:textId="77777777" w:rsidR="00A2081F" w:rsidRDefault="00A2081F">
            <w:pPr>
              <w:pStyle w:val="af"/>
              <w:ind w:firstLineChars="0"/>
              <w:rPr>
                <w:rFonts w:ascii="宋体" w:hAnsi="宋体"/>
              </w:rPr>
              <w:pPrChange w:id="1060" w:author="刘全" w:date="2021-12-03T12:00:00Z">
                <w:pPr>
                  <w:pStyle w:val="af"/>
                  <w:ind w:firstLine="420"/>
                </w:pPr>
              </w:pPrChange>
            </w:pPr>
            <w:r>
              <w:rPr>
                <w:rFonts w:hint="eastAsia"/>
              </w:rPr>
              <w:t>否</w:t>
            </w:r>
          </w:p>
        </w:tc>
        <w:tc>
          <w:tcPr>
            <w:tcW w:w="858" w:type="dxa"/>
            <w:noWrap/>
          </w:tcPr>
          <w:p w14:paraId="72B4FA1F" w14:textId="77777777" w:rsidR="00A2081F" w:rsidRDefault="00A2081F">
            <w:pPr>
              <w:pStyle w:val="af"/>
              <w:ind w:firstLineChars="0"/>
              <w:rPr>
                <w:rFonts w:ascii="宋体" w:hAnsi="宋体"/>
              </w:rPr>
              <w:pPrChange w:id="1061" w:author="刘全" w:date="2021-12-03T12:00:00Z">
                <w:pPr>
                  <w:pStyle w:val="af"/>
                  <w:ind w:firstLine="420"/>
                </w:pPr>
              </w:pPrChange>
            </w:pPr>
            <w:r>
              <w:rPr>
                <w:rFonts w:hint="eastAsia"/>
              </w:rPr>
              <w:t>否</w:t>
            </w:r>
          </w:p>
        </w:tc>
        <w:tc>
          <w:tcPr>
            <w:tcW w:w="861" w:type="dxa"/>
            <w:noWrap/>
          </w:tcPr>
          <w:p w14:paraId="23EC5A9E" w14:textId="77777777" w:rsidR="00A2081F" w:rsidRDefault="00A2081F">
            <w:pPr>
              <w:pStyle w:val="af"/>
              <w:ind w:firstLineChars="0"/>
              <w:rPr>
                <w:rFonts w:ascii="宋体" w:hAnsi="宋体"/>
              </w:rPr>
              <w:pPrChange w:id="1062" w:author="刘全" w:date="2021-12-03T12:00:00Z">
                <w:pPr>
                  <w:pStyle w:val="af"/>
                  <w:ind w:firstLine="420"/>
                </w:pPr>
              </w:pPrChange>
            </w:pPr>
            <w:r>
              <w:rPr>
                <w:rFonts w:hint="eastAsia"/>
              </w:rPr>
              <w:t>否</w:t>
            </w:r>
          </w:p>
        </w:tc>
      </w:tr>
      <w:tr w:rsidR="00A2081F" w14:paraId="67CDD499" w14:textId="77777777" w:rsidTr="00A2081F">
        <w:trPr>
          <w:trHeight w:val="255"/>
          <w:jc w:val="center"/>
        </w:trPr>
        <w:tc>
          <w:tcPr>
            <w:tcW w:w="1161" w:type="dxa"/>
            <w:noWrap/>
          </w:tcPr>
          <w:p w14:paraId="3B9AB425" w14:textId="77777777" w:rsidR="00A2081F" w:rsidRDefault="00A2081F">
            <w:pPr>
              <w:pStyle w:val="af"/>
              <w:ind w:firstLineChars="0"/>
              <w:rPr>
                <w:rFonts w:ascii="宋体" w:hAnsi="宋体"/>
              </w:rPr>
              <w:pPrChange w:id="1063" w:author="刘全" w:date="2021-12-03T12:00:00Z">
                <w:pPr>
                  <w:pStyle w:val="af"/>
                  <w:ind w:firstLine="420"/>
                </w:pPr>
              </w:pPrChange>
            </w:pPr>
            <w:r>
              <w:rPr>
                <w:rFonts w:hint="eastAsia"/>
              </w:rPr>
              <w:t>540030200</w:t>
            </w:r>
          </w:p>
        </w:tc>
        <w:tc>
          <w:tcPr>
            <w:tcW w:w="2363" w:type="dxa"/>
            <w:noWrap/>
          </w:tcPr>
          <w:p w14:paraId="38FDBEA4" w14:textId="77777777" w:rsidR="00A2081F" w:rsidRDefault="00A2081F">
            <w:pPr>
              <w:pStyle w:val="af"/>
              <w:ind w:firstLineChars="0"/>
              <w:jc w:val="left"/>
              <w:rPr>
                <w:rFonts w:ascii="宋体" w:hAnsi="宋体"/>
              </w:rPr>
              <w:pPrChange w:id="1064" w:author="刘全" w:date="2021-12-03T12:00:00Z">
                <w:pPr>
                  <w:pStyle w:val="af"/>
                  <w:ind w:firstLine="420"/>
                  <w:jc w:val="left"/>
                </w:pPr>
              </w:pPrChange>
            </w:pPr>
            <w:r>
              <w:rPr>
                <w:rFonts w:hint="eastAsia"/>
              </w:rPr>
              <w:t>混凝土骨料毛料组</w:t>
            </w:r>
          </w:p>
        </w:tc>
        <w:tc>
          <w:tcPr>
            <w:tcW w:w="813" w:type="dxa"/>
            <w:noWrap/>
          </w:tcPr>
          <w:p w14:paraId="79877330" w14:textId="77777777" w:rsidR="00A2081F" w:rsidRDefault="00A2081F">
            <w:pPr>
              <w:pStyle w:val="af"/>
              <w:ind w:firstLineChars="0"/>
              <w:rPr>
                <w:rFonts w:ascii="宋体" w:hAnsi="宋体"/>
              </w:rPr>
              <w:pPrChange w:id="1065" w:author="刘全" w:date="2021-12-03T12:00:00Z">
                <w:pPr>
                  <w:pStyle w:val="af"/>
                  <w:ind w:firstLine="420"/>
                </w:pPr>
              </w:pPrChange>
            </w:pPr>
            <w:r>
              <w:rPr>
                <w:rFonts w:hint="eastAsia"/>
              </w:rPr>
              <w:t>30</w:t>
            </w:r>
          </w:p>
        </w:tc>
        <w:tc>
          <w:tcPr>
            <w:tcW w:w="720" w:type="dxa"/>
            <w:noWrap/>
          </w:tcPr>
          <w:p w14:paraId="5C5B01EE" w14:textId="77777777" w:rsidR="00A2081F" w:rsidRDefault="00A2081F">
            <w:pPr>
              <w:pStyle w:val="af"/>
              <w:ind w:firstLineChars="0"/>
              <w:rPr>
                <w:rFonts w:ascii="宋体" w:hAnsi="宋体"/>
              </w:rPr>
              <w:pPrChange w:id="1066" w:author="刘全" w:date="2021-12-03T12:00:00Z">
                <w:pPr>
                  <w:pStyle w:val="af"/>
                  <w:ind w:firstLine="420"/>
                </w:pPr>
              </w:pPrChange>
            </w:pPr>
            <w:r>
              <w:rPr>
                <w:rFonts w:hint="eastAsia"/>
              </w:rPr>
              <w:t>50</w:t>
            </w:r>
          </w:p>
        </w:tc>
        <w:tc>
          <w:tcPr>
            <w:tcW w:w="720" w:type="dxa"/>
            <w:noWrap/>
          </w:tcPr>
          <w:p w14:paraId="2A65ED4A" w14:textId="77777777" w:rsidR="00A2081F" w:rsidRDefault="00A2081F">
            <w:pPr>
              <w:pStyle w:val="af"/>
              <w:ind w:firstLineChars="0"/>
              <w:rPr>
                <w:rFonts w:ascii="宋体" w:hAnsi="宋体"/>
              </w:rPr>
              <w:pPrChange w:id="1067" w:author="刘全" w:date="2021-12-03T12:00:00Z">
                <w:pPr>
                  <w:pStyle w:val="af"/>
                  <w:ind w:firstLine="420"/>
                </w:pPr>
              </w:pPrChange>
            </w:pPr>
          </w:p>
        </w:tc>
        <w:tc>
          <w:tcPr>
            <w:tcW w:w="858" w:type="dxa"/>
            <w:noWrap/>
          </w:tcPr>
          <w:p w14:paraId="234D03F4" w14:textId="77777777" w:rsidR="00A2081F" w:rsidRDefault="00A2081F">
            <w:pPr>
              <w:pStyle w:val="af"/>
              <w:ind w:firstLineChars="0"/>
              <w:rPr>
                <w:rFonts w:ascii="宋体" w:hAnsi="宋体"/>
              </w:rPr>
              <w:pPrChange w:id="1068" w:author="刘全" w:date="2021-12-03T12:00:00Z">
                <w:pPr>
                  <w:pStyle w:val="af"/>
                  <w:ind w:firstLine="420"/>
                </w:pPr>
              </w:pPrChange>
            </w:pPr>
            <w:r>
              <w:rPr>
                <w:rFonts w:hint="eastAsia"/>
              </w:rPr>
              <w:t>是</w:t>
            </w:r>
          </w:p>
        </w:tc>
        <w:tc>
          <w:tcPr>
            <w:tcW w:w="858" w:type="dxa"/>
            <w:noWrap/>
          </w:tcPr>
          <w:p w14:paraId="5C9D79D6" w14:textId="77777777" w:rsidR="00A2081F" w:rsidRDefault="00A2081F">
            <w:pPr>
              <w:pStyle w:val="af"/>
              <w:ind w:firstLineChars="0"/>
              <w:rPr>
                <w:rFonts w:ascii="宋体" w:hAnsi="宋体"/>
              </w:rPr>
              <w:pPrChange w:id="1069" w:author="刘全" w:date="2021-12-03T12:00:00Z">
                <w:pPr>
                  <w:pStyle w:val="af"/>
                  <w:ind w:firstLine="420"/>
                </w:pPr>
              </w:pPrChange>
            </w:pPr>
            <w:r>
              <w:rPr>
                <w:rFonts w:hint="eastAsia"/>
              </w:rPr>
              <w:t>否</w:t>
            </w:r>
          </w:p>
        </w:tc>
        <w:tc>
          <w:tcPr>
            <w:tcW w:w="861" w:type="dxa"/>
            <w:noWrap/>
          </w:tcPr>
          <w:p w14:paraId="2057EA8D" w14:textId="77777777" w:rsidR="00A2081F" w:rsidRDefault="00A2081F">
            <w:pPr>
              <w:pStyle w:val="af"/>
              <w:ind w:firstLineChars="0"/>
              <w:rPr>
                <w:rFonts w:ascii="宋体" w:hAnsi="宋体"/>
              </w:rPr>
              <w:pPrChange w:id="1070" w:author="刘全" w:date="2021-12-03T12:00:00Z">
                <w:pPr>
                  <w:pStyle w:val="af"/>
                  <w:ind w:firstLine="420"/>
                </w:pPr>
              </w:pPrChange>
            </w:pPr>
            <w:r>
              <w:rPr>
                <w:rFonts w:hint="eastAsia"/>
              </w:rPr>
              <w:t>否</w:t>
            </w:r>
          </w:p>
        </w:tc>
      </w:tr>
      <w:tr w:rsidR="00A2081F" w14:paraId="4A99B52C" w14:textId="77777777" w:rsidTr="00A2081F">
        <w:trPr>
          <w:trHeight w:val="255"/>
          <w:jc w:val="center"/>
        </w:trPr>
        <w:tc>
          <w:tcPr>
            <w:tcW w:w="1161" w:type="dxa"/>
            <w:noWrap/>
          </w:tcPr>
          <w:p w14:paraId="5E61E652" w14:textId="77777777" w:rsidR="00A2081F" w:rsidRDefault="00A2081F">
            <w:pPr>
              <w:pStyle w:val="af"/>
              <w:ind w:firstLineChars="0"/>
              <w:rPr>
                <w:rFonts w:ascii="宋体" w:hAnsi="宋体"/>
              </w:rPr>
              <w:pPrChange w:id="1071" w:author="刘全" w:date="2021-12-03T12:00:00Z">
                <w:pPr>
                  <w:pStyle w:val="af"/>
                  <w:ind w:firstLine="420"/>
                </w:pPr>
              </w:pPrChange>
            </w:pPr>
            <w:r>
              <w:rPr>
                <w:rFonts w:hint="eastAsia"/>
              </w:rPr>
              <w:t>540030210</w:t>
            </w:r>
          </w:p>
        </w:tc>
        <w:tc>
          <w:tcPr>
            <w:tcW w:w="2363" w:type="dxa"/>
            <w:noWrap/>
          </w:tcPr>
          <w:p w14:paraId="6CCDB17A" w14:textId="77777777" w:rsidR="00A2081F" w:rsidRDefault="00A2081F">
            <w:pPr>
              <w:pStyle w:val="af"/>
              <w:ind w:firstLineChars="0"/>
              <w:jc w:val="left"/>
              <w:rPr>
                <w:rFonts w:ascii="宋体" w:hAnsi="宋体"/>
              </w:rPr>
              <w:pPrChange w:id="1072" w:author="刘全" w:date="2021-12-03T12:00:00Z">
                <w:pPr>
                  <w:pStyle w:val="af"/>
                  <w:ind w:firstLine="420"/>
                  <w:jc w:val="left"/>
                </w:pPr>
              </w:pPrChange>
            </w:pPr>
            <w:r>
              <w:rPr>
                <w:rFonts w:hint="eastAsia"/>
              </w:rPr>
              <w:t>大坝混凝土骨料毛料组</w:t>
            </w:r>
          </w:p>
        </w:tc>
        <w:tc>
          <w:tcPr>
            <w:tcW w:w="813" w:type="dxa"/>
            <w:noWrap/>
          </w:tcPr>
          <w:p w14:paraId="2A1E7F6C" w14:textId="77777777" w:rsidR="00A2081F" w:rsidRDefault="00A2081F">
            <w:pPr>
              <w:pStyle w:val="af"/>
              <w:ind w:firstLineChars="0"/>
              <w:rPr>
                <w:rFonts w:ascii="宋体" w:hAnsi="宋体"/>
              </w:rPr>
              <w:pPrChange w:id="1073" w:author="刘全" w:date="2021-12-03T12:00:00Z">
                <w:pPr>
                  <w:pStyle w:val="af"/>
                  <w:ind w:firstLine="420"/>
                </w:pPr>
              </w:pPrChange>
            </w:pPr>
            <w:r>
              <w:rPr>
                <w:rFonts w:hint="eastAsia"/>
              </w:rPr>
              <w:t>35</w:t>
            </w:r>
          </w:p>
        </w:tc>
        <w:tc>
          <w:tcPr>
            <w:tcW w:w="720" w:type="dxa"/>
            <w:noWrap/>
          </w:tcPr>
          <w:p w14:paraId="6F0B0D80" w14:textId="77777777" w:rsidR="00A2081F" w:rsidRDefault="00A2081F">
            <w:pPr>
              <w:pStyle w:val="af"/>
              <w:ind w:firstLineChars="0"/>
              <w:rPr>
                <w:rFonts w:ascii="宋体" w:hAnsi="宋体"/>
              </w:rPr>
              <w:pPrChange w:id="1074" w:author="刘全" w:date="2021-12-03T12:00:00Z">
                <w:pPr>
                  <w:pStyle w:val="af"/>
                  <w:ind w:firstLine="420"/>
                </w:pPr>
              </w:pPrChange>
            </w:pPr>
            <w:r>
              <w:rPr>
                <w:rFonts w:hint="eastAsia"/>
              </w:rPr>
              <w:t>50</w:t>
            </w:r>
          </w:p>
        </w:tc>
        <w:tc>
          <w:tcPr>
            <w:tcW w:w="720" w:type="dxa"/>
            <w:noWrap/>
          </w:tcPr>
          <w:p w14:paraId="1611DB58" w14:textId="77777777" w:rsidR="00A2081F" w:rsidRDefault="00A2081F">
            <w:pPr>
              <w:pStyle w:val="af"/>
              <w:ind w:firstLineChars="0"/>
              <w:rPr>
                <w:rFonts w:ascii="宋体" w:hAnsi="宋体"/>
              </w:rPr>
              <w:pPrChange w:id="1075" w:author="刘全" w:date="2021-12-03T12:00:00Z">
                <w:pPr>
                  <w:pStyle w:val="af"/>
                  <w:ind w:firstLine="420"/>
                </w:pPr>
              </w:pPrChange>
            </w:pPr>
          </w:p>
        </w:tc>
        <w:tc>
          <w:tcPr>
            <w:tcW w:w="858" w:type="dxa"/>
            <w:noWrap/>
          </w:tcPr>
          <w:p w14:paraId="46186B8D" w14:textId="77777777" w:rsidR="00A2081F" w:rsidRDefault="00A2081F">
            <w:pPr>
              <w:pStyle w:val="af"/>
              <w:ind w:firstLineChars="0"/>
              <w:rPr>
                <w:rFonts w:ascii="宋体" w:hAnsi="宋体"/>
              </w:rPr>
              <w:pPrChange w:id="1076" w:author="刘全" w:date="2021-12-03T12:00:00Z">
                <w:pPr>
                  <w:pStyle w:val="af"/>
                  <w:ind w:firstLine="420"/>
                </w:pPr>
              </w:pPrChange>
            </w:pPr>
            <w:r>
              <w:rPr>
                <w:rFonts w:hint="eastAsia"/>
              </w:rPr>
              <w:t>否</w:t>
            </w:r>
          </w:p>
        </w:tc>
        <w:tc>
          <w:tcPr>
            <w:tcW w:w="858" w:type="dxa"/>
            <w:noWrap/>
          </w:tcPr>
          <w:p w14:paraId="31E2DCFC" w14:textId="77777777" w:rsidR="00A2081F" w:rsidRDefault="00A2081F">
            <w:pPr>
              <w:pStyle w:val="af"/>
              <w:ind w:firstLineChars="0"/>
              <w:rPr>
                <w:rFonts w:ascii="宋体" w:hAnsi="宋体"/>
              </w:rPr>
              <w:pPrChange w:id="1077" w:author="刘全" w:date="2021-12-03T12:00:00Z">
                <w:pPr>
                  <w:pStyle w:val="af"/>
                  <w:ind w:firstLine="420"/>
                </w:pPr>
              </w:pPrChange>
            </w:pPr>
            <w:r>
              <w:rPr>
                <w:rFonts w:hint="eastAsia"/>
              </w:rPr>
              <w:t>是</w:t>
            </w:r>
          </w:p>
        </w:tc>
        <w:tc>
          <w:tcPr>
            <w:tcW w:w="861" w:type="dxa"/>
            <w:noWrap/>
          </w:tcPr>
          <w:p w14:paraId="67448470" w14:textId="77777777" w:rsidR="00A2081F" w:rsidRDefault="00A2081F">
            <w:pPr>
              <w:pStyle w:val="af"/>
              <w:ind w:firstLineChars="0"/>
              <w:rPr>
                <w:rFonts w:ascii="宋体" w:hAnsi="宋体"/>
              </w:rPr>
              <w:pPrChange w:id="1078" w:author="刘全" w:date="2021-12-03T12:00:00Z">
                <w:pPr>
                  <w:pStyle w:val="af"/>
                  <w:ind w:firstLine="420"/>
                </w:pPr>
              </w:pPrChange>
            </w:pPr>
            <w:r>
              <w:rPr>
                <w:rFonts w:hint="eastAsia"/>
              </w:rPr>
              <w:t>否</w:t>
            </w:r>
          </w:p>
        </w:tc>
      </w:tr>
      <w:tr w:rsidR="00A2081F" w14:paraId="51BAC550" w14:textId="77777777" w:rsidTr="00A2081F">
        <w:trPr>
          <w:trHeight w:val="255"/>
          <w:jc w:val="center"/>
        </w:trPr>
        <w:tc>
          <w:tcPr>
            <w:tcW w:w="1161" w:type="dxa"/>
            <w:noWrap/>
          </w:tcPr>
          <w:p w14:paraId="05C835D3" w14:textId="77777777" w:rsidR="00A2081F" w:rsidRDefault="00A2081F">
            <w:pPr>
              <w:pStyle w:val="af"/>
              <w:ind w:firstLineChars="0"/>
              <w:rPr>
                <w:rFonts w:ascii="宋体" w:hAnsi="宋体"/>
              </w:rPr>
              <w:pPrChange w:id="1079" w:author="刘全" w:date="2021-12-03T12:00:00Z">
                <w:pPr>
                  <w:pStyle w:val="af"/>
                  <w:ind w:firstLine="420"/>
                </w:pPr>
              </w:pPrChange>
            </w:pPr>
            <w:r>
              <w:rPr>
                <w:rFonts w:hint="eastAsia"/>
              </w:rPr>
              <w:t>540030220</w:t>
            </w:r>
          </w:p>
        </w:tc>
        <w:tc>
          <w:tcPr>
            <w:tcW w:w="2363" w:type="dxa"/>
            <w:noWrap/>
          </w:tcPr>
          <w:p w14:paraId="6CC59526" w14:textId="77777777" w:rsidR="00A2081F" w:rsidRDefault="00A2081F">
            <w:pPr>
              <w:pStyle w:val="af"/>
              <w:ind w:firstLineChars="0"/>
              <w:jc w:val="left"/>
              <w:rPr>
                <w:rFonts w:ascii="宋体" w:hAnsi="宋体"/>
              </w:rPr>
              <w:pPrChange w:id="1080" w:author="刘全" w:date="2021-12-03T12:00:00Z">
                <w:pPr>
                  <w:pStyle w:val="af"/>
                  <w:ind w:firstLine="420"/>
                  <w:jc w:val="left"/>
                </w:pPr>
              </w:pPrChange>
            </w:pPr>
            <w:r>
              <w:rPr>
                <w:rFonts w:hint="eastAsia"/>
              </w:rPr>
              <w:t>其他混凝土骨料毛料组</w:t>
            </w:r>
          </w:p>
        </w:tc>
        <w:tc>
          <w:tcPr>
            <w:tcW w:w="813" w:type="dxa"/>
            <w:noWrap/>
          </w:tcPr>
          <w:p w14:paraId="72F7C72A" w14:textId="77777777" w:rsidR="00A2081F" w:rsidRDefault="00A2081F">
            <w:pPr>
              <w:pStyle w:val="af"/>
              <w:ind w:firstLineChars="0"/>
              <w:rPr>
                <w:rFonts w:ascii="宋体" w:hAnsi="宋体"/>
              </w:rPr>
              <w:pPrChange w:id="1081" w:author="刘全" w:date="2021-12-03T12:00:00Z">
                <w:pPr>
                  <w:pStyle w:val="af"/>
                  <w:ind w:firstLine="420"/>
                </w:pPr>
              </w:pPrChange>
            </w:pPr>
            <w:r>
              <w:rPr>
                <w:rFonts w:hint="eastAsia"/>
              </w:rPr>
              <w:t>30</w:t>
            </w:r>
          </w:p>
        </w:tc>
        <w:tc>
          <w:tcPr>
            <w:tcW w:w="720" w:type="dxa"/>
            <w:noWrap/>
          </w:tcPr>
          <w:p w14:paraId="26A099E9" w14:textId="77777777" w:rsidR="00A2081F" w:rsidRDefault="00A2081F">
            <w:pPr>
              <w:pStyle w:val="af"/>
              <w:ind w:firstLineChars="0"/>
              <w:rPr>
                <w:rFonts w:ascii="宋体" w:hAnsi="宋体"/>
              </w:rPr>
              <w:pPrChange w:id="1082" w:author="刘全" w:date="2021-12-03T12:00:00Z">
                <w:pPr>
                  <w:pStyle w:val="af"/>
                  <w:ind w:firstLine="420"/>
                </w:pPr>
              </w:pPrChange>
            </w:pPr>
            <w:r>
              <w:rPr>
                <w:rFonts w:hint="eastAsia"/>
              </w:rPr>
              <w:t>40</w:t>
            </w:r>
          </w:p>
        </w:tc>
        <w:tc>
          <w:tcPr>
            <w:tcW w:w="720" w:type="dxa"/>
            <w:noWrap/>
          </w:tcPr>
          <w:p w14:paraId="7A3D38A9" w14:textId="77777777" w:rsidR="00A2081F" w:rsidRDefault="00A2081F">
            <w:pPr>
              <w:pStyle w:val="af"/>
              <w:ind w:firstLineChars="0"/>
              <w:rPr>
                <w:rFonts w:ascii="宋体" w:hAnsi="宋体"/>
              </w:rPr>
              <w:pPrChange w:id="1083" w:author="刘全" w:date="2021-12-03T12:00:00Z">
                <w:pPr>
                  <w:pStyle w:val="af"/>
                  <w:ind w:firstLine="420"/>
                </w:pPr>
              </w:pPrChange>
            </w:pPr>
          </w:p>
        </w:tc>
        <w:tc>
          <w:tcPr>
            <w:tcW w:w="858" w:type="dxa"/>
            <w:noWrap/>
          </w:tcPr>
          <w:p w14:paraId="19B3B45E" w14:textId="77777777" w:rsidR="00A2081F" w:rsidRDefault="00A2081F">
            <w:pPr>
              <w:pStyle w:val="af"/>
              <w:ind w:firstLineChars="0"/>
              <w:rPr>
                <w:rFonts w:ascii="宋体" w:hAnsi="宋体"/>
              </w:rPr>
              <w:pPrChange w:id="1084" w:author="刘全" w:date="2021-12-03T12:00:00Z">
                <w:pPr>
                  <w:pStyle w:val="af"/>
                  <w:ind w:firstLine="420"/>
                </w:pPr>
              </w:pPrChange>
            </w:pPr>
            <w:r>
              <w:rPr>
                <w:rFonts w:hint="eastAsia"/>
              </w:rPr>
              <w:t>否</w:t>
            </w:r>
          </w:p>
        </w:tc>
        <w:tc>
          <w:tcPr>
            <w:tcW w:w="858" w:type="dxa"/>
            <w:noWrap/>
          </w:tcPr>
          <w:p w14:paraId="1E1B2F20" w14:textId="77777777" w:rsidR="00A2081F" w:rsidRDefault="00A2081F">
            <w:pPr>
              <w:pStyle w:val="af"/>
              <w:ind w:firstLineChars="0"/>
              <w:rPr>
                <w:rFonts w:ascii="宋体" w:hAnsi="宋体"/>
              </w:rPr>
              <w:pPrChange w:id="1085" w:author="刘全" w:date="2021-12-03T12:00:00Z">
                <w:pPr>
                  <w:pStyle w:val="af"/>
                  <w:ind w:firstLine="420"/>
                </w:pPr>
              </w:pPrChange>
            </w:pPr>
            <w:r>
              <w:rPr>
                <w:rFonts w:hint="eastAsia"/>
              </w:rPr>
              <w:t>是</w:t>
            </w:r>
          </w:p>
        </w:tc>
        <w:tc>
          <w:tcPr>
            <w:tcW w:w="861" w:type="dxa"/>
            <w:noWrap/>
          </w:tcPr>
          <w:p w14:paraId="13EBA237" w14:textId="77777777" w:rsidR="00A2081F" w:rsidRDefault="00A2081F">
            <w:pPr>
              <w:pStyle w:val="af"/>
              <w:ind w:firstLineChars="0"/>
              <w:rPr>
                <w:rFonts w:ascii="宋体" w:hAnsi="宋体"/>
              </w:rPr>
              <w:pPrChange w:id="1086" w:author="刘全" w:date="2021-12-03T12:00:00Z">
                <w:pPr>
                  <w:pStyle w:val="af"/>
                  <w:ind w:firstLine="420"/>
                </w:pPr>
              </w:pPrChange>
            </w:pPr>
            <w:r>
              <w:rPr>
                <w:rFonts w:hint="eastAsia"/>
              </w:rPr>
              <w:t>否</w:t>
            </w:r>
          </w:p>
        </w:tc>
      </w:tr>
      <w:tr w:rsidR="00A2081F" w14:paraId="23B348C6" w14:textId="77777777" w:rsidTr="00A2081F">
        <w:trPr>
          <w:trHeight w:val="255"/>
          <w:jc w:val="center"/>
        </w:trPr>
        <w:tc>
          <w:tcPr>
            <w:tcW w:w="1161" w:type="dxa"/>
            <w:noWrap/>
          </w:tcPr>
          <w:p w14:paraId="053063C9" w14:textId="77777777" w:rsidR="00A2081F" w:rsidRDefault="00A2081F">
            <w:pPr>
              <w:pStyle w:val="af"/>
              <w:ind w:firstLineChars="0"/>
              <w:rPr>
                <w:rFonts w:ascii="宋体" w:hAnsi="宋体"/>
              </w:rPr>
              <w:pPrChange w:id="1087" w:author="刘全" w:date="2021-12-03T12:00:00Z">
                <w:pPr>
                  <w:pStyle w:val="af"/>
                  <w:ind w:firstLine="420"/>
                </w:pPr>
              </w:pPrChange>
            </w:pPr>
            <w:r>
              <w:rPr>
                <w:rFonts w:hint="eastAsia"/>
              </w:rPr>
              <w:t>540040000</w:t>
            </w:r>
          </w:p>
        </w:tc>
        <w:tc>
          <w:tcPr>
            <w:tcW w:w="2363" w:type="dxa"/>
            <w:noWrap/>
          </w:tcPr>
          <w:p w14:paraId="2C70C1B4" w14:textId="77777777" w:rsidR="00A2081F" w:rsidRDefault="00A2081F">
            <w:pPr>
              <w:pStyle w:val="af"/>
              <w:ind w:firstLineChars="0"/>
              <w:jc w:val="left"/>
              <w:rPr>
                <w:rFonts w:ascii="宋体" w:hAnsi="宋体"/>
              </w:rPr>
              <w:pPrChange w:id="1088" w:author="刘全" w:date="2021-12-03T12:00:00Z">
                <w:pPr>
                  <w:pStyle w:val="af"/>
                  <w:ind w:firstLine="420"/>
                  <w:jc w:val="left"/>
                </w:pPr>
              </w:pPrChange>
            </w:pPr>
            <w:r>
              <w:rPr>
                <w:rFonts w:hint="eastAsia"/>
              </w:rPr>
              <w:t>混凝土组</w:t>
            </w:r>
          </w:p>
        </w:tc>
        <w:tc>
          <w:tcPr>
            <w:tcW w:w="813" w:type="dxa"/>
            <w:noWrap/>
          </w:tcPr>
          <w:p w14:paraId="7CC3EC41" w14:textId="77777777" w:rsidR="00A2081F" w:rsidRDefault="00A2081F">
            <w:pPr>
              <w:pStyle w:val="af"/>
              <w:ind w:firstLineChars="0"/>
              <w:rPr>
                <w:rFonts w:ascii="宋体" w:hAnsi="宋体"/>
              </w:rPr>
              <w:pPrChange w:id="1089" w:author="刘全" w:date="2021-12-03T12:00:00Z">
                <w:pPr>
                  <w:pStyle w:val="af"/>
                  <w:ind w:firstLine="420"/>
                </w:pPr>
              </w:pPrChange>
            </w:pPr>
            <w:r>
              <w:rPr>
                <w:rFonts w:hint="eastAsia"/>
              </w:rPr>
              <w:t>91</w:t>
            </w:r>
          </w:p>
        </w:tc>
        <w:tc>
          <w:tcPr>
            <w:tcW w:w="720" w:type="dxa"/>
            <w:noWrap/>
          </w:tcPr>
          <w:p w14:paraId="034B7FF7" w14:textId="77777777" w:rsidR="00A2081F" w:rsidRDefault="00A2081F">
            <w:pPr>
              <w:pStyle w:val="af"/>
              <w:ind w:firstLineChars="0"/>
              <w:rPr>
                <w:rFonts w:ascii="宋体" w:hAnsi="宋体"/>
              </w:rPr>
              <w:pPrChange w:id="1090" w:author="刘全" w:date="2021-12-03T12:00:00Z">
                <w:pPr>
                  <w:pStyle w:val="af"/>
                  <w:ind w:firstLine="420"/>
                </w:pPr>
              </w:pPrChange>
            </w:pPr>
            <w:r>
              <w:rPr>
                <w:rFonts w:hint="eastAsia"/>
              </w:rPr>
              <w:t>99</w:t>
            </w:r>
          </w:p>
        </w:tc>
        <w:tc>
          <w:tcPr>
            <w:tcW w:w="720" w:type="dxa"/>
            <w:noWrap/>
          </w:tcPr>
          <w:p w14:paraId="0278CE12" w14:textId="77777777" w:rsidR="00A2081F" w:rsidRDefault="00A2081F">
            <w:pPr>
              <w:pStyle w:val="af"/>
              <w:ind w:firstLineChars="0"/>
              <w:rPr>
                <w:rFonts w:ascii="宋体" w:hAnsi="宋体"/>
              </w:rPr>
              <w:pPrChange w:id="1091" w:author="刘全" w:date="2021-12-03T12:00:00Z">
                <w:pPr>
                  <w:pStyle w:val="af"/>
                  <w:ind w:firstLine="420"/>
                </w:pPr>
              </w:pPrChange>
            </w:pPr>
          </w:p>
        </w:tc>
        <w:tc>
          <w:tcPr>
            <w:tcW w:w="858" w:type="dxa"/>
            <w:noWrap/>
          </w:tcPr>
          <w:p w14:paraId="6F8649E0" w14:textId="77777777" w:rsidR="00A2081F" w:rsidRDefault="00A2081F">
            <w:pPr>
              <w:pStyle w:val="af"/>
              <w:ind w:firstLineChars="0"/>
              <w:rPr>
                <w:rFonts w:ascii="宋体" w:hAnsi="宋体"/>
              </w:rPr>
              <w:pPrChange w:id="1092" w:author="刘全" w:date="2021-12-03T12:00:00Z">
                <w:pPr>
                  <w:pStyle w:val="af"/>
                  <w:ind w:firstLine="420"/>
                </w:pPr>
              </w:pPrChange>
            </w:pPr>
            <w:r>
              <w:rPr>
                <w:rFonts w:hint="eastAsia"/>
              </w:rPr>
              <w:t>否</w:t>
            </w:r>
          </w:p>
        </w:tc>
        <w:tc>
          <w:tcPr>
            <w:tcW w:w="858" w:type="dxa"/>
            <w:noWrap/>
          </w:tcPr>
          <w:p w14:paraId="0DCD1634" w14:textId="77777777" w:rsidR="00A2081F" w:rsidRDefault="00A2081F">
            <w:pPr>
              <w:pStyle w:val="af"/>
              <w:ind w:firstLineChars="0"/>
              <w:rPr>
                <w:rFonts w:ascii="宋体" w:hAnsi="宋体"/>
              </w:rPr>
              <w:pPrChange w:id="1093" w:author="刘全" w:date="2021-12-03T12:00:00Z">
                <w:pPr>
                  <w:pStyle w:val="af"/>
                  <w:ind w:firstLine="420"/>
                </w:pPr>
              </w:pPrChange>
            </w:pPr>
            <w:r>
              <w:rPr>
                <w:rFonts w:hint="eastAsia"/>
              </w:rPr>
              <w:t>否</w:t>
            </w:r>
          </w:p>
        </w:tc>
        <w:tc>
          <w:tcPr>
            <w:tcW w:w="861" w:type="dxa"/>
            <w:noWrap/>
          </w:tcPr>
          <w:p w14:paraId="0FD9703B" w14:textId="77777777" w:rsidR="00A2081F" w:rsidRDefault="00A2081F">
            <w:pPr>
              <w:pStyle w:val="af"/>
              <w:ind w:firstLineChars="0"/>
              <w:rPr>
                <w:rFonts w:ascii="宋体" w:hAnsi="宋体"/>
              </w:rPr>
              <w:pPrChange w:id="1094" w:author="刘全" w:date="2021-12-03T12:00:00Z">
                <w:pPr>
                  <w:pStyle w:val="af"/>
                  <w:ind w:firstLine="420"/>
                </w:pPr>
              </w:pPrChange>
            </w:pPr>
            <w:r>
              <w:rPr>
                <w:rFonts w:hint="eastAsia"/>
              </w:rPr>
              <w:t>是</w:t>
            </w:r>
          </w:p>
        </w:tc>
      </w:tr>
      <w:tr w:rsidR="00A2081F" w14:paraId="09363FE7" w14:textId="77777777" w:rsidTr="00A2081F">
        <w:trPr>
          <w:trHeight w:val="255"/>
          <w:jc w:val="center"/>
        </w:trPr>
        <w:tc>
          <w:tcPr>
            <w:tcW w:w="1161" w:type="dxa"/>
            <w:noWrap/>
          </w:tcPr>
          <w:p w14:paraId="2FFB9664" w14:textId="77777777" w:rsidR="00A2081F" w:rsidRDefault="00A2081F">
            <w:pPr>
              <w:pStyle w:val="af"/>
              <w:ind w:firstLineChars="0"/>
              <w:rPr>
                <w:rFonts w:ascii="宋体" w:hAnsi="宋体"/>
              </w:rPr>
              <w:pPrChange w:id="1095" w:author="刘全" w:date="2021-12-03T12:00:00Z">
                <w:pPr>
                  <w:pStyle w:val="af"/>
                  <w:ind w:firstLine="420"/>
                </w:pPr>
              </w:pPrChange>
            </w:pPr>
            <w:r>
              <w:rPr>
                <w:rFonts w:hint="eastAsia"/>
              </w:rPr>
              <w:t>540050000</w:t>
            </w:r>
          </w:p>
        </w:tc>
        <w:tc>
          <w:tcPr>
            <w:tcW w:w="2363" w:type="dxa"/>
            <w:noWrap/>
          </w:tcPr>
          <w:p w14:paraId="61C55896" w14:textId="77777777" w:rsidR="00A2081F" w:rsidRDefault="00A2081F">
            <w:pPr>
              <w:pStyle w:val="af"/>
              <w:ind w:firstLineChars="0"/>
              <w:jc w:val="left"/>
              <w:rPr>
                <w:rFonts w:ascii="宋体" w:hAnsi="宋体"/>
              </w:rPr>
              <w:pPrChange w:id="1096" w:author="刘全" w:date="2021-12-03T12:00:00Z">
                <w:pPr>
                  <w:pStyle w:val="af"/>
                  <w:ind w:firstLine="420"/>
                  <w:jc w:val="left"/>
                </w:pPr>
              </w:pPrChange>
            </w:pPr>
            <w:r>
              <w:rPr>
                <w:rFonts w:hint="eastAsia"/>
              </w:rPr>
              <w:t>水泥</w:t>
            </w:r>
          </w:p>
        </w:tc>
        <w:tc>
          <w:tcPr>
            <w:tcW w:w="813" w:type="dxa"/>
            <w:noWrap/>
          </w:tcPr>
          <w:p w14:paraId="6AE45FA9" w14:textId="77777777" w:rsidR="00A2081F" w:rsidRDefault="00A2081F">
            <w:pPr>
              <w:pStyle w:val="af"/>
              <w:ind w:firstLineChars="0"/>
              <w:rPr>
                <w:rFonts w:ascii="宋体" w:hAnsi="宋体"/>
              </w:rPr>
              <w:pPrChange w:id="1097" w:author="刘全" w:date="2021-12-03T12:00:00Z">
                <w:pPr>
                  <w:pStyle w:val="af"/>
                  <w:ind w:firstLine="420"/>
                </w:pPr>
              </w:pPrChange>
            </w:pPr>
            <w:r>
              <w:rPr>
                <w:rFonts w:hint="eastAsia"/>
              </w:rPr>
              <w:t>100</w:t>
            </w:r>
          </w:p>
        </w:tc>
        <w:tc>
          <w:tcPr>
            <w:tcW w:w="720" w:type="dxa"/>
            <w:noWrap/>
          </w:tcPr>
          <w:p w14:paraId="5636C92F" w14:textId="77777777" w:rsidR="00A2081F" w:rsidRDefault="00A2081F">
            <w:pPr>
              <w:pStyle w:val="af"/>
              <w:ind w:firstLineChars="0"/>
              <w:rPr>
                <w:rFonts w:ascii="宋体" w:hAnsi="宋体"/>
              </w:rPr>
              <w:pPrChange w:id="1098" w:author="刘全" w:date="2021-12-03T12:00:00Z">
                <w:pPr>
                  <w:pStyle w:val="af"/>
                  <w:ind w:firstLine="420"/>
                </w:pPr>
              </w:pPrChange>
            </w:pPr>
            <w:r>
              <w:rPr>
                <w:rFonts w:hint="eastAsia"/>
              </w:rPr>
              <w:t>100</w:t>
            </w:r>
          </w:p>
        </w:tc>
        <w:tc>
          <w:tcPr>
            <w:tcW w:w="720" w:type="dxa"/>
            <w:noWrap/>
          </w:tcPr>
          <w:p w14:paraId="0ED0F468" w14:textId="77777777" w:rsidR="00A2081F" w:rsidRDefault="00A2081F">
            <w:pPr>
              <w:pStyle w:val="af"/>
              <w:ind w:firstLineChars="0"/>
              <w:rPr>
                <w:rFonts w:ascii="宋体" w:hAnsi="宋体"/>
              </w:rPr>
              <w:pPrChange w:id="1099" w:author="刘全" w:date="2021-12-03T12:00:00Z">
                <w:pPr>
                  <w:pStyle w:val="af"/>
                  <w:ind w:firstLine="420"/>
                </w:pPr>
              </w:pPrChange>
            </w:pPr>
          </w:p>
        </w:tc>
        <w:tc>
          <w:tcPr>
            <w:tcW w:w="858" w:type="dxa"/>
            <w:noWrap/>
          </w:tcPr>
          <w:p w14:paraId="013CF594" w14:textId="77777777" w:rsidR="00A2081F" w:rsidRDefault="00A2081F">
            <w:pPr>
              <w:pStyle w:val="af"/>
              <w:ind w:firstLineChars="0"/>
              <w:rPr>
                <w:rFonts w:ascii="宋体" w:hAnsi="宋体"/>
              </w:rPr>
              <w:pPrChange w:id="1100" w:author="刘全" w:date="2021-12-03T12:00:00Z">
                <w:pPr>
                  <w:pStyle w:val="af"/>
                  <w:ind w:firstLine="420"/>
                </w:pPr>
              </w:pPrChange>
            </w:pPr>
            <w:r>
              <w:rPr>
                <w:rFonts w:hint="eastAsia"/>
              </w:rPr>
              <w:t>否</w:t>
            </w:r>
          </w:p>
        </w:tc>
        <w:tc>
          <w:tcPr>
            <w:tcW w:w="858" w:type="dxa"/>
            <w:noWrap/>
          </w:tcPr>
          <w:p w14:paraId="1AA5E04C" w14:textId="77777777" w:rsidR="00A2081F" w:rsidRDefault="00A2081F">
            <w:pPr>
              <w:pStyle w:val="af"/>
              <w:ind w:firstLineChars="0"/>
              <w:rPr>
                <w:rFonts w:ascii="宋体" w:hAnsi="宋体"/>
              </w:rPr>
              <w:pPrChange w:id="1101" w:author="刘全" w:date="2021-12-03T12:00:00Z">
                <w:pPr>
                  <w:pStyle w:val="af"/>
                  <w:ind w:firstLine="420"/>
                </w:pPr>
              </w:pPrChange>
            </w:pPr>
            <w:r>
              <w:rPr>
                <w:rFonts w:hint="eastAsia"/>
              </w:rPr>
              <w:t>否</w:t>
            </w:r>
          </w:p>
        </w:tc>
        <w:tc>
          <w:tcPr>
            <w:tcW w:w="861" w:type="dxa"/>
            <w:noWrap/>
          </w:tcPr>
          <w:p w14:paraId="689A798F" w14:textId="77777777" w:rsidR="00A2081F" w:rsidRDefault="00A2081F">
            <w:pPr>
              <w:pStyle w:val="af"/>
              <w:ind w:firstLineChars="0"/>
              <w:rPr>
                <w:rFonts w:ascii="宋体" w:hAnsi="宋体"/>
              </w:rPr>
              <w:pPrChange w:id="1102" w:author="刘全" w:date="2021-12-03T12:00:00Z">
                <w:pPr>
                  <w:pStyle w:val="af"/>
                  <w:ind w:firstLine="420"/>
                </w:pPr>
              </w:pPrChange>
            </w:pPr>
            <w:r>
              <w:rPr>
                <w:rFonts w:hint="eastAsia"/>
              </w:rPr>
              <w:t>否</w:t>
            </w:r>
          </w:p>
        </w:tc>
      </w:tr>
    </w:tbl>
    <w:p w14:paraId="013E2DBB" w14:textId="54570D08" w:rsidR="00A2081F" w:rsidRPr="00210EFA" w:rsidRDefault="00A2081F" w:rsidP="00A2081F">
      <w:pPr>
        <w:pStyle w:val="21"/>
        <w:ind w:firstLine="480"/>
      </w:pPr>
      <w:r>
        <w:rPr>
          <w:rFonts w:hint="eastAsia"/>
        </w:rPr>
        <w:t>点击“料性组”</w:t>
      </w:r>
      <w:r w:rsidRPr="00210EFA">
        <w:rPr>
          <w:noProof/>
        </w:rPr>
        <w:drawing>
          <wp:inline distT="0" distB="0" distL="0" distR="0" wp14:anchorId="16DAEB2D" wp14:editId="2C7D0C8B">
            <wp:extent cx="366395" cy="40767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6395" cy="407670"/>
                    </a:xfrm>
                    <a:prstGeom prst="rect">
                      <a:avLst/>
                    </a:prstGeom>
                    <a:noFill/>
                    <a:ln>
                      <a:noFill/>
                    </a:ln>
                  </pic:spPr>
                </pic:pic>
              </a:graphicData>
            </a:graphic>
          </wp:inline>
        </w:drawing>
      </w:r>
      <w:r>
        <w:rPr>
          <w:rFonts w:hint="eastAsia"/>
        </w:rPr>
        <w:t>按钮，可以弹出如</w:t>
      </w:r>
      <w:r>
        <w:fldChar w:fldCharType="begin"/>
      </w:r>
      <w:r>
        <w:rPr>
          <w:rFonts w:hint="eastAsia"/>
        </w:rPr>
        <w:instrText>ref</w:instrText>
      </w:r>
      <w:r>
        <w:instrText xml:space="preserve">  </w:instrText>
      </w:r>
      <w:r>
        <w:rPr>
          <w:rFonts w:hint="eastAsia"/>
        </w:rPr>
        <w:instrText>料性组信息界面</w:instrText>
      </w:r>
      <w:r>
        <w:fldChar w:fldCharType="separate"/>
      </w:r>
      <w:r w:rsidRPr="00586411">
        <w:rPr>
          <w:rFonts w:hint="eastAsia"/>
        </w:rPr>
        <w:t>图</w:t>
      </w:r>
      <w:r>
        <w:rPr>
          <w:noProof/>
        </w:rPr>
        <w:t>5</w:t>
      </w:r>
      <w:r w:rsidRPr="00586411">
        <w:t>.</w:t>
      </w:r>
      <w:r>
        <w:rPr>
          <w:noProof/>
        </w:rPr>
        <w:t>2</w:t>
      </w:r>
      <w:r>
        <w:fldChar w:fldCharType="end"/>
      </w:r>
      <w:r>
        <w:rPr>
          <w:rFonts w:hint="eastAsia"/>
        </w:rPr>
        <w:t>所示对话框。</w:t>
      </w:r>
    </w:p>
    <w:p w14:paraId="496D03DF" w14:textId="1299CB0E" w:rsidR="00A2081F" w:rsidRDefault="00A2081F">
      <w:pPr>
        <w:pStyle w:val="4"/>
        <w:pPrChange w:id="1103" w:author="刘全" w:date="2021-12-03T11:59:00Z">
          <w:pPr>
            <w:pStyle w:val="3"/>
            <w:tabs>
              <w:tab w:val="num" w:pos="1080"/>
            </w:tabs>
            <w:spacing w:line="360" w:lineRule="auto"/>
            <w:textAlignment w:val="auto"/>
          </w:pPr>
        </w:pPrChange>
      </w:pPr>
      <w:bookmarkStart w:id="1104" w:name="_Toc267473670"/>
      <w:r>
        <w:rPr>
          <w:rFonts w:hint="eastAsia"/>
        </w:rPr>
        <w:t>余泥渣土</w:t>
      </w:r>
      <w:r>
        <w:t>资源化和</w:t>
      </w:r>
      <w:r>
        <w:rPr>
          <w:rFonts w:hint="eastAsia"/>
        </w:rPr>
        <w:t>料性转换</w:t>
      </w:r>
      <w:bookmarkEnd w:id="1104"/>
    </w:p>
    <w:p w14:paraId="763A70E7" w14:textId="77777777" w:rsidR="00A2081F" w:rsidRDefault="00A2081F" w:rsidP="00A2081F">
      <w:pPr>
        <w:pStyle w:val="21"/>
        <w:ind w:firstLine="480"/>
      </w:pPr>
      <w:r>
        <w:rPr>
          <w:rFonts w:hint="eastAsia"/>
        </w:rPr>
        <w:t>料性转换即物料经过分类或加工后性质的转换。举例说明，根据地质资料可以预测，“右岸缆机平台石方开挖”开挖</w:t>
      </w:r>
      <w:r>
        <w:rPr>
          <w:rFonts w:hint="eastAsia"/>
        </w:rPr>
        <w:t>1.0</w:t>
      </w:r>
      <w:r>
        <w:rPr>
          <w:rFonts w:hint="eastAsia"/>
        </w:rPr>
        <w:t>自然方可以分解得到“隐</w:t>
      </w:r>
      <w:r>
        <w:rPr>
          <w:rFonts w:hint="eastAsia"/>
        </w:rPr>
        <w:t>-</w:t>
      </w:r>
      <w:r>
        <w:rPr>
          <w:rFonts w:hint="eastAsia"/>
        </w:rPr>
        <w:t>微晶岩可用料”</w:t>
      </w:r>
      <w:r>
        <w:rPr>
          <w:rFonts w:hint="eastAsia"/>
        </w:rPr>
        <w:t>0.1957</w:t>
      </w:r>
      <w:r>
        <w:rPr>
          <w:rFonts w:hint="eastAsia"/>
        </w:rPr>
        <w:t>方和“弃石料”</w:t>
      </w:r>
      <w:r>
        <w:rPr>
          <w:rFonts w:hint="eastAsia"/>
        </w:rPr>
        <w:t>0.8043</w:t>
      </w:r>
      <w:r>
        <w:rPr>
          <w:rFonts w:hint="eastAsia"/>
        </w:rPr>
        <w:t>方，为了说明物料转换方向和转换分组，所以将原始物料置于“组”</w:t>
      </w:r>
      <w:r>
        <w:rPr>
          <w:rFonts w:hint="eastAsia"/>
        </w:rPr>
        <w:t>1</w:t>
      </w:r>
      <w:r>
        <w:rPr>
          <w:rFonts w:hint="eastAsia"/>
        </w:rPr>
        <w:t>中，而转换后的物料置于“组”</w:t>
      </w:r>
      <w:r>
        <w:rPr>
          <w:rFonts w:hint="eastAsia"/>
        </w:rPr>
        <w:t>0</w:t>
      </w:r>
      <w:r>
        <w:rPr>
          <w:rFonts w:hint="eastAsia"/>
        </w:rPr>
        <w:t>中，见</w:t>
      </w:r>
      <w:r>
        <w:fldChar w:fldCharType="begin"/>
      </w:r>
      <w:r>
        <w:instrText xml:space="preserve"> REF </w:instrText>
      </w:r>
      <w:r>
        <w:rPr>
          <w:rFonts w:hint="eastAsia"/>
        </w:rPr>
        <w:instrText>料性转换基本单元示例</w:instrText>
      </w:r>
      <w:r>
        <w:rPr>
          <w:rFonts w:hint="eastAsia"/>
        </w:rPr>
        <w:instrText xml:space="preserve"> \h</w:instrText>
      </w:r>
      <w:r>
        <w:instrText xml:space="preserve"> </w:instrText>
      </w:r>
      <w:r>
        <w:fldChar w:fldCharType="separate"/>
      </w:r>
      <w:r>
        <w:rPr>
          <w:rFonts w:hint="eastAsia"/>
        </w:rPr>
        <w:t>表</w:t>
      </w:r>
      <w:r>
        <w:rPr>
          <w:noProof/>
        </w:rPr>
        <w:t>5</w:t>
      </w:r>
      <w:r w:rsidRPr="00BC6B0D">
        <w:t>.</w:t>
      </w:r>
      <w:r>
        <w:rPr>
          <w:noProof/>
        </w:rPr>
        <w:t>3</w:t>
      </w:r>
      <w:r>
        <w:fldChar w:fldCharType="end"/>
      </w:r>
      <w:r>
        <w:rPr>
          <w:rFonts w:hint="eastAsia"/>
        </w:rPr>
        <w:t>。本例从开挖后物料利用分解的角度说明料性转换。</w:t>
      </w:r>
    </w:p>
    <w:p w14:paraId="3B0A52FE" w14:textId="77777777" w:rsidR="00A2081F" w:rsidRPr="0060205C" w:rsidRDefault="00A2081F" w:rsidP="00A2081F">
      <w:pPr>
        <w:pStyle w:val="ae"/>
      </w:pPr>
      <w:bookmarkStart w:id="1105" w:name="料性转换基本单元示例"/>
      <w:r>
        <w:rPr>
          <w:rFonts w:hint="eastAsia"/>
        </w:rPr>
        <w:lastRenderedPageBreak/>
        <w:t>表</w:t>
      </w:r>
      <w:fldSimple w:instr=" STYLEREF 1 \s ">
        <w:r>
          <w:rPr>
            <w:noProof/>
          </w:rPr>
          <w:t>5</w:t>
        </w:r>
      </w:fldSimple>
      <w:r w:rsidRPr="00BC6B0D">
        <w:t>.</w:t>
      </w:r>
      <w:r w:rsidRPr="00BC6B0D">
        <w:fldChar w:fldCharType="begin"/>
      </w:r>
      <w:r w:rsidRPr="00BC6B0D">
        <w:instrText xml:space="preserve"> SEQ </w:instrText>
      </w:r>
      <w:r>
        <w:rPr>
          <w:rFonts w:hint="eastAsia"/>
        </w:rPr>
        <w:instrText>表</w:instrText>
      </w:r>
      <w:r w:rsidRPr="00BC6B0D">
        <w:rPr>
          <w:rFonts w:hint="eastAsia"/>
        </w:rPr>
        <w:instrText xml:space="preserve"> \* ARABIC \s 1</w:instrText>
      </w:r>
      <w:r w:rsidRPr="00BC6B0D">
        <w:instrText xml:space="preserve"> </w:instrText>
      </w:r>
      <w:r w:rsidRPr="00BC6B0D">
        <w:fldChar w:fldCharType="separate"/>
      </w:r>
      <w:r>
        <w:rPr>
          <w:noProof/>
        </w:rPr>
        <w:t>3</w:t>
      </w:r>
      <w:r w:rsidRPr="00BC6B0D">
        <w:fldChar w:fldCharType="end"/>
      </w:r>
      <w:bookmarkEnd w:id="1105"/>
      <w:r w:rsidRPr="00BC6B0D">
        <w:rPr>
          <w:rFonts w:hint="eastAsia"/>
        </w:rPr>
        <w:tab/>
      </w:r>
      <w:r>
        <w:rPr>
          <w:rFonts w:hint="eastAsia"/>
        </w:rPr>
        <w:t>料性转换基本单元示例</w:t>
      </w:r>
    </w:p>
    <w:tbl>
      <w:tblPr>
        <w:tblStyle w:val="af1"/>
        <w:tblW w:w="7699" w:type="dxa"/>
        <w:jc w:val="center"/>
        <w:tblLook w:val="01E0" w:firstRow="1" w:lastRow="1" w:firstColumn="1" w:lastColumn="1" w:noHBand="0" w:noVBand="0"/>
        <w:tblPrChange w:id="1106" w:author="刘全" w:date="2021-12-04T14:52:00Z">
          <w:tblPr>
            <w:tblStyle w:val="af1"/>
            <w:tblW w:w="7699" w:type="dxa"/>
            <w:jc w:val="center"/>
            <w:tblLook w:val="01E0" w:firstRow="1" w:lastRow="1" w:firstColumn="1" w:lastColumn="1" w:noHBand="0" w:noVBand="0"/>
          </w:tblPr>
        </w:tblPrChange>
      </w:tblPr>
      <w:tblGrid>
        <w:gridCol w:w="2916"/>
        <w:gridCol w:w="3494"/>
        <w:gridCol w:w="426"/>
        <w:gridCol w:w="863"/>
        <w:tblGridChange w:id="1107">
          <w:tblGrid>
            <w:gridCol w:w="2916"/>
            <w:gridCol w:w="3494"/>
            <w:gridCol w:w="426"/>
            <w:gridCol w:w="863"/>
          </w:tblGrid>
        </w:tblGridChange>
      </w:tblGrid>
      <w:tr w:rsidR="00A2081F" w14:paraId="714E089F" w14:textId="77777777" w:rsidTr="00777000">
        <w:trPr>
          <w:trHeight w:val="255"/>
          <w:jc w:val="center"/>
          <w:trPrChange w:id="1108" w:author="刘全" w:date="2021-12-04T14:52:00Z">
            <w:trPr>
              <w:trHeight w:val="255"/>
              <w:jc w:val="center"/>
            </w:trPr>
          </w:trPrChange>
        </w:trPr>
        <w:tc>
          <w:tcPr>
            <w:tcW w:w="2916" w:type="dxa"/>
            <w:noWrap/>
            <w:vAlign w:val="center"/>
            <w:tcPrChange w:id="1109" w:author="刘全" w:date="2021-12-04T14:52:00Z">
              <w:tcPr>
                <w:tcW w:w="2916" w:type="dxa"/>
                <w:noWrap/>
              </w:tcPr>
            </w:tcPrChange>
          </w:tcPr>
          <w:p w14:paraId="161EA488" w14:textId="77777777" w:rsidR="00A2081F" w:rsidRDefault="00A2081F">
            <w:pPr>
              <w:pStyle w:val="af"/>
              <w:ind w:firstLineChars="0"/>
              <w:pPrChange w:id="1110" w:author="刘全" w:date="2021-12-03T12:00:00Z">
                <w:pPr>
                  <w:pStyle w:val="af"/>
                  <w:ind w:firstLine="420"/>
                </w:pPr>
              </w:pPrChange>
            </w:pPr>
            <w:r>
              <w:rPr>
                <w:rFonts w:hint="eastAsia"/>
              </w:rPr>
              <w:t>料性转换名</w:t>
            </w:r>
          </w:p>
        </w:tc>
        <w:tc>
          <w:tcPr>
            <w:tcW w:w="3494" w:type="dxa"/>
            <w:noWrap/>
            <w:vAlign w:val="center"/>
            <w:tcPrChange w:id="1111" w:author="刘全" w:date="2021-12-04T14:52:00Z">
              <w:tcPr>
                <w:tcW w:w="3494" w:type="dxa"/>
                <w:noWrap/>
              </w:tcPr>
            </w:tcPrChange>
          </w:tcPr>
          <w:p w14:paraId="309AA91C" w14:textId="77777777" w:rsidR="00A2081F" w:rsidRDefault="00A2081F">
            <w:pPr>
              <w:pStyle w:val="af"/>
              <w:ind w:firstLineChars="0"/>
              <w:pPrChange w:id="1112" w:author="刘全" w:date="2021-12-03T12:00:00Z">
                <w:pPr>
                  <w:pStyle w:val="af"/>
                  <w:ind w:firstLine="420"/>
                </w:pPr>
              </w:pPrChange>
            </w:pPr>
            <w:r>
              <w:rPr>
                <w:rFonts w:hint="eastAsia"/>
              </w:rPr>
              <w:t>料性名</w:t>
            </w:r>
          </w:p>
        </w:tc>
        <w:tc>
          <w:tcPr>
            <w:tcW w:w="426" w:type="dxa"/>
            <w:noWrap/>
            <w:vAlign w:val="center"/>
            <w:tcPrChange w:id="1113" w:author="刘全" w:date="2021-12-04T14:52:00Z">
              <w:tcPr>
                <w:tcW w:w="426" w:type="dxa"/>
                <w:noWrap/>
              </w:tcPr>
            </w:tcPrChange>
          </w:tcPr>
          <w:p w14:paraId="38565763" w14:textId="77777777" w:rsidR="00A2081F" w:rsidRDefault="00A2081F">
            <w:pPr>
              <w:pStyle w:val="af"/>
              <w:ind w:firstLineChars="0"/>
              <w:pPrChange w:id="1114" w:author="刘全" w:date="2021-12-03T12:00:00Z">
                <w:pPr>
                  <w:pStyle w:val="af"/>
                  <w:ind w:firstLine="420"/>
                </w:pPr>
              </w:pPrChange>
            </w:pPr>
            <w:r>
              <w:rPr>
                <w:rFonts w:hint="eastAsia"/>
              </w:rPr>
              <w:t>组</w:t>
            </w:r>
          </w:p>
        </w:tc>
        <w:tc>
          <w:tcPr>
            <w:tcW w:w="863" w:type="dxa"/>
            <w:noWrap/>
            <w:vAlign w:val="center"/>
            <w:tcPrChange w:id="1115" w:author="刘全" w:date="2021-12-04T14:52:00Z">
              <w:tcPr>
                <w:tcW w:w="863" w:type="dxa"/>
                <w:noWrap/>
              </w:tcPr>
            </w:tcPrChange>
          </w:tcPr>
          <w:p w14:paraId="63633DFD" w14:textId="77777777" w:rsidR="00A2081F" w:rsidRDefault="00A2081F">
            <w:pPr>
              <w:pStyle w:val="af"/>
              <w:ind w:firstLineChars="0"/>
              <w:pPrChange w:id="1116" w:author="刘全" w:date="2021-12-03T12:00:00Z">
                <w:pPr>
                  <w:pStyle w:val="af"/>
                  <w:ind w:firstLine="420"/>
                </w:pPr>
              </w:pPrChange>
            </w:pPr>
            <w:r>
              <w:rPr>
                <w:rFonts w:hint="eastAsia"/>
              </w:rPr>
              <w:t>比例</w:t>
            </w:r>
          </w:p>
        </w:tc>
      </w:tr>
      <w:tr w:rsidR="00A2081F" w14:paraId="5080E31F" w14:textId="77777777" w:rsidTr="00777000">
        <w:trPr>
          <w:trHeight w:val="255"/>
          <w:jc w:val="center"/>
          <w:trPrChange w:id="1117" w:author="刘全" w:date="2021-12-04T14:52:00Z">
            <w:trPr>
              <w:trHeight w:val="255"/>
              <w:jc w:val="center"/>
            </w:trPr>
          </w:trPrChange>
        </w:trPr>
        <w:tc>
          <w:tcPr>
            <w:tcW w:w="2916" w:type="dxa"/>
            <w:vMerge w:val="restart"/>
            <w:noWrap/>
            <w:vAlign w:val="center"/>
            <w:tcPrChange w:id="1118" w:author="刘全" w:date="2021-12-04T14:52:00Z">
              <w:tcPr>
                <w:tcW w:w="2916" w:type="dxa"/>
                <w:vMerge w:val="restart"/>
                <w:noWrap/>
              </w:tcPr>
            </w:tcPrChange>
          </w:tcPr>
          <w:p w14:paraId="59ADA350" w14:textId="77777777" w:rsidR="00A2081F" w:rsidRDefault="00A2081F">
            <w:pPr>
              <w:pStyle w:val="af"/>
              <w:ind w:firstLineChars="0"/>
              <w:rPr>
                <w:rFonts w:ascii="宋体" w:hAnsi="宋体"/>
              </w:rPr>
              <w:pPrChange w:id="1119" w:author="刘全" w:date="2021-12-03T12:00:00Z">
                <w:pPr>
                  <w:pStyle w:val="af"/>
                  <w:ind w:firstLine="420"/>
                </w:pPr>
              </w:pPrChange>
            </w:pPr>
            <w:r>
              <w:rPr>
                <w:rFonts w:hint="eastAsia"/>
              </w:rPr>
              <w:t>右岸缆机平台石方开挖转换</w:t>
            </w:r>
          </w:p>
          <w:p w14:paraId="755F0F19" w14:textId="77777777" w:rsidR="00A2081F" w:rsidRDefault="00A2081F">
            <w:pPr>
              <w:pStyle w:val="af"/>
              <w:ind w:firstLineChars="0"/>
              <w:rPr>
                <w:rFonts w:ascii="宋体" w:hAnsi="宋体"/>
              </w:rPr>
              <w:pPrChange w:id="1120" w:author="刘全" w:date="2021-12-03T12:00:00Z">
                <w:pPr>
                  <w:pStyle w:val="af"/>
                  <w:ind w:firstLine="420"/>
                </w:pPr>
              </w:pPrChange>
            </w:pPr>
            <w:r>
              <w:rPr>
                <w:rFonts w:hint="eastAsia"/>
              </w:rPr>
              <w:t>510020020</w:t>
            </w:r>
          </w:p>
        </w:tc>
        <w:tc>
          <w:tcPr>
            <w:tcW w:w="3494" w:type="dxa"/>
            <w:noWrap/>
            <w:vAlign w:val="center"/>
            <w:tcPrChange w:id="1121" w:author="刘全" w:date="2021-12-04T14:52:00Z">
              <w:tcPr>
                <w:tcW w:w="3494" w:type="dxa"/>
                <w:noWrap/>
              </w:tcPr>
            </w:tcPrChange>
          </w:tcPr>
          <w:p w14:paraId="5AD32685" w14:textId="77777777" w:rsidR="00A2081F" w:rsidRDefault="00A2081F">
            <w:pPr>
              <w:pStyle w:val="af"/>
              <w:ind w:firstLineChars="0"/>
              <w:rPr>
                <w:rFonts w:ascii="宋体" w:hAnsi="宋体"/>
              </w:rPr>
              <w:pPrChange w:id="1122" w:author="刘全" w:date="2021-12-03T12:00:00Z">
                <w:pPr>
                  <w:pStyle w:val="af"/>
                  <w:ind w:firstLine="420"/>
                </w:pPr>
              </w:pPrChange>
            </w:pPr>
            <w:r>
              <w:rPr>
                <w:rFonts w:hint="eastAsia"/>
              </w:rPr>
              <w:t>右岸缆机平台石方开挖</w:t>
            </w:r>
            <w:r>
              <w:rPr>
                <w:rFonts w:hint="eastAsia"/>
              </w:rPr>
              <w:t>500050020</w:t>
            </w:r>
          </w:p>
        </w:tc>
        <w:tc>
          <w:tcPr>
            <w:tcW w:w="426" w:type="dxa"/>
            <w:noWrap/>
            <w:vAlign w:val="center"/>
            <w:tcPrChange w:id="1123" w:author="刘全" w:date="2021-12-04T14:52:00Z">
              <w:tcPr>
                <w:tcW w:w="426" w:type="dxa"/>
                <w:noWrap/>
              </w:tcPr>
            </w:tcPrChange>
          </w:tcPr>
          <w:p w14:paraId="7179A0A5" w14:textId="77777777" w:rsidR="00A2081F" w:rsidRDefault="00A2081F">
            <w:pPr>
              <w:pStyle w:val="af"/>
              <w:ind w:firstLineChars="0"/>
              <w:rPr>
                <w:rFonts w:ascii="宋体" w:hAnsi="宋体"/>
              </w:rPr>
              <w:pPrChange w:id="1124" w:author="刘全" w:date="2021-12-03T12:00:00Z">
                <w:pPr>
                  <w:pStyle w:val="af"/>
                  <w:ind w:firstLine="420"/>
                </w:pPr>
              </w:pPrChange>
            </w:pPr>
            <w:r>
              <w:rPr>
                <w:rFonts w:hint="eastAsia"/>
              </w:rPr>
              <w:t>1</w:t>
            </w:r>
          </w:p>
        </w:tc>
        <w:tc>
          <w:tcPr>
            <w:tcW w:w="863" w:type="dxa"/>
            <w:noWrap/>
            <w:vAlign w:val="center"/>
            <w:tcPrChange w:id="1125" w:author="刘全" w:date="2021-12-04T14:52:00Z">
              <w:tcPr>
                <w:tcW w:w="863" w:type="dxa"/>
                <w:noWrap/>
              </w:tcPr>
            </w:tcPrChange>
          </w:tcPr>
          <w:p w14:paraId="6214BC19" w14:textId="77777777" w:rsidR="00A2081F" w:rsidRDefault="00A2081F">
            <w:pPr>
              <w:pStyle w:val="af"/>
              <w:ind w:firstLineChars="0"/>
              <w:rPr>
                <w:rFonts w:ascii="宋体" w:hAnsi="宋体"/>
              </w:rPr>
              <w:pPrChange w:id="1126" w:author="刘全" w:date="2021-12-03T12:00:00Z">
                <w:pPr>
                  <w:pStyle w:val="af"/>
                  <w:ind w:firstLine="420"/>
                </w:pPr>
              </w:pPrChange>
            </w:pPr>
            <w:r>
              <w:rPr>
                <w:rFonts w:hint="eastAsia"/>
              </w:rPr>
              <w:t>1.0000</w:t>
            </w:r>
          </w:p>
        </w:tc>
      </w:tr>
      <w:tr w:rsidR="00A2081F" w14:paraId="35E557A0" w14:textId="77777777" w:rsidTr="00777000">
        <w:trPr>
          <w:trHeight w:val="255"/>
          <w:jc w:val="center"/>
          <w:trPrChange w:id="1127" w:author="刘全" w:date="2021-12-04T14:52:00Z">
            <w:trPr>
              <w:trHeight w:val="255"/>
              <w:jc w:val="center"/>
            </w:trPr>
          </w:trPrChange>
        </w:trPr>
        <w:tc>
          <w:tcPr>
            <w:tcW w:w="2916" w:type="dxa"/>
            <w:vMerge/>
            <w:noWrap/>
            <w:vAlign w:val="center"/>
            <w:tcPrChange w:id="1128" w:author="刘全" w:date="2021-12-04T14:52:00Z">
              <w:tcPr>
                <w:tcW w:w="2916" w:type="dxa"/>
                <w:vMerge/>
                <w:noWrap/>
              </w:tcPr>
            </w:tcPrChange>
          </w:tcPr>
          <w:p w14:paraId="7B960682" w14:textId="77777777" w:rsidR="00A2081F" w:rsidRDefault="00A2081F">
            <w:pPr>
              <w:pStyle w:val="af"/>
              <w:ind w:firstLineChars="0"/>
              <w:rPr>
                <w:rFonts w:ascii="宋体" w:hAnsi="宋体"/>
              </w:rPr>
              <w:pPrChange w:id="1129" w:author="刘全" w:date="2021-12-03T12:00:00Z">
                <w:pPr>
                  <w:pStyle w:val="af"/>
                  <w:ind w:firstLine="420"/>
                </w:pPr>
              </w:pPrChange>
            </w:pPr>
          </w:p>
        </w:tc>
        <w:tc>
          <w:tcPr>
            <w:tcW w:w="3494" w:type="dxa"/>
            <w:noWrap/>
            <w:vAlign w:val="center"/>
            <w:tcPrChange w:id="1130" w:author="刘全" w:date="2021-12-04T14:52:00Z">
              <w:tcPr>
                <w:tcW w:w="3494" w:type="dxa"/>
                <w:noWrap/>
              </w:tcPr>
            </w:tcPrChange>
          </w:tcPr>
          <w:p w14:paraId="458498CB" w14:textId="77777777" w:rsidR="00A2081F" w:rsidRDefault="00A2081F">
            <w:pPr>
              <w:pStyle w:val="af"/>
              <w:ind w:firstLineChars="0"/>
              <w:rPr>
                <w:rFonts w:ascii="宋体" w:hAnsi="宋体"/>
              </w:rPr>
              <w:pPrChange w:id="1131" w:author="刘全" w:date="2021-12-03T12:00:00Z">
                <w:pPr>
                  <w:pStyle w:val="af"/>
                  <w:ind w:firstLine="420"/>
                </w:pPr>
              </w:pPrChange>
            </w:pPr>
            <w:r>
              <w:rPr>
                <w:rFonts w:hint="eastAsia"/>
              </w:rPr>
              <w:t>隐</w:t>
            </w:r>
            <w:r>
              <w:rPr>
                <w:rFonts w:hint="eastAsia"/>
              </w:rPr>
              <w:t>-</w:t>
            </w:r>
            <w:r>
              <w:rPr>
                <w:rFonts w:hint="eastAsia"/>
              </w:rPr>
              <w:t>微晶岩可用料</w:t>
            </w:r>
            <w:r>
              <w:rPr>
                <w:rFonts w:hint="eastAsia"/>
              </w:rPr>
              <w:t>500020011</w:t>
            </w:r>
          </w:p>
        </w:tc>
        <w:tc>
          <w:tcPr>
            <w:tcW w:w="426" w:type="dxa"/>
            <w:noWrap/>
            <w:vAlign w:val="center"/>
            <w:tcPrChange w:id="1132" w:author="刘全" w:date="2021-12-04T14:52:00Z">
              <w:tcPr>
                <w:tcW w:w="426" w:type="dxa"/>
                <w:noWrap/>
              </w:tcPr>
            </w:tcPrChange>
          </w:tcPr>
          <w:p w14:paraId="0AE68F6C" w14:textId="77777777" w:rsidR="00A2081F" w:rsidRDefault="00A2081F">
            <w:pPr>
              <w:pStyle w:val="af"/>
              <w:ind w:firstLineChars="0"/>
              <w:rPr>
                <w:rFonts w:ascii="宋体" w:hAnsi="宋体"/>
              </w:rPr>
              <w:pPrChange w:id="1133" w:author="刘全" w:date="2021-12-03T12:00:00Z">
                <w:pPr>
                  <w:pStyle w:val="af"/>
                  <w:ind w:firstLine="420"/>
                </w:pPr>
              </w:pPrChange>
            </w:pPr>
            <w:r>
              <w:rPr>
                <w:rFonts w:hint="eastAsia"/>
              </w:rPr>
              <w:t>0</w:t>
            </w:r>
          </w:p>
        </w:tc>
        <w:tc>
          <w:tcPr>
            <w:tcW w:w="863" w:type="dxa"/>
            <w:noWrap/>
            <w:vAlign w:val="center"/>
            <w:tcPrChange w:id="1134" w:author="刘全" w:date="2021-12-04T14:52:00Z">
              <w:tcPr>
                <w:tcW w:w="863" w:type="dxa"/>
                <w:noWrap/>
              </w:tcPr>
            </w:tcPrChange>
          </w:tcPr>
          <w:p w14:paraId="4A18D662" w14:textId="77777777" w:rsidR="00A2081F" w:rsidRDefault="00A2081F">
            <w:pPr>
              <w:pStyle w:val="af"/>
              <w:ind w:firstLineChars="0"/>
              <w:rPr>
                <w:rFonts w:ascii="宋体" w:hAnsi="宋体"/>
              </w:rPr>
              <w:pPrChange w:id="1135" w:author="刘全" w:date="2021-12-03T12:00:00Z">
                <w:pPr>
                  <w:pStyle w:val="af"/>
                  <w:ind w:firstLine="420"/>
                </w:pPr>
              </w:pPrChange>
            </w:pPr>
            <w:r>
              <w:rPr>
                <w:rFonts w:hint="eastAsia"/>
              </w:rPr>
              <w:t>0.1957</w:t>
            </w:r>
          </w:p>
        </w:tc>
      </w:tr>
      <w:tr w:rsidR="00A2081F" w14:paraId="792C887B" w14:textId="77777777" w:rsidTr="00777000">
        <w:trPr>
          <w:trHeight w:val="255"/>
          <w:jc w:val="center"/>
          <w:trPrChange w:id="1136" w:author="刘全" w:date="2021-12-04T14:52:00Z">
            <w:trPr>
              <w:trHeight w:val="255"/>
              <w:jc w:val="center"/>
            </w:trPr>
          </w:trPrChange>
        </w:trPr>
        <w:tc>
          <w:tcPr>
            <w:tcW w:w="2916" w:type="dxa"/>
            <w:vMerge/>
            <w:noWrap/>
            <w:vAlign w:val="center"/>
            <w:tcPrChange w:id="1137" w:author="刘全" w:date="2021-12-04T14:52:00Z">
              <w:tcPr>
                <w:tcW w:w="2916" w:type="dxa"/>
                <w:vMerge/>
                <w:noWrap/>
              </w:tcPr>
            </w:tcPrChange>
          </w:tcPr>
          <w:p w14:paraId="3A5F6FCA" w14:textId="77777777" w:rsidR="00A2081F" w:rsidRDefault="00A2081F">
            <w:pPr>
              <w:pStyle w:val="af"/>
              <w:ind w:firstLineChars="0"/>
              <w:rPr>
                <w:rFonts w:ascii="宋体" w:hAnsi="宋体"/>
              </w:rPr>
              <w:pPrChange w:id="1138" w:author="刘全" w:date="2021-12-03T12:00:00Z">
                <w:pPr>
                  <w:pStyle w:val="af"/>
                  <w:ind w:firstLine="420"/>
                </w:pPr>
              </w:pPrChange>
            </w:pPr>
          </w:p>
        </w:tc>
        <w:tc>
          <w:tcPr>
            <w:tcW w:w="3494" w:type="dxa"/>
            <w:noWrap/>
            <w:vAlign w:val="center"/>
            <w:tcPrChange w:id="1139" w:author="刘全" w:date="2021-12-04T14:52:00Z">
              <w:tcPr>
                <w:tcW w:w="3494" w:type="dxa"/>
                <w:noWrap/>
              </w:tcPr>
            </w:tcPrChange>
          </w:tcPr>
          <w:p w14:paraId="7A5069FA" w14:textId="77777777" w:rsidR="00A2081F" w:rsidRDefault="00A2081F">
            <w:pPr>
              <w:pStyle w:val="af"/>
              <w:ind w:firstLineChars="0"/>
              <w:rPr>
                <w:rFonts w:ascii="宋体" w:hAnsi="宋体"/>
              </w:rPr>
              <w:pPrChange w:id="1140" w:author="刘全" w:date="2021-12-03T12:00:00Z">
                <w:pPr>
                  <w:pStyle w:val="af"/>
                  <w:ind w:firstLine="420"/>
                </w:pPr>
              </w:pPrChange>
            </w:pPr>
            <w:r>
              <w:rPr>
                <w:rFonts w:hint="eastAsia"/>
              </w:rPr>
              <w:t>弃石料</w:t>
            </w:r>
            <w:r>
              <w:rPr>
                <w:rFonts w:hint="eastAsia"/>
              </w:rPr>
              <w:t>500030020</w:t>
            </w:r>
          </w:p>
        </w:tc>
        <w:tc>
          <w:tcPr>
            <w:tcW w:w="426" w:type="dxa"/>
            <w:noWrap/>
            <w:vAlign w:val="center"/>
            <w:tcPrChange w:id="1141" w:author="刘全" w:date="2021-12-04T14:52:00Z">
              <w:tcPr>
                <w:tcW w:w="426" w:type="dxa"/>
                <w:noWrap/>
              </w:tcPr>
            </w:tcPrChange>
          </w:tcPr>
          <w:p w14:paraId="79FE949A" w14:textId="77777777" w:rsidR="00A2081F" w:rsidRDefault="00A2081F">
            <w:pPr>
              <w:pStyle w:val="af"/>
              <w:ind w:firstLineChars="0"/>
              <w:rPr>
                <w:rFonts w:ascii="宋体" w:hAnsi="宋体"/>
              </w:rPr>
              <w:pPrChange w:id="1142" w:author="刘全" w:date="2021-12-03T12:00:00Z">
                <w:pPr>
                  <w:pStyle w:val="af"/>
                  <w:ind w:firstLine="420"/>
                </w:pPr>
              </w:pPrChange>
            </w:pPr>
            <w:r>
              <w:rPr>
                <w:rFonts w:hint="eastAsia"/>
              </w:rPr>
              <w:t>0</w:t>
            </w:r>
          </w:p>
        </w:tc>
        <w:tc>
          <w:tcPr>
            <w:tcW w:w="863" w:type="dxa"/>
            <w:noWrap/>
            <w:vAlign w:val="center"/>
            <w:tcPrChange w:id="1143" w:author="刘全" w:date="2021-12-04T14:52:00Z">
              <w:tcPr>
                <w:tcW w:w="863" w:type="dxa"/>
                <w:noWrap/>
              </w:tcPr>
            </w:tcPrChange>
          </w:tcPr>
          <w:p w14:paraId="3697D0A8" w14:textId="77777777" w:rsidR="00A2081F" w:rsidRDefault="00A2081F">
            <w:pPr>
              <w:pStyle w:val="af"/>
              <w:ind w:firstLineChars="0"/>
              <w:rPr>
                <w:rFonts w:ascii="宋体" w:hAnsi="宋体"/>
              </w:rPr>
              <w:pPrChange w:id="1144" w:author="刘全" w:date="2021-12-03T12:00:00Z">
                <w:pPr>
                  <w:pStyle w:val="af"/>
                  <w:ind w:firstLine="420"/>
                </w:pPr>
              </w:pPrChange>
            </w:pPr>
            <w:r>
              <w:rPr>
                <w:rFonts w:hint="eastAsia"/>
              </w:rPr>
              <w:t>0.8043</w:t>
            </w:r>
          </w:p>
        </w:tc>
      </w:tr>
    </w:tbl>
    <w:p w14:paraId="3C7CD384" w14:textId="77777777" w:rsidR="00A2081F" w:rsidRDefault="00A2081F" w:rsidP="00A2081F">
      <w:pPr>
        <w:pStyle w:val="21"/>
        <w:ind w:firstLine="480"/>
      </w:pPr>
      <w:r>
        <w:rPr>
          <w:rFonts w:hint="eastAsia"/>
        </w:rPr>
        <w:t>由于料性转换存在一对多的关系，因此将料性转换的说明分别存储于“转换描述”和“料性转换”两个表中。</w:t>
      </w:r>
    </w:p>
    <w:p w14:paraId="1BCB3A1C" w14:textId="77777777" w:rsidR="00A2081F" w:rsidRPr="0060205C" w:rsidRDefault="00A2081F" w:rsidP="00A2081F">
      <w:pPr>
        <w:pStyle w:val="ae"/>
      </w:pPr>
      <w:r>
        <w:rPr>
          <w:rFonts w:hint="eastAsia"/>
        </w:rPr>
        <w:t>表</w:t>
      </w:r>
      <w:fldSimple w:instr=" STYLEREF 1 \s ">
        <w:r>
          <w:rPr>
            <w:noProof/>
          </w:rPr>
          <w:t>5</w:t>
        </w:r>
      </w:fldSimple>
      <w:r w:rsidRPr="00BC6B0D">
        <w:t>.</w:t>
      </w:r>
      <w:r w:rsidRPr="00BC6B0D">
        <w:fldChar w:fldCharType="begin"/>
      </w:r>
      <w:r w:rsidRPr="00BC6B0D">
        <w:instrText xml:space="preserve"> SEQ </w:instrText>
      </w:r>
      <w:r>
        <w:rPr>
          <w:rFonts w:hint="eastAsia"/>
        </w:rPr>
        <w:instrText>表</w:instrText>
      </w:r>
      <w:r w:rsidRPr="00BC6B0D">
        <w:rPr>
          <w:rFonts w:hint="eastAsia"/>
        </w:rPr>
        <w:instrText xml:space="preserve"> \* ARABIC \s 1</w:instrText>
      </w:r>
      <w:r w:rsidRPr="00BC6B0D">
        <w:instrText xml:space="preserve"> </w:instrText>
      </w:r>
      <w:r w:rsidRPr="00BC6B0D">
        <w:fldChar w:fldCharType="separate"/>
      </w:r>
      <w:r>
        <w:rPr>
          <w:noProof/>
        </w:rPr>
        <w:t>4</w:t>
      </w:r>
      <w:r w:rsidRPr="00BC6B0D">
        <w:fldChar w:fldCharType="end"/>
      </w:r>
      <w:r w:rsidRPr="00BC6B0D">
        <w:rPr>
          <w:rFonts w:hint="eastAsia"/>
        </w:rPr>
        <w:tab/>
      </w:r>
      <w:r>
        <w:rPr>
          <w:rFonts w:hint="eastAsia"/>
        </w:rPr>
        <w:t>“转换描述”表的部分内容</w:t>
      </w:r>
    </w:p>
    <w:tbl>
      <w:tblPr>
        <w:tblStyle w:val="af1"/>
        <w:tblW w:w="5317" w:type="dxa"/>
        <w:jc w:val="center"/>
        <w:tblLook w:val="01E0" w:firstRow="1" w:lastRow="1" w:firstColumn="1" w:lastColumn="1" w:noHBand="0" w:noVBand="0"/>
      </w:tblPr>
      <w:tblGrid>
        <w:gridCol w:w="1161"/>
        <w:gridCol w:w="2920"/>
        <w:gridCol w:w="1236"/>
      </w:tblGrid>
      <w:tr w:rsidR="00A2081F" w14:paraId="0F4F851C" w14:textId="77777777" w:rsidTr="00A2081F">
        <w:trPr>
          <w:trHeight w:val="255"/>
          <w:jc w:val="center"/>
        </w:trPr>
        <w:tc>
          <w:tcPr>
            <w:tcW w:w="1161" w:type="dxa"/>
            <w:noWrap/>
          </w:tcPr>
          <w:p w14:paraId="5E80FEC4" w14:textId="77777777" w:rsidR="00A2081F" w:rsidRDefault="00A2081F">
            <w:pPr>
              <w:pStyle w:val="af"/>
              <w:ind w:firstLineChars="0"/>
              <w:rPr>
                <w:rFonts w:ascii="宋体" w:hAnsi="宋体"/>
              </w:rPr>
              <w:pPrChange w:id="1145" w:author="刘全" w:date="2021-12-03T12:00:00Z">
                <w:pPr>
                  <w:pStyle w:val="af"/>
                  <w:ind w:firstLine="420"/>
                </w:pPr>
              </w:pPrChange>
            </w:pPr>
            <w:r>
              <w:rPr>
                <w:rFonts w:hint="eastAsia"/>
              </w:rPr>
              <w:t>编号</w:t>
            </w:r>
          </w:p>
        </w:tc>
        <w:tc>
          <w:tcPr>
            <w:tcW w:w="2920" w:type="dxa"/>
            <w:noWrap/>
          </w:tcPr>
          <w:p w14:paraId="15BA80B2" w14:textId="77777777" w:rsidR="00A2081F" w:rsidRDefault="00A2081F">
            <w:pPr>
              <w:pStyle w:val="af"/>
              <w:ind w:firstLineChars="0"/>
              <w:rPr>
                <w:rFonts w:ascii="宋体" w:hAnsi="宋体"/>
              </w:rPr>
              <w:pPrChange w:id="1146" w:author="刘全" w:date="2021-12-03T12:00:00Z">
                <w:pPr>
                  <w:pStyle w:val="af"/>
                  <w:ind w:firstLine="420"/>
                </w:pPr>
              </w:pPrChange>
            </w:pPr>
            <w:r>
              <w:rPr>
                <w:rFonts w:hint="eastAsia"/>
              </w:rPr>
              <w:t>名称</w:t>
            </w:r>
          </w:p>
        </w:tc>
        <w:tc>
          <w:tcPr>
            <w:tcW w:w="1236" w:type="dxa"/>
            <w:noWrap/>
          </w:tcPr>
          <w:p w14:paraId="2EE7D7D3" w14:textId="77777777" w:rsidR="00A2081F" w:rsidRDefault="00A2081F">
            <w:pPr>
              <w:pStyle w:val="af"/>
              <w:ind w:firstLineChars="0"/>
              <w:rPr>
                <w:rFonts w:ascii="宋体" w:hAnsi="宋体"/>
              </w:rPr>
              <w:pPrChange w:id="1147" w:author="刘全" w:date="2021-12-03T12:00:00Z">
                <w:pPr>
                  <w:pStyle w:val="af"/>
                  <w:ind w:firstLine="420"/>
                </w:pPr>
              </w:pPrChange>
            </w:pPr>
            <w:r>
              <w:rPr>
                <w:rFonts w:hint="eastAsia"/>
              </w:rPr>
              <w:t>就地转换</w:t>
            </w:r>
          </w:p>
        </w:tc>
      </w:tr>
      <w:tr w:rsidR="00A2081F" w14:paraId="2AC4C397" w14:textId="77777777" w:rsidTr="00A2081F">
        <w:trPr>
          <w:trHeight w:val="255"/>
          <w:jc w:val="center"/>
        </w:trPr>
        <w:tc>
          <w:tcPr>
            <w:tcW w:w="0" w:type="auto"/>
            <w:noWrap/>
          </w:tcPr>
          <w:p w14:paraId="78B23346" w14:textId="77777777" w:rsidR="00A2081F" w:rsidRDefault="00A2081F">
            <w:pPr>
              <w:pStyle w:val="af"/>
              <w:ind w:firstLineChars="0"/>
              <w:rPr>
                <w:rFonts w:ascii="宋体" w:hAnsi="宋体"/>
              </w:rPr>
              <w:pPrChange w:id="1148" w:author="刘全" w:date="2021-12-03T12:00:00Z">
                <w:pPr>
                  <w:pStyle w:val="af"/>
                  <w:ind w:firstLine="420"/>
                </w:pPr>
              </w:pPrChange>
            </w:pPr>
            <w:r>
              <w:rPr>
                <w:rFonts w:hint="eastAsia"/>
              </w:rPr>
              <w:t>510010010</w:t>
            </w:r>
          </w:p>
        </w:tc>
        <w:tc>
          <w:tcPr>
            <w:tcW w:w="0" w:type="auto"/>
            <w:noWrap/>
          </w:tcPr>
          <w:p w14:paraId="6765F5CB" w14:textId="77777777" w:rsidR="00A2081F" w:rsidRDefault="00A2081F">
            <w:pPr>
              <w:pStyle w:val="af"/>
              <w:ind w:firstLineChars="0"/>
              <w:rPr>
                <w:rFonts w:ascii="宋体" w:hAnsi="宋体"/>
              </w:rPr>
              <w:pPrChange w:id="1149" w:author="刘全" w:date="2021-12-03T12:00:00Z">
                <w:pPr>
                  <w:pStyle w:val="af"/>
                  <w:ind w:firstLine="420"/>
                </w:pPr>
              </w:pPrChange>
            </w:pPr>
            <w:r>
              <w:rPr>
                <w:rFonts w:hint="eastAsia"/>
              </w:rPr>
              <w:t>土料处理</w:t>
            </w:r>
          </w:p>
        </w:tc>
        <w:tc>
          <w:tcPr>
            <w:tcW w:w="1236" w:type="dxa"/>
            <w:noWrap/>
          </w:tcPr>
          <w:p w14:paraId="4D936634" w14:textId="77777777" w:rsidR="00A2081F" w:rsidRDefault="00A2081F">
            <w:pPr>
              <w:pStyle w:val="af"/>
              <w:ind w:firstLineChars="0"/>
              <w:rPr>
                <w:rFonts w:ascii="宋体" w:hAnsi="宋体"/>
              </w:rPr>
              <w:pPrChange w:id="1150" w:author="刘全" w:date="2021-12-03T12:00:00Z">
                <w:pPr>
                  <w:pStyle w:val="af"/>
                  <w:ind w:firstLine="420"/>
                </w:pPr>
              </w:pPrChange>
            </w:pPr>
            <w:r>
              <w:rPr>
                <w:rFonts w:hint="eastAsia"/>
              </w:rPr>
              <w:t>TRUE</w:t>
            </w:r>
          </w:p>
        </w:tc>
      </w:tr>
      <w:tr w:rsidR="00A2081F" w14:paraId="3F10C064" w14:textId="77777777" w:rsidTr="00A2081F">
        <w:trPr>
          <w:trHeight w:val="255"/>
          <w:jc w:val="center"/>
        </w:trPr>
        <w:tc>
          <w:tcPr>
            <w:tcW w:w="0" w:type="auto"/>
            <w:noWrap/>
          </w:tcPr>
          <w:p w14:paraId="59904482" w14:textId="77777777" w:rsidR="00A2081F" w:rsidRDefault="00A2081F">
            <w:pPr>
              <w:pStyle w:val="af"/>
              <w:ind w:firstLineChars="0"/>
              <w:rPr>
                <w:rFonts w:ascii="宋体" w:hAnsi="宋体"/>
              </w:rPr>
              <w:pPrChange w:id="1151" w:author="刘全" w:date="2021-12-03T12:00:00Z">
                <w:pPr>
                  <w:pStyle w:val="af"/>
                  <w:ind w:firstLine="420"/>
                </w:pPr>
              </w:pPrChange>
            </w:pPr>
            <w:r>
              <w:rPr>
                <w:rFonts w:hint="eastAsia"/>
              </w:rPr>
              <w:t>510020010</w:t>
            </w:r>
          </w:p>
        </w:tc>
        <w:tc>
          <w:tcPr>
            <w:tcW w:w="0" w:type="auto"/>
            <w:noWrap/>
          </w:tcPr>
          <w:p w14:paraId="0EA1021A" w14:textId="77777777" w:rsidR="00A2081F" w:rsidRDefault="00A2081F">
            <w:pPr>
              <w:pStyle w:val="af"/>
              <w:ind w:firstLineChars="0"/>
              <w:rPr>
                <w:rFonts w:ascii="宋体" w:hAnsi="宋体"/>
              </w:rPr>
              <w:pPrChange w:id="1152" w:author="刘全" w:date="2021-12-03T12:00:00Z">
                <w:pPr>
                  <w:pStyle w:val="af"/>
                  <w:ind w:firstLine="420"/>
                </w:pPr>
              </w:pPrChange>
            </w:pPr>
            <w:r>
              <w:rPr>
                <w:rFonts w:hint="eastAsia"/>
              </w:rPr>
              <w:t>左岸缆机平台石方开挖转换</w:t>
            </w:r>
          </w:p>
        </w:tc>
        <w:tc>
          <w:tcPr>
            <w:tcW w:w="1236" w:type="dxa"/>
            <w:noWrap/>
          </w:tcPr>
          <w:p w14:paraId="51DA4EE0" w14:textId="77777777" w:rsidR="00A2081F" w:rsidRDefault="00A2081F">
            <w:pPr>
              <w:pStyle w:val="af"/>
              <w:ind w:firstLineChars="0"/>
              <w:rPr>
                <w:rFonts w:ascii="宋体" w:hAnsi="宋体"/>
              </w:rPr>
              <w:pPrChange w:id="1153" w:author="刘全" w:date="2021-12-03T12:00:00Z">
                <w:pPr>
                  <w:pStyle w:val="af"/>
                  <w:ind w:firstLine="420"/>
                </w:pPr>
              </w:pPrChange>
            </w:pPr>
            <w:r>
              <w:rPr>
                <w:rFonts w:hint="eastAsia"/>
              </w:rPr>
              <w:t>TRUE</w:t>
            </w:r>
          </w:p>
        </w:tc>
      </w:tr>
      <w:tr w:rsidR="00A2081F" w14:paraId="7C35F800" w14:textId="77777777" w:rsidTr="00A2081F">
        <w:trPr>
          <w:trHeight w:val="255"/>
          <w:jc w:val="center"/>
        </w:trPr>
        <w:tc>
          <w:tcPr>
            <w:tcW w:w="0" w:type="auto"/>
            <w:noWrap/>
          </w:tcPr>
          <w:p w14:paraId="00B18E14" w14:textId="77777777" w:rsidR="00A2081F" w:rsidRDefault="00A2081F">
            <w:pPr>
              <w:pStyle w:val="af"/>
              <w:ind w:firstLineChars="0"/>
              <w:rPr>
                <w:rFonts w:ascii="宋体" w:hAnsi="宋体"/>
              </w:rPr>
              <w:pPrChange w:id="1154" w:author="刘全" w:date="2021-12-03T12:00:00Z">
                <w:pPr>
                  <w:pStyle w:val="af"/>
                  <w:ind w:firstLine="420"/>
                </w:pPr>
              </w:pPrChange>
            </w:pPr>
            <w:r>
              <w:rPr>
                <w:rFonts w:hint="eastAsia"/>
              </w:rPr>
              <w:t>510020020</w:t>
            </w:r>
          </w:p>
        </w:tc>
        <w:tc>
          <w:tcPr>
            <w:tcW w:w="0" w:type="auto"/>
            <w:noWrap/>
          </w:tcPr>
          <w:p w14:paraId="36A44F43" w14:textId="77777777" w:rsidR="00A2081F" w:rsidRDefault="00A2081F">
            <w:pPr>
              <w:pStyle w:val="af"/>
              <w:ind w:firstLineChars="0"/>
              <w:rPr>
                <w:rFonts w:ascii="宋体" w:hAnsi="宋体"/>
              </w:rPr>
              <w:pPrChange w:id="1155" w:author="刘全" w:date="2021-12-03T12:00:00Z">
                <w:pPr>
                  <w:pStyle w:val="af"/>
                  <w:ind w:firstLine="420"/>
                </w:pPr>
              </w:pPrChange>
            </w:pPr>
            <w:r>
              <w:rPr>
                <w:rFonts w:hint="eastAsia"/>
              </w:rPr>
              <w:t>右岸缆机平台石方开挖转换</w:t>
            </w:r>
          </w:p>
        </w:tc>
        <w:tc>
          <w:tcPr>
            <w:tcW w:w="1236" w:type="dxa"/>
            <w:noWrap/>
          </w:tcPr>
          <w:p w14:paraId="58818772" w14:textId="77777777" w:rsidR="00A2081F" w:rsidRDefault="00A2081F">
            <w:pPr>
              <w:pStyle w:val="af"/>
              <w:ind w:firstLineChars="0"/>
              <w:rPr>
                <w:rFonts w:ascii="宋体" w:hAnsi="宋体"/>
              </w:rPr>
              <w:pPrChange w:id="1156" w:author="刘全" w:date="2021-12-03T12:00:00Z">
                <w:pPr>
                  <w:pStyle w:val="af"/>
                  <w:ind w:firstLine="420"/>
                </w:pPr>
              </w:pPrChange>
            </w:pPr>
            <w:r>
              <w:rPr>
                <w:rFonts w:hint="eastAsia"/>
              </w:rPr>
              <w:t>TRUE</w:t>
            </w:r>
          </w:p>
        </w:tc>
      </w:tr>
    </w:tbl>
    <w:p w14:paraId="3D78252A" w14:textId="77777777" w:rsidR="00A2081F" w:rsidRDefault="00A2081F" w:rsidP="00A2081F">
      <w:pPr>
        <w:pStyle w:val="21"/>
        <w:ind w:firstLine="480"/>
      </w:pPr>
      <w:r>
        <w:rPr>
          <w:rFonts w:hint="eastAsia"/>
        </w:rPr>
        <w:t>“转换描述”为主表说明料性转换的名称和转换的条件是就地转换还是需要专门的施工工厂进行。“料性转换”表为从表，说明各个料性的转换比例。</w:t>
      </w:r>
    </w:p>
    <w:p w14:paraId="45369E30" w14:textId="77777777" w:rsidR="00A2081F" w:rsidRPr="0060205C" w:rsidRDefault="00A2081F" w:rsidP="00A2081F">
      <w:pPr>
        <w:pStyle w:val="ae"/>
      </w:pPr>
      <w:r>
        <w:rPr>
          <w:rFonts w:hint="eastAsia"/>
        </w:rPr>
        <w:t>表</w:t>
      </w:r>
      <w:fldSimple w:instr=" STYLEREF 1 \s ">
        <w:r>
          <w:rPr>
            <w:noProof/>
          </w:rPr>
          <w:t>5</w:t>
        </w:r>
      </w:fldSimple>
      <w:r w:rsidRPr="00BC6B0D">
        <w:t>.</w:t>
      </w:r>
      <w:r w:rsidRPr="00BC6B0D">
        <w:fldChar w:fldCharType="begin"/>
      </w:r>
      <w:r w:rsidRPr="00BC6B0D">
        <w:instrText xml:space="preserve"> SEQ </w:instrText>
      </w:r>
      <w:r>
        <w:rPr>
          <w:rFonts w:hint="eastAsia"/>
        </w:rPr>
        <w:instrText>表</w:instrText>
      </w:r>
      <w:r w:rsidRPr="00BC6B0D">
        <w:rPr>
          <w:rFonts w:hint="eastAsia"/>
        </w:rPr>
        <w:instrText xml:space="preserve"> \* ARABIC \s 1</w:instrText>
      </w:r>
      <w:r w:rsidRPr="00BC6B0D">
        <w:instrText xml:space="preserve"> </w:instrText>
      </w:r>
      <w:r w:rsidRPr="00BC6B0D">
        <w:fldChar w:fldCharType="separate"/>
      </w:r>
      <w:r>
        <w:rPr>
          <w:noProof/>
        </w:rPr>
        <w:t>5</w:t>
      </w:r>
      <w:r w:rsidRPr="00BC6B0D">
        <w:fldChar w:fldCharType="end"/>
      </w:r>
      <w:r w:rsidRPr="00BC6B0D">
        <w:rPr>
          <w:rFonts w:hint="eastAsia"/>
        </w:rPr>
        <w:tab/>
      </w:r>
      <w:r>
        <w:rPr>
          <w:rFonts w:hint="eastAsia"/>
        </w:rPr>
        <w:t>“料性转换”表的部分内容</w:t>
      </w:r>
    </w:p>
    <w:tbl>
      <w:tblPr>
        <w:tblStyle w:val="af1"/>
        <w:tblW w:w="5183" w:type="dxa"/>
        <w:jc w:val="center"/>
        <w:tblLook w:val="01E0" w:firstRow="1" w:lastRow="1" w:firstColumn="1" w:lastColumn="1" w:noHBand="0" w:noVBand="0"/>
      </w:tblPr>
      <w:tblGrid>
        <w:gridCol w:w="816"/>
        <w:gridCol w:w="1341"/>
        <w:gridCol w:w="1341"/>
        <w:gridCol w:w="606"/>
        <w:gridCol w:w="1079"/>
      </w:tblGrid>
      <w:tr w:rsidR="00A2081F" w14:paraId="1BDA115F" w14:textId="77777777" w:rsidTr="00A2081F">
        <w:trPr>
          <w:trHeight w:val="255"/>
          <w:jc w:val="center"/>
        </w:trPr>
        <w:tc>
          <w:tcPr>
            <w:tcW w:w="816" w:type="dxa"/>
            <w:noWrap/>
          </w:tcPr>
          <w:p w14:paraId="5B5F80C9" w14:textId="77777777" w:rsidR="00A2081F" w:rsidRDefault="00A2081F">
            <w:pPr>
              <w:pStyle w:val="af"/>
              <w:ind w:firstLineChars="0"/>
              <w:rPr>
                <w:rFonts w:ascii="宋体" w:hAnsi="宋体"/>
              </w:rPr>
              <w:pPrChange w:id="1157" w:author="刘全" w:date="2021-12-03T12:00:00Z">
                <w:pPr>
                  <w:pStyle w:val="af"/>
                  <w:ind w:firstLine="420"/>
                </w:pPr>
              </w:pPrChange>
            </w:pPr>
            <w:r>
              <w:rPr>
                <w:rFonts w:hint="eastAsia"/>
              </w:rPr>
              <w:t>编号</w:t>
            </w:r>
          </w:p>
        </w:tc>
        <w:tc>
          <w:tcPr>
            <w:tcW w:w="1341" w:type="dxa"/>
            <w:noWrap/>
          </w:tcPr>
          <w:p w14:paraId="79DC87B1" w14:textId="77777777" w:rsidR="00A2081F" w:rsidRDefault="00A2081F">
            <w:pPr>
              <w:pStyle w:val="af"/>
              <w:ind w:firstLineChars="0"/>
              <w:rPr>
                <w:rFonts w:ascii="宋体" w:hAnsi="宋体"/>
              </w:rPr>
              <w:pPrChange w:id="1158" w:author="刘全" w:date="2021-12-03T12:00:00Z">
                <w:pPr>
                  <w:pStyle w:val="af"/>
                  <w:ind w:firstLine="420"/>
                </w:pPr>
              </w:pPrChange>
            </w:pPr>
            <w:r>
              <w:rPr>
                <w:rFonts w:hint="eastAsia"/>
              </w:rPr>
              <w:t>转换号</w:t>
            </w:r>
          </w:p>
        </w:tc>
        <w:tc>
          <w:tcPr>
            <w:tcW w:w="1341" w:type="dxa"/>
            <w:noWrap/>
          </w:tcPr>
          <w:p w14:paraId="1C4E87FD" w14:textId="77777777" w:rsidR="00A2081F" w:rsidRDefault="00A2081F">
            <w:pPr>
              <w:pStyle w:val="af"/>
              <w:ind w:firstLineChars="0"/>
              <w:rPr>
                <w:rFonts w:ascii="宋体" w:hAnsi="宋体"/>
              </w:rPr>
              <w:pPrChange w:id="1159" w:author="刘全" w:date="2021-12-03T12:00:00Z">
                <w:pPr>
                  <w:pStyle w:val="af"/>
                  <w:ind w:firstLine="420"/>
                </w:pPr>
              </w:pPrChange>
            </w:pPr>
            <w:r>
              <w:rPr>
                <w:rFonts w:hint="eastAsia"/>
              </w:rPr>
              <w:t>料性号</w:t>
            </w:r>
          </w:p>
        </w:tc>
        <w:tc>
          <w:tcPr>
            <w:tcW w:w="606" w:type="dxa"/>
            <w:noWrap/>
          </w:tcPr>
          <w:p w14:paraId="0BC3C3F7" w14:textId="77777777" w:rsidR="00A2081F" w:rsidRDefault="00A2081F">
            <w:pPr>
              <w:pStyle w:val="af"/>
              <w:ind w:firstLineChars="0"/>
              <w:rPr>
                <w:rFonts w:ascii="宋体" w:hAnsi="宋体"/>
              </w:rPr>
              <w:pPrChange w:id="1160" w:author="刘全" w:date="2021-12-03T12:00:00Z">
                <w:pPr>
                  <w:pStyle w:val="af"/>
                  <w:ind w:firstLine="420"/>
                </w:pPr>
              </w:pPrChange>
            </w:pPr>
            <w:r>
              <w:rPr>
                <w:rFonts w:hint="eastAsia"/>
              </w:rPr>
              <w:t>组</w:t>
            </w:r>
          </w:p>
        </w:tc>
        <w:tc>
          <w:tcPr>
            <w:tcW w:w="1079" w:type="dxa"/>
            <w:noWrap/>
          </w:tcPr>
          <w:p w14:paraId="7041800B" w14:textId="77777777" w:rsidR="00A2081F" w:rsidRDefault="00A2081F">
            <w:pPr>
              <w:pStyle w:val="af"/>
              <w:ind w:firstLineChars="0"/>
              <w:rPr>
                <w:rFonts w:ascii="宋体" w:hAnsi="宋体"/>
              </w:rPr>
              <w:pPrChange w:id="1161" w:author="刘全" w:date="2021-12-03T12:00:00Z">
                <w:pPr>
                  <w:pStyle w:val="af"/>
                  <w:ind w:firstLine="420"/>
                </w:pPr>
              </w:pPrChange>
            </w:pPr>
            <w:r>
              <w:rPr>
                <w:rFonts w:hint="eastAsia"/>
              </w:rPr>
              <w:t>比例</w:t>
            </w:r>
          </w:p>
        </w:tc>
      </w:tr>
      <w:tr w:rsidR="00A2081F" w14:paraId="41400758" w14:textId="77777777" w:rsidTr="00A2081F">
        <w:trPr>
          <w:trHeight w:val="255"/>
          <w:jc w:val="center"/>
        </w:trPr>
        <w:tc>
          <w:tcPr>
            <w:tcW w:w="816" w:type="dxa"/>
            <w:noWrap/>
          </w:tcPr>
          <w:p w14:paraId="17D9283B" w14:textId="77777777" w:rsidR="00A2081F" w:rsidRDefault="00A2081F">
            <w:pPr>
              <w:pStyle w:val="af"/>
              <w:ind w:firstLineChars="0"/>
              <w:rPr>
                <w:rFonts w:ascii="宋体" w:hAnsi="宋体"/>
              </w:rPr>
              <w:pPrChange w:id="1162" w:author="刘全" w:date="2021-12-03T12:00:00Z">
                <w:pPr>
                  <w:pStyle w:val="af"/>
                  <w:ind w:firstLine="420"/>
                </w:pPr>
              </w:pPrChange>
            </w:pPr>
            <w:r>
              <w:rPr>
                <w:rFonts w:hint="eastAsia"/>
              </w:rPr>
              <w:t>1</w:t>
            </w:r>
          </w:p>
        </w:tc>
        <w:tc>
          <w:tcPr>
            <w:tcW w:w="1341" w:type="dxa"/>
            <w:noWrap/>
          </w:tcPr>
          <w:p w14:paraId="00E91430" w14:textId="77777777" w:rsidR="00A2081F" w:rsidRDefault="00A2081F">
            <w:pPr>
              <w:pStyle w:val="af"/>
              <w:ind w:firstLineChars="0"/>
              <w:rPr>
                <w:rFonts w:ascii="宋体" w:hAnsi="宋体"/>
              </w:rPr>
              <w:pPrChange w:id="1163" w:author="刘全" w:date="2021-12-03T12:00:00Z">
                <w:pPr>
                  <w:pStyle w:val="af"/>
                  <w:ind w:firstLine="420"/>
                </w:pPr>
              </w:pPrChange>
            </w:pPr>
            <w:r>
              <w:rPr>
                <w:rFonts w:hint="eastAsia"/>
              </w:rPr>
              <w:t>510010010</w:t>
            </w:r>
          </w:p>
        </w:tc>
        <w:tc>
          <w:tcPr>
            <w:tcW w:w="1341" w:type="dxa"/>
            <w:noWrap/>
          </w:tcPr>
          <w:p w14:paraId="08B8241F" w14:textId="77777777" w:rsidR="00A2081F" w:rsidRDefault="00A2081F">
            <w:pPr>
              <w:pStyle w:val="af"/>
              <w:ind w:firstLineChars="0"/>
              <w:rPr>
                <w:rFonts w:ascii="宋体" w:hAnsi="宋体"/>
              </w:rPr>
              <w:pPrChange w:id="1164" w:author="刘全" w:date="2021-12-03T12:00:00Z">
                <w:pPr>
                  <w:pStyle w:val="af"/>
                  <w:ind w:firstLine="420"/>
                </w:pPr>
              </w:pPrChange>
            </w:pPr>
            <w:r>
              <w:rPr>
                <w:rFonts w:hint="eastAsia"/>
              </w:rPr>
              <w:t>500010010</w:t>
            </w:r>
          </w:p>
        </w:tc>
        <w:tc>
          <w:tcPr>
            <w:tcW w:w="606" w:type="dxa"/>
            <w:noWrap/>
          </w:tcPr>
          <w:p w14:paraId="1B4E72F6" w14:textId="77777777" w:rsidR="00A2081F" w:rsidRDefault="00A2081F">
            <w:pPr>
              <w:pStyle w:val="af"/>
              <w:ind w:firstLineChars="0"/>
              <w:rPr>
                <w:rFonts w:ascii="宋体" w:hAnsi="宋体"/>
              </w:rPr>
              <w:pPrChange w:id="1165" w:author="刘全" w:date="2021-12-03T12:00:00Z">
                <w:pPr>
                  <w:pStyle w:val="af"/>
                  <w:ind w:firstLine="420"/>
                </w:pPr>
              </w:pPrChange>
            </w:pPr>
            <w:r>
              <w:rPr>
                <w:rFonts w:hint="eastAsia"/>
              </w:rPr>
              <w:t>1</w:t>
            </w:r>
          </w:p>
        </w:tc>
        <w:tc>
          <w:tcPr>
            <w:tcW w:w="1079" w:type="dxa"/>
            <w:noWrap/>
          </w:tcPr>
          <w:p w14:paraId="2B9D011A" w14:textId="77777777" w:rsidR="00A2081F" w:rsidRDefault="00A2081F">
            <w:pPr>
              <w:pStyle w:val="af"/>
              <w:ind w:firstLineChars="0"/>
              <w:rPr>
                <w:rFonts w:ascii="宋体" w:hAnsi="宋体"/>
              </w:rPr>
              <w:pPrChange w:id="1166" w:author="刘全" w:date="2021-12-03T12:00:00Z">
                <w:pPr>
                  <w:pStyle w:val="af"/>
                  <w:ind w:firstLine="420"/>
                </w:pPr>
              </w:pPrChange>
            </w:pPr>
            <w:r>
              <w:rPr>
                <w:rFonts w:hint="eastAsia"/>
              </w:rPr>
              <w:t xml:space="preserve">1.0000 </w:t>
            </w:r>
          </w:p>
        </w:tc>
      </w:tr>
      <w:tr w:rsidR="00A2081F" w14:paraId="2226BBE4" w14:textId="77777777" w:rsidTr="00A2081F">
        <w:trPr>
          <w:trHeight w:val="255"/>
          <w:jc w:val="center"/>
        </w:trPr>
        <w:tc>
          <w:tcPr>
            <w:tcW w:w="816" w:type="dxa"/>
            <w:noWrap/>
          </w:tcPr>
          <w:p w14:paraId="50668256" w14:textId="77777777" w:rsidR="00A2081F" w:rsidRDefault="00A2081F">
            <w:pPr>
              <w:pStyle w:val="af"/>
              <w:ind w:firstLineChars="0"/>
              <w:rPr>
                <w:rFonts w:ascii="宋体" w:hAnsi="宋体"/>
              </w:rPr>
              <w:pPrChange w:id="1167" w:author="刘全" w:date="2021-12-03T12:00:00Z">
                <w:pPr>
                  <w:pStyle w:val="af"/>
                  <w:ind w:firstLine="420"/>
                </w:pPr>
              </w:pPrChange>
            </w:pPr>
            <w:r>
              <w:rPr>
                <w:rFonts w:hint="eastAsia"/>
              </w:rPr>
              <w:t>2</w:t>
            </w:r>
          </w:p>
        </w:tc>
        <w:tc>
          <w:tcPr>
            <w:tcW w:w="1341" w:type="dxa"/>
            <w:noWrap/>
          </w:tcPr>
          <w:p w14:paraId="07A30ACB" w14:textId="77777777" w:rsidR="00A2081F" w:rsidRDefault="00A2081F">
            <w:pPr>
              <w:pStyle w:val="af"/>
              <w:ind w:firstLineChars="0"/>
              <w:rPr>
                <w:rFonts w:ascii="宋体" w:hAnsi="宋体"/>
              </w:rPr>
              <w:pPrChange w:id="1168" w:author="刘全" w:date="2021-12-03T12:00:00Z">
                <w:pPr>
                  <w:pStyle w:val="af"/>
                  <w:ind w:firstLine="420"/>
                </w:pPr>
              </w:pPrChange>
            </w:pPr>
            <w:r>
              <w:rPr>
                <w:rFonts w:hint="eastAsia"/>
              </w:rPr>
              <w:t>510010010</w:t>
            </w:r>
          </w:p>
        </w:tc>
        <w:tc>
          <w:tcPr>
            <w:tcW w:w="1341" w:type="dxa"/>
            <w:noWrap/>
          </w:tcPr>
          <w:p w14:paraId="14E1B04A" w14:textId="77777777" w:rsidR="00A2081F" w:rsidRDefault="00A2081F">
            <w:pPr>
              <w:pStyle w:val="af"/>
              <w:ind w:firstLineChars="0"/>
              <w:rPr>
                <w:rFonts w:ascii="宋体" w:hAnsi="宋体"/>
              </w:rPr>
              <w:pPrChange w:id="1169" w:author="刘全" w:date="2021-12-03T12:00:00Z">
                <w:pPr>
                  <w:pStyle w:val="af"/>
                  <w:ind w:firstLine="420"/>
                </w:pPr>
              </w:pPrChange>
            </w:pPr>
            <w:r>
              <w:rPr>
                <w:rFonts w:hint="eastAsia"/>
              </w:rPr>
              <w:t>500030010</w:t>
            </w:r>
          </w:p>
        </w:tc>
        <w:tc>
          <w:tcPr>
            <w:tcW w:w="606" w:type="dxa"/>
            <w:noWrap/>
          </w:tcPr>
          <w:p w14:paraId="3134D69C" w14:textId="77777777" w:rsidR="00A2081F" w:rsidRDefault="00A2081F">
            <w:pPr>
              <w:pStyle w:val="af"/>
              <w:ind w:firstLineChars="0"/>
              <w:rPr>
                <w:rFonts w:ascii="宋体" w:hAnsi="宋体"/>
              </w:rPr>
              <w:pPrChange w:id="1170" w:author="刘全" w:date="2021-12-03T12:00:00Z">
                <w:pPr>
                  <w:pStyle w:val="af"/>
                  <w:ind w:firstLine="420"/>
                </w:pPr>
              </w:pPrChange>
            </w:pPr>
            <w:r>
              <w:rPr>
                <w:rFonts w:hint="eastAsia"/>
              </w:rPr>
              <w:t>0</w:t>
            </w:r>
          </w:p>
        </w:tc>
        <w:tc>
          <w:tcPr>
            <w:tcW w:w="1079" w:type="dxa"/>
            <w:noWrap/>
          </w:tcPr>
          <w:p w14:paraId="5319DC56" w14:textId="77777777" w:rsidR="00A2081F" w:rsidRDefault="00A2081F">
            <w:pPr>
              <w:pStyle w:val="af"/>
              <w:ind w:firstLineChars="0"/>
              <w:rPr>
                <w:rFonts w:ascii="宋体" w:hAnsi="宋体"/>
              </w:rPr>
              <w:pPrChange w:id="1171" w:author="刘全" w:date="2021-12-03T12:00:00Z">
                <w:pPr>
                  <w:pStyle w:val="af"/>
                  <w:ind w:firstLine="420"/>
                </w:pPr>
              </w:pPrChange>
            </w:pPr>
            <w:r>
              <w:rPr>
                <w:rFonts w:hint="eastAsia"/>
              </w:rPr>
              <w:t xml:space="preserve">1.0000 </w:t>
            </w:r>
          </w:p>
        </w:tc>
      </w:tr>
      <w:tr w:rsidR="00A2081F" w14:paraId="2C3C0211" w14:textId="77777777" w:rsidTr="00A2081F">
        <w:trPr>
          <w:trHeight w:val="255"/>
          <w:jc w:val="center"/>
        </w:trPr>
        <w:tc>
          <w:tcPr>
            <w:tcW w:w="816" w:type="dxa"/>
            <w:noWrap/>
          </w:tcPr>
          <w:p w14:paraId="4302DBD7" w14:textId="77777777" w:rsidR="00A2081F" w:rsidRDefault="00A2081F">
            <w:pPr>
              <w:pStyle w:val="af"/>
              <w:ind w:firstLineChars="0"/>
              <w:rPr>
                <w:rFonts w:ascii="宋体" w:hAnsi="宋体"/>
              </w:rPr>
              <w:pPrChange w:id="1172" w:author="刘全" w:date="2021-12-03T12:00:00Z">
                <w:pPr>
                  <w:pStyle w:val="af"/>
                  <w:ind w:firstLine="420"/>
                </w:pPr>
              </w:pPrChange>
            </w:pPr>
            <w:r>
              <w:rPr>
                <w:rFonts w:hint="eastAsia"/>
              </w:rPr>
              <w:t>3</w:t>
            </w:r>
          </w:p>
        </w:tc>
        <w:tc>
          <w:tcPr>
            <w:tcW w:w="1341" w:type="dxa"/>
            <w:noWrap/>
          </w:tcPr>
          <w:p w14:paraId="5FB8A1EB" w14:textId="77777777" w:rsidR="00A2081F" w:rsidRDefault="00A2081F">
            <w:pPr>
              <w:pStyle w:val="af"/>
              <w:ind w:firstLineChars="0"/>
              <w:rPr>
                <w:rFonts w:ascii="宋体" w:hAnsi="宋体"/>
              </w:rPr>
              <w:pPrChange w:id="1173" w:author="刘全" w:date="2021-12-03T12:00:00Z">
                <w:pPr>
                  <w:pStyle w:val="af"/>
                  <w:ind w:firstLine="420"/>
                </w:pPr>
              </w:pPrChange>
            </w:pPr>
            <w:r>
              <w:rPr>
                <w:rFonts w:hint="eastAsia"/>
              </w:rPr>
              <w:t>510020010</w:t>
            </w:r>
          </w:p>
        </w:tc>
        <w:tc>
          <w:tcPr>
            <w:tcW w:w="1341" w:type="dxa"/>
            <w:noWrap/>
          </w:tcPr>
          <w:p w14:paraId="492893E8" w14:textId="77777777" w:rsidR="00A2081F" w:rsidRDefault="00A2081F">
            <w:pPr>
              <w:pStyle w:val="af"/>
              <w:ind w:firstLineChars="0"/>
              <w:rPr>
                <w:rFonts w:ascii="宋体" w:hAnsi="宋体"/>
              </w:rPr>
              <w:pPrChange w:id="1174" w:author="刘全" w:date="2021-12-03T12:00:00Z">
                <w:pPr>
                  <w:pStyle w:val="af"/>
                  <w:ind w:firstLine="420"/>
                </w:pPr>
              </w:pPrChange>
            </w:pPr>
            <w:r>
              <w:rPr>
                <w:rFonts w:hint="eastAsia"/>
              </w:rPr>
              <w:t>500050010</w:t>
            </w:r>
          </w:p>
        </w:tc>
        <w:tc>
          <w:tcPr>
            <w:tcW w:w="606" w:type="dxa"/>
            <w:noWrap/>
          </w:tcPr>
          <w:p w14:paraId="34BEF576" w14:textId="77777777" w:rsidR="00A2081F" w:rsidRDefault="00A2081F">
            <w:pPr>
              <w:pStyle w:val="af"/>
              <w:ind w:firstLineChars="0"/>
              <w:rPr>
                <w:rFonts w:ascii="宋体" w:hAnsi="宋体"/>
              </w:rPr>
              <w:pPrChange w:id="1175" w:author="刘全" w:date="2021-12-03T12:00:00Z">
                <w:pPr>
                  <w:pStyle w:val="af"/>
                  <w:ind w:firstLine="420"/>
                </w:pPr>
              </w:pPrChange>
            </w:pPr>
            <w:r>
              <w:rPr>
                <w:rFonts w:hint="eastAsia"/>
              </w:rPr>
              <w:t>1</w:t>
            </w:r>
          </w:p>
        </w:tc>
        <w:tc>
          <w:tcPr>
            <w:tcW w:w="1079" w:type="dxa"/>
            <w:noWrap/>
          </w:tcPr>
          <w:p w14:paraId="1CDB82F7" w14:textId="77777777" w:rsidR="00A2081F" w:rsidRDefault="00A2081F">
            <w:pPr>
              <w:pStyle w:val="af"/>
              <w:ind w:firstLineChars="0"/>
              <w:rPr>
                <w:rFonts w:ascii="宋体" w:hAnsi="宋体"/>
              </w:rPr>
              <w:pPrChange w:id="1176" w:author="刘全" w:date="2021-12-03T12:00:00Z">
                <w:pPr>
                  <w:pStyle w:val="af"/>
                  <w:ind w:firstLine="420"/>
                </w:pPr>
              </w:pPrChange>
            </w:pPr>
            <w:r>
              <w:rPr>
                <w:rFonts w:hint="eastAsia"/>
              </w:rPr>
              <w:t xml:space="preserve">1.0000 </w:t>
            </w:r>
          </w:p>
        </w:tc>
      </w:tr>
      <w:tr w:rsidR="00A2081F" w14:paraId="6B6E892C" w14:textId="77777777" w:rsidTr="00A2081F">
        <w:trPr>
          <w:trHeight w:val="255"/>
          <w:jc w:val="center"/>
        </w:trPr>
        <w:tc>
          <w:tcPr>
            <w:tcW w:w="816" w:type="dxa"/>
            <w:noWrap/>
          </w:tcPr>
          <w:p w14:paraId="152812D5" w14:textId="77777777" w:rsidR="00A2081F" w:rsidRDefault="00A2081F">
            <w:pPr>
              <w:pStyle w:val="af"/>
              <w:ind w:firstLineChars="0"/>
              <w:rPr>
                <w:rFonts w:ascii="宋体" w:hAnsi="宋体"/>
              </w:rPr>
              <w:pPrChange w:id="1177" w:author="刘全" w:date="2021-12-03T12:00:00Z">
                <w:pPr>
                  <w:pStyle w:val="af"/>
                  <w:ind w:firstLine="420"/>
                </w:pPr>
              </w:pPrChange>
            </w:pPr>
            <w:r>
              <w:rPr>
                <w:rFonts w:hint="eastAsia"/>
              </w:rPr>
              <w:t>4</w:t>
            </w:r>
          </w:p>
        </w:tc>
        <w:tc>
          <w:tcPr>
            <w:tcW w:w="1341" w:type="dxa"/>
            <w:noWrap/>
          </w:tcPr>
          <w:p w14:paraId="3D6721E3" w14:textId="77777777" w:rsidR="00A2081F" w:rsidRDefault="00A2081F">
            <w:pPr>
              <w:pStyle w:val="af"/>
              <w:ind w:firstLineChars="0"/>
              <w:rPr>
                <w:rFonts w:ascii="宋体" w:hAnsi="宋体"/>
              </w:rPr>
              <w:pPrChange w:id="1178" w:author="刘全" w:date="2021-12-03T12:00:00Z">
                <w:pPr>
                  <w:pStyle w:val="af"/>
                  <w:ind w:firstLine="420"/>
                </w:pPr>
              </w:pPrChange>
            </w:pPr>
            <w:r>
              <w:rPr>
                <w:rFonts w:hint="eastAsia"/>
              </w:rPr>
              <w:t>510020010</w:t>
            </w:r>
          </w:p>
        </w:tc>
        <w:tc>
          <w:tcPr>
            <w:tcW w:w="1341" w:type="dxa"/>
            <w:noWrap/>
          </w:tcPr>
          <w:p w14:paraId="388BD742" w14:textId="77777777" w:rsidR="00A2081F" w:rsidRDefault="00A2081F">
            <w:pPr>
              <w:pStyle w:val="af"/>
              <w:ind w:firstLineChars="0"/>
              <w:rPr>
                <w:rFonts w:ascii="宋体" w:hAnsi="宋体"/>
              </w:rPr>
              <w:pPrChange w:id="1179" w:author="刘全" w:date="2021-12-03T12:00:00Z">
                <w:pPr>
                  <w:pStyle w:val="af"/>
                  <w:ind w:firstLine="420"/>
                </w:pPr>
              </w:pPrChange>
            </w:pPr>
            <w:r>
              <w:rPr>
                <w:rFonts w:hint="eastAsia"/>
              </w:rPr>
              <w:t>500020011</w:t>
            </w:r>
          </w:p>
        </w:tc>
        <w:tc>
          <w:tcPr>
            <w:tcW w:w="606" w:type="dxa"/>
            <w:noWrap/>
          </w:tcPr>
          <w:p w14:paraId="67CDD7FD" w14:textId="77777777" w:rsidR="00A2081F" w:rsidRDefault="00A2081F">
            <w:pPr>
              <w:pStyle w:val="af"/>
              <w:ind w:firstLineChars="0"/>
              <w:rPr>
                <w:rFonts w:ascii="宋体" w:hAnsi="宋体"/>
              </w:rPr>
              <w:pPrChange w:id="1180" w:author="刘全" w:date="2021-12-03T12:00:00Z">
                <w:pPr>
                  <w:pStyle w:val="af"/>
                  <w:ind w:firstLine="420"/>
                </w:pPr>
              </w:pPrChange>
            </w:pPr>
            <w:r>
              <w:rPr>
                <w:rFonts w:hint="eastAsia"/>
              </w:rPr>
              <w:t>0</w:t>
            </w:r>
          </w:p>
        </w:tc>
        <w:tc>
          <w:tcPr>
            <w:tcW w:w="1079" w:type="dxa"/>
            <w:noWrap/>
          </w:tcPr>
          <w:p w14:paraId="5EE3FD05" w14:textId="77777777" w:rsidR="00A2081F" w:rsidRDefault="00A2081F">
            <w:pPr>
              <w:pStyle w:val="af"/>
              <w:ind w:firstLineChars="0"/>
              <w:rPr>
                <w:rFonts w:ascii="宋体" w:hAnsi="宋体"/>
              </w:rPr>
              <w:pPrChange w:id="1181" w:author="刘全" w:date="2021-12-03T12:00:00Z">
                <w:pPr>
                  <w:pStyle w:val="af"/>
                  <w:ind w:firstLine="420"/>
                </w:pPr>
              </w:pPrChange>
            </w:pPr>
            <w:r>
              <w:rPr>
                <w:rFonts w:hint="eastAsia"/>
              </w:rPr>
              <w:t xml:space="preserve">0.1957 </w:t>
            </w:r>
          </w:p>
        </w:tc>
      </w:tr>
      <w:tr w:rsidR="00A2081F" w14:paraId="132EE7C2" w14:textId="77777777" w:rsidTr="00A2081F">
        <w:trPr>
          <w:trHeight w:val="255"/>
          <w:jc w:val="center"/>
        </w:trPr>
        <w:tc>
          <w:tcPr>
            <w:tcW w:w="816" w:type="dxa"/>
            <w:noWrap/>
          </w:tcPr>
          <w:p w14:paraId="0A914D75" w14:textId="77777777" w:rsidR="00A2081F" w:rsidRDefault="00A2081F">
            <w:pPr>
              <w:pStyle w:val="af"/>
              <w:ind w:firstLineChars="0"/>
              <w:rPr>
                <w:rFonts w:ascii="宋体" w:hAnsi="宋体"/>
              </w:rPr>
              <w:pPrChange w:id="1182" w:author="刘全" w:date="2021-12-03T12:00:00Z">
                <w:pPr>
                  <w:pStyle w:val="af"/>
                  <w:ind w:firstLine="420"/>
                </w:pPr>
              </w:pPrChange>
            </w:pPr>
            <w:r>
              <w:rPr>
                <w:rFonts w:hint="eastAsia"/>
              </w:rPr>
              <w:t>5</w:t>
            </w:r>
          </w:p>
        </w:tc>
        <w:tc>
          <w:tcPr>
            <w:tcW w:w="1341" w:type="dxa"/>
            <w:noWrap/>
          </w:tcPr>
          <w:p w14:paraId="03552759" w14:textId="77777777" w:rsidR="00A2081F" w:rsidRDefault="00A2081F">
            <w:pPr>
              <w:pStyle w:val="af"/>
              <w:ind w:firstLineChars="0"/>
              <w:rPr>
                <w:rFonts w:ascii="宋体" w:hAnsi="宋体"/>
              </w:rPr>
              <w:pPrChange w:id="1183" w:author="刘全" w:date="2021-12-03T12:00:00Z">
                <w:pPr>
                  <w:pStyle w:val="af"/>
                  <w:ind w:firstLine="420"/>
                </w:pPr>
              </w:pPrChange>
            </w:pPr>
            <w:r>
              <w:rPr>
                <w:rFonts w:hint="eastAsia"/>
              </w:rPr>
              <w:t>510020010</w:t>
            </w:r>
          </w:p>
        </w:tc>
        <w:tc>
          <w:tcPr>
            <w:tcW w:w="1341" w:type="dxa"/>
            <w:noWrap/>
          </w:tcPr>
          <w:p w14:paraId="74D32A64" w14:textId="77777777" w:rsidR="00A2081F" w:rsidRDefault="00A2081F">
            <w:pPr>
              <w:pStyle w:val="af"/>
              <w:ind w:firstLineChars="0"/>
              <w:rPr>
                <w:rFonts w:ascii="宋体" w:hAnsi="宋体"/>
              </w:rPr>
              <w:pPrChange w:id="1184" w:author="刘全" w:date="2021-12-03T12:00:00Z">
                <w:pPr>
                  <w:pStyle w:val="af"/>
                  <w:ind w:firstLine="420"/>
                </w:pPr>
              </w:pPrChange>
            </w:pPr>
            <w:r>
              <w:rPr>
                <w:rFonts w:hint="eastAsia"/>
              </w:rPr>
              <w:t>500030020</w:t>
            </w:r>
          </w:p>
        </w:tc>
        <w:tc>
          <w:tcPr>
            <w:tcW w:w="606" w:type="dxa"/>
            <w:noWrap/>
          </w:tcPr>
          <w:p w14:paraId="640E2CD9" w14:textId="77777777" w:rsidR="00A2081F" w:rsidRDefault="00A2081F">
            <w:pPr>
              <w:pStyle w:val="af"/>
              <w:ind w:firstLineChars="0"/>
              <w:rPr>
                <w:rFonts w:ascii="宋体" w:hAnsi="宋体"/>
              </w:rPr>
              <w:pPrChange w:id="1185" w:author="刘全" w:date="2021-12-03T12:00:00Z">
                <w:pPr>
                  <w:pStyle w:val="af"/>
                  <w:ind w:firstLine="420"/>
                </w:pPr>
              </w:pPrChange>
            </w:pPr>
            <w:r>
              <w:rPr>
                <w:rFonts w:hint="eastAsia"/>
              </w:rPr>
              <w:t>0</w:t>
            </w:r>
          </w:p>
        </w:tc>
        <w:tc>
          <w:tcPr>
            <w:tcW w:w="1079" w:type="dxa"/>
            <w:noWrap/>
          </w:tcPr>
          <w:p w14:paraId="0EDB6E9B" w14:textId="77777777" w:rsidR="00A2081F" w:rsidRDefault="00A2081F">
            <w:pPr>
              <w:pStyle w:val="af"/>
              <w:ind w:firstLineChars="0"/>
              <w:rPr>
                <w:rFonts w:ascii="宋体" w:hAnsi="宋体"/>
              </w:rPr>
              <w:pPrChange w:id="1186" w:author="刘全" w:date="2021-12-03T12:00:00Z">
                <w:pPr>
                  <w:pStyle w:val="af"/>
                  <w:ind w:firstLine="420"/>
                </w:pPr>
              </w:pPrChange>
            </w:pPr>
            <w:r>
              <w:rPr>
                <w:rFonts w:hint="eastAsia"/>
              </w:rPr>
              <w:t xml:space="preserve">0.8043 </w:t>
            </w:r>
          </w:p>
        </w:tc>
      </w:tr>
      <w:tr w:rsidR="00A2081F" w14:paraId="23335F10" w14:textId="77777777" w:rsidTr="00A2081F">
        <w:trPr>
          <w:trHeight w:val="255"/>
          <w:jc w:val="center"/>
        </w:trPr>
        <w:tc>
          <w:tcPr>
            <w:tcW w:w="816" w:type="dxa"/>
            <w:noWrap/>
          </w:tcPr>
          <w:p w14:paraId="097DC0D7" w14:textId="77777777" w:rsidR="00A2081F" w:rsidRDefault="00A2081F">
            <w:pPr>
              <w:pStyle w:val="af"/>
              <w:ind w:firstLineChars="0"/>
              <w:rPr>
                <w:rFonts w:ascii="宋体" w:hAnsi="宋体"/>
              </w:rPr>
              <w:pPrChange w:id="1187" w:author="刘全" w:date="2021-12-03T12:00:00Z">
                <w:pPr>
                  <w:pStyle w:val="af"/>
                  <w:ind w:firstLine="420"/>
                </w:pPr>
              </w:pPrChange>
            </w:pPr>
            <w:r>
              <w:rPr>
                <w:rFonts w:hint="eastAsia"/>
              </w:rPr>
              <w:t>6</w:t>
            </w:r>
          </w:p>
        </w:tc>
        <w:tc>
          <w:tcPr>
            <w:tcW w:w="1341" w:type="dxa"/>
            <w:noWrap/>
          </w:tcPr>
          <w:p w14:paraId="385BB6E5" w14:textId="77777777" w:rsidR="00A2081F" w:rsidRDefault="00A2081F">
            <w:pPr>
              <w:pStyle w:val="af"/>
              <w:ind w:firstLineChars="0"/>
              <w:rPr>
                <w:rFonts w:ascii="宋体" w:hAnsi="宋体"/>
              </w:rPr>
              <w:pPrChange w:id="1188" w:author="刘全" w:date="2021-12-03T12:00:00Z">
                <w:pPr>
                  <w:pStyle w:val="af"/>
                  <w:ind w:firstLine="420"/>
                </w:pPr>
              </w:pPrChange>
            </w:pPr>
            <w:r>
              <w:rPr>
                <w:rFonts w:hint="eastAsia"/>
              </w:rPr>
              <w:t>510020020</w:t>
            </w:r>
          </w:p>
        </w:tc>
        <w:tc>
          <w:tcPr>
            <w:tcW w:w="1341" w:type="dxa"/>
            <w:noWrap/>
          </w:tcPr>
          <w:p w14:paraId="31845146" w14:textId="77777777" w:rsidR="00A2081F" w:rsidRDefault="00A2081F">
            <w:pPr>
              <w:pStyle w:val="af"/>
              <w:ind w:firstLineChars="0"/>
              <w:rPr>
                <w:rFonts w:ascii="宋体" w:hAnsi="宋体"/>
              </w:rPr>
              <w:pPrChange w:id="1189" w:author="刘全" w:date="2021-12-03T12:00:00Z">
                <w:pPr>
                  <w:pStyle w:val="af"/>
                  <w:ind w:firstLine="420"/>
                </w:pPr>
              </w:pPrChange>
            </w:pPr>
            <w:r>
              <w:rPr>
                <w:rFonts w:hint="eastAsia"/>
              </w:rPr>
              <w:t>500050020</w:t>
            </w:r>
          </w:p>
        </w:tc>
        <w:tc>
          <w:tcPr>
            <w:tcW w:w="606" w:type="dxa"/>
            <w:noWrap/>
          </w:tcPr>
          <w:p w14:paraId="3C2EBB5A" w14:textId="77777777" w:rsidR="00A2081F" w:rsidRDefault="00A2081F">
            <w:pPr>
              <w:pStyle w:val="af"/>
              <w:ind w:firstLineChars="0"/>
              <w:rPr>
                <w:rFonts w:ascii="宋体" w:hAnsi="宋体"/>
              </w:rPr>
              <w:pPrChange w:id="1190" w:author="刘全" w:date="2021-12-03T12:00:00Z">
                <w:pPr>
                  <w:pStyle w:val="af"/>
                  <w:ind w:firstLine="420"/>
                </w:pPr>
              </w:pPrChange>
            </w:pPr>
            <w:r>
              <w:rPr>
                <w:rFonts w:hint="eastAsia"/>
              </w:rPr>
              <w:t>1</w:t>
            </w:r>
          </w:p>
        </w:tc>
        <w:tc>
          <w:tcPr>
            <w:tcW w:w="1079" w:type="dxa"/>
            <w:noWrap/>
          </w:tcPr>
          <w:p w14:paraId="67D64C20" w14:textId="77777777" w:rsidR="00A2081F" w:rsidRDefault="00A2081F">
            <w:pPr>
              <w:pStyle w:val="af"/>
              <w:ind w:firstLineChars="0"/>
              <w:rPr>
                <w:rFonts w:ascii="宋体" w:hAnsi="宋体"/>
              </w:rPr>
              <w:pPrChange w:id="1191" w:author="刘全" w:date="2021-12-03T12:00:00Z">
                <w:pPr>
                  <w:pStyle w:val="af"/>
                  <w:ind w:firstLine="420"/>
                </w:pPr>
              </w:pPrChange>
            </w:pPr>
            <w:r>
              <w:rPr>
                <w:rFonts w:hint="eastAsia"/>
              </w:rPr>
              <w:t xml:space="preserve">1.0000 </w:t>
            </w:r>
          </w:p>
        </w:tc>
      </w:tr>
      <w:tr w:rsidR="00A2081F" w14:paraId="00DC99E2" w14:textId="77777777" w:rsidTr="00A2081F">
        <w:trPr>
          <w:trHeight w:val="255"/>
          <w:jc w:val="center"/>
        </w:trPr>
        <w:tc>
          <w:tcPr>
            <w:tcW w:w="816" w:type="dxa"/>
            <w:noWrap/>
          </w:tcPr>
          <w:p w14:paraId="04D2B0D3" w14:textId="77777777" w:rsidR="00A2081F" w:rsidRDefault="00A2081F">
            <w:pPr>
              <w:pStyle w:val="af"/>
              <w:ind w:firstLineChars="0"/>
              <w:rPr>
                <w:rFonts w:ascii="宋体" w:hAnsi="宋体"/>
              </w:rPr>
              <w:pPrChange w:id="1192" w:author="刘全" w:date="2021-12-03T12:00:00Z">
                <w:pPr>
                  <w:pStyle w:val="af"/>
                  <w:ind w:firstLine="420"/>
                </w:pPr>
              </w:pPrChange>
            </w:pPr>
            <w:r>
              <w:rPr>
                <w:rFonts w:hint="eastAsia"/>
              </w:rPr>
              <w:t>7</w:t>
            </w:r>
          </w:p>
        </w:tc>
        <w:tc>
          <w:tcPr>
            <w:tcW w:w="1341" w:type="dxa"/>
            <w:noWrap/>
          </w:tcPr>
          <w:p w14:paraId="21D6311F" w14:textId="77777777" w:rsidR="00A2081F" w:rsidRDefault="00A2081F">
            <w:pPr>
              <w:pStyle w:val="af"/>
              <w:ind w:firstLineChars="0"/>
              <w:rPr>
                <w:rFonts w:ascii="宋体" w:hAnsi="宋体"/>
              </w:rPr>
              <w:pPrChange w:id="1193" w:author="刘全" w:date="2021-12-03T12:00:00Z">
                <w:pPr>
                  <w:pStyle w:val="af"/>
                  <w:ind w:firstLine="420"/>
                </w:pPr>
              </w:pPrChange>
            </w:pPr>
            <w:r>
              <w:rPr>
                <w:rFonts w:hint="eastAsia"/>
              </w:rPr>
              <w:t>510020020</w:t>
            </w:r>
          </w:p>
        </w:tc>
        <w:tc>
          <w:tcPr>
            <w:tcW w:w="1341" w:type="dxa"/>
            <w:noWrap/>
          </w:tcPr>
          <w:p w14:paraId="31273B05" w14:textId="77777777" w:rsidR="00A2081F" w:rsidRDefault="00A2081F">
            <w:pPr>
              <w:pStyle w:val="af"/>
              <w:ind w:firstLineChars="0"/>
              <w:rPr>
                <w:rFonts w:ascii="宋体" w:hAnsi="宋体"/>
              </w:rPr>
              <w:pPrChange w:id="1194" w:author="刘全" w:date="2021-12-03T12:00:00Z">
                <w:pPr>
                  <w:pStyle w:val="af"/>
                  <w:ind w:firstLine="420"/>
                </w:pPr>
              </w:pPrChange>
            </w:pPr>
            <w:r>
              <w:rPr>
                <w:rFonts w:hint="eastAsia"/>
              </w:rPr>
              <w:t>500020011</w:t>
            </w:r>
          </w:p>
        </w:tc>
        <w:tc>
          <w:tcPr>
            <w:tcW w:w="606" w:type="dxa"/>
            <w:noWrap/>
          </w:tcPr>
          <w:p w14:paraId="490FF09A" w14:textId="77777777" w:rsidR="00A2081F" w:rsidRDefault="00A2081F">
            <w:pPr>
              <w:pStyle w:val="af"/>
              <w:ind w:firstLineChars="0"/>
              <w:rPr>
                <w:rFonts w:ascii="宋体" w:hAnsi="宋体"/>
              </w:rPr>
              <w:pPrChange w:id="1195" w:author="刘全" w:date="2021-12-03T12:00:00Z">
                <w:pPr>
                  <w:pStyle w:val="af"/>
                  <w:ind w:firstLine="420"/>
                </w:pPr>
              </w:pPrChange>
            </w:pPr>
            <w:r>
              <w:rPr>
                <w:rFonts w:hint="eastAsia"/>
              </w:rPr>
              <w:t>0</w:t>
            </w:r>
          </w:p>
        </w:tc>
        <w:tc>
          <w:tcPr>
            <w:tcW w:w="1079" w:type="dxa"/>
            <w:noWrap/>
          </w:tcPr>
          <w:p w14:paraId="038E3039" w14:textId="77777777" w:rsidR="00A2081F" w:rsidRDefault="00A2081F">
            <w:pPr>
              <w:pStyle w:val="af"/>
              <w:ind w:firstLineChars="0"/>
              <w:rPr>
                <w:rFonts w:ascii="宋体" w:hAnsi="宋体"/>
              </w:rPr>
              <w:pPrChange w:id="1196" w:author="刘全" w:date="2021-12-03T12:00:00Z">
                <w:pPr>
                  <w:pStyle w:val="af"/>
                  <w:ind w:firstLine="420"/>
                </w:pPr>
              </w:pPrChange>
            </w:pPr>
            <w:r>
              <w:rPr>
                <w:rFonts w:hint="eastAsia"/>
              </w:rPr>
              <w:t xml:space="preserve">0.1957 </w:t>
            </w:r>
          </w:p>
        </w:tc>
      </w:tr>
      <w:tr w:rsidR="00A2081F" w14:paraId="709BE823" w14:textId="77777777" w:rsidTr="00A2081F">
        <w:trPr>
          <w:trHeight w:val="255"/>
          <w:jc w:val="center"/>
        </w:trPr>
        <w:tc>
          <w:tcPr>
            <w:tcW w:w="816" w:type="dxa"/>
            <w:noWrap/>
          </w:tcPr>
          <w:p w14:paraId="2A0815CC" w14:textId="77777777" w:rsidR="00A2081F" w:rsidRDefault="00A2081F">
            <w:pPr>
              <w:pStyle w:val="af"/>
              <w:ind w:firstLineChars="0"/>
              <w:rPr>
                <w:rFonts w:ascii="宋体" w:hAnsi="宋体"/>
              </w:rPr>
              <w:pPrChange w:id="1197" w:author="刘全" w:date="2021-12-03T12:00:00Z">
                <w:pPr>
                  <w:pStyle w:val="af"/>
                  <w:ind w:firstLine="420"/>
                </w:pPr>
              </w:pPrChange>
            </w:pPr>
            <w:r>
              <w:rPr>
                <w:rFonts w:hint="eastAsia"/>
              </w:rPr>
              <w:t>8</w:t>
            </w:r>
          </w:p>
        </w:tc>
        <w:tc>
          <w:tcPr>
            <w:tcW w:w="1341" w:type="dxa"/>
            <w:noWrap/>
          </w:tcPr>
          <w:p w14:paraId="1338EA69" w14:textId="77777777" w:rsidR="00A2081F" w:rsidRDefault="00A2081F">
            <w:pPr>
              <w:pStyle w:val="af"/>
              <w:ind w:firstLineChars="0"/>
              <w:rPr>
                <w:rFonts w:ascii="宋体" w:hAnsi="宋体"/>
              </w:rPr>
              <w:pPrChange w:id="1198" w:author="刘全" w:date="2021-12-03T12:00:00Z">
                <w:pPr>
                  <w:pStyle w:val="af"/>
                  <w:ind w:firstLine="420"/>
                </w:pPr>
              </w:pPrChange>
            </w:pPr>
            <w:r>
              <w:rPr>
                <w:rFonts w:hint="eastAsia"/>
              </w:rPr>
              <w:t>510020020</w:t>
            </w:r>
          </w:p>
        </w:tc>
        <w:tc>
          <w:tcPr>
            <w:tcW w:w="1341" w:type="dxa"/>
            <w:noWrap/>
          </w:tcPr>
          <w:p w14:paraId="09857F13" w14:textId="77777777" w:rsidR="00A2081F" w:rsidRDefault="00A2081F">
            <w:pPr>
              <w:pStyle w:val="af"/>
              <w:ind w:firstLineChars="0"/>
              <w:rPr>
                <w:rFonts w:ascii="宋体" w:hAnsi="宋体"/>
              </w:rPr>
              <w:pPrChange w:id="1199" w:author="刘全" w:date="2021-12-03T12:00:00Z">
                <w:pPr>
                  <w:pStyle w:val="af"/>
                  <w:ind w:firstLine="420"/>
                </w:pPr>
              </w:pPrChange>
            </w:pPr>
            <w:r>
              <w:rPr>
                <w:rFonts w:hint="eastAsia"/>
              </w:rPr>
              <w:t>500030020</w:t>
            </w:r>
          </w:p>
        </w:tc>
        <w:tc>
          <w:tcPr>
            <w:tcW w:w="606" w:type="dxa"/>
            <w:noWrap/>
          </w:tcPr>
          <w:p w14:paraId="6168AB38" w14:textId="77777777" w:rsidR="00A2081F" w:rsidRDefault="00A2081F">
            <w:pPr>
              <w:pStyle w:val="af"/>
              <w:ind w:firstLineChars="0"/>
              <w:rPr>
                <w:rFonts w:ascii="宋体" w:hAnsi="宋体"/>
              </w:rPr>
              <w:pPrChange w:id="1200" w:author="刘全" w:date="2021-12-03T12:00:00Z">
                <w:pPr>
                  <w:pStyle w:val="af"/>
                  <w:ind w:firstLine="420"/>
                </w:pPr>
              </w:pPrChange>
            </w:pPr>
            <w:r>
              <w:rPr>
                <w:rFonts w:hint="eastAsia"/>
              </w:rPr>
              <w:t>0</w:t>
            </w:r>
          </w:p>
        </w:tc>
        <w:tc>
          <w:tcPr>
            <w:tcW w:w="1079" w:type="dxa"/>
            <w:noWrap/>
          </w:tcPr>
          <w:p w14:paraId="077D6517" w14:textId="77777777" w:rsidR="00A2081F" w:rsidRDefault="00A2081F">
            <w:pPr>
              <w:pStyle w:val="af"/>
              <w:ind w:firstLineChars="0"/>
              <w:rPr>
                <w:rFonts w:ascii="宋体" w:hAnsi="宋体"/>
              </w:rPr>
              <w:pPrChange w:id="1201" w:author="刘全" w:date="2021-12-03T12:00:00Z">
                <w:pPr>
                  <w:pStyle w:val="af"/>
                  <w:ind w:firstLine="420"/>
                </w:pPr>
              </w:pPrChange>
            </w:pPr>
            <w:r>
              <w:rPr>
                <w:rFonts w:hint="eastAsia"/>
              </w:rPr>
              <w:t xml:space="preserve">0.8043 </w:t>
            </w:r>
          </w:p>
        </w:tc>
      </w:tr>
    </w:tbl>
    <w:p w14:paraId="28257D2E" w14:textId="77777777" w:rsidR="00A2081F" w:rsidRDefault="00A2081F">
      <w:pPr>
        <w:pStyle w:val="4"/>
        <w:pPrChange w:id="1202" w:author="刘全" w:date="2021-12-03T11:59:00Z">
          <w:pPr>
            <w:pStyle w:val="3"/>
            <w:tabs>
              <w:tab w:val="num" w:pos="1080"/>
            </w:tabs>
            <w:spacing w:line="360" w:lineRule="auto"/>
            <w:textAlignment w:val="auto"/>
          </w:pPr>
        </w:pPrChange>
      </w:pPr>
      <w:bookmarkStart w:id="1203" w:name="_Toc267473671"/>
      <w:r>
        <w:rPr>
          <w:rFonts w:hint="eastAsia"/>
        </w:rPr>
        <w:t>料性转换的集成输入</w:t>
      </w:r>
      <w:bookmarkEnd w:id="1203"/>
    </w:p>
    <w:p w14:paraId="414007EE" w14:textId="5BF20F6D" w:rsidR="00A2081F" w:rsidRPr="00A661F3" w:rsidRDefault="00A2081F" w:rsidP="00A2081F">
      <w:pPr>
        <w:pStyle w:val="af0"/>
      </w:pPr>
      <w:r w:rsidRPr="00A661F3">
        <w:rPr>
          <w:noProof/>
        </w:rPr>
        <w:drawing>
          <wp:inline distT="0" distB="0" distL="0" distR="0" wp14:anchorId="677CEE58" wp14:editId="54304C75">
            <wp:extent cx="5735320" cy="1973580"/>
            <wp:effectExtent l="0" t="0" r="0" b="762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5320" cy="1973580"/>
                    </a:xfrm>
                    <a:prstGeom prst="rect">
                      <a:avLst/>
                    </a:prstGeom>
                    <a:noFill/>
                    <a:ln>
                      <a:noFill/>
                    </a:ln>
                  </pic:spPr>
                </pic:pic>
              </a:graphicData>
            </a:graphic>
          </wp:inline>
        </w:drawing>
      </w:r>
    </w:p>
    <w:p w14:paraId="507D1478" w14:textId="77777777" w:rsidR="00A2081F" w:rsidRPr="00507676" w:rsidRDefault="00A2081F" w:rsidP="00A2081F">
      <w:pPr>
        <w:pStyle w:val="ad"/>
      </w:pPr>
      <w:bookmarkStart w:id="1204" w:name="料性转换集成输入界面"/>
      <w:r w:rsidRPr="00586411">
        <w:rPr>
          <w:rFonts w:hint="eastAsia"/>
        </w:rPr>
        <w:t>图</w:t>
      </w:r>
      <w:fldSimple w:instr=" STYLEREF 1 \s ">
        <w:r>
          <w:rPr>
            <w:noProof/>
          </w:rPr>
          <w:t>5</w:t>
        </w:r>
      </w:fldSimple>
      <w:r w:rsidRPr="00586411">
        <w:t>.</w:t>
      </w:r>
      <w:r w:rsidRPr="00586411">
        <w:fldChar w:fldCharType="begin"/>
      </w:r>
      <w:r w:rsidRPr="00586411">
        <w:instrText xml:space="preserve"> SEQ </w:instrText>
      </w:r>
      <w:r w:rsidRPr="00586411">
        <w:rPr>
          <w:rFonts w:hint="eastAsia"/>
        </w:rPr>
        <w:instrText>图</w:instrText>
      </w:r>
      <w:r w:rsidRPr="00586411">
        <w:rPr>
          <w:rFonts w:hint="eastAsia"/>
        </w:rPr>
        <w:instrText xml:space="preserve"> \* ARABIC \s 1</w:instrText>
      </w:r>
      <w:r w:rsidRPr="00586411">
        <w:instrText xml:space="preserve"> </w:instrText>
      </w:r>
      <w:r w:rsidRPr="00586411">
        <w:fldChar w:fldCharType="separate"/>
      </w:r>
      <w:r>
        <w:rPr>
          <w:noProof/>
        </w:rPr>
        <w:t>3</w:t>
      </w:r>
      <w:r w:rsidRPr="00586411">
        <w:fldChar w:fldCharType="end"/>
      </w:r>
      <w:bookmarkEnd w:id="1204"/>
      <w:r>
        <w:rPr>
          <w:rFonts w:hint="eastAsia"/>
        </w:rPr>
        <w:tab/>
      </w:r>
      <w:r w:rsidRPr="00507676">
        <w:rPr>
          <w:rFonts w:hint="eastAsia"/>
        </w:rPr>
        <w:t>料性转换集成输入界面</w:t>
      </w:r>
    </w:p>
    <w:p w14:paraId="698725B8" w14:textId="77777777" w:rsidR="00A2081F" w:rsidRDefault="00A2081F" w:rsidP="00A2081F">
      <w:pPr>
        <w:pStyle w:val="21"/>
        <w:ind w:firstLine="480"/>
      </w:pPr>
      <w:r>
        <w:rPr>
          <w:rFonts w:hint="eastAsia"/>
        </w:rPr>
        <w:t>系统提供了料性转换信息集成录入界面，用以建立料性之间的转换关系，操作界面</w:t>
      </w:r>
      <w:r>
        <w:rPr>
          <w:rFonts w:hint="eastAsia"/>
        </w:rPr>
        <w:lastRenderedPageBreak/>
        <w:t>如</w:t>
      </w:r>
      <w:r>
        <w:fldChar w:fldCharType="begin"/>
      </w:r>
      <w:r>
        <w:instrText xml:space="preserve"> REF </w:instrText>
      </w:r>
      <w:r>
        <w:rPr>
          <w:rFonts w:hint="eastAsia"/>
        </w:rPr>
        <w:instrText>料性转换集成输入界面</w:instrText>
      </w:r>
      <w:r>
        <w:rPr>
          <w:rFonts w:hint="eastAsia"/>
        </w:rPr>
        <w:instrText xml:space="preserve"> \h</w:instrText>
      </w:r>
      <w:r>
        <w:instrText xml:space="preserve"> </w:instrText>
      </w:r>
      <w:r>
        <w:fldChar w:fldCharType="separate"/>
      </w:r>
      <w:r w:rsidRPr="00586411">
        <w:rPr>
          <w:rFonts w:hint="eastAsia"/>
        </w:rPr>
        <w:t>图</w:t>
      </w:r>
      <w:r>
        <w:rPr>
          <w:noProof/>
        </w:rPr>
        <w:t>5</w:t>
      </w:r>
      <w:r w:rsidRPr="00586411">
        <w:t>.</w:t>
      </w:r>
      <w:r>
        <w:rPr>
          <w:noProof/>
        </w:rPr>
        <w:t>3</w:t>
      </w:r>
      <w:r>
        <w:fldChar w:fldCharType="end"/>
      </w:r>
      <w:r>
        <w:rPr>
          <w:rFonts w:hint="eastAsia"/>
        </w:rPr>
        <w:t>。在料性信息的基础上，录入新的料性转换，点击“新转换”，输入转换名称后，“确定”，系统会自动为新换转分配编号。新建转换后，可以点击“新明细”添加明细数据，添加完成后，点击“审核保存”即可保存相关数据。为了便于核对，在上方修改数据的同时，数据参考视图中同步显示当前正在编辑的料性转换的名称内容。“审核”数据的主要内容是转换的平衡性，即料性转换的原始料性和转换后料性比例和一定是相等的（物质守恒）。</w:t>
      </w:r>
    </w:p>
    <w:p w14:paraId="00BEF3CA" w14:textId="1674288C" w:rsidR="00A2081F" w:rsidRPr="00A661F3" w:rsidRDefault="00A2081F" w:rsidP="00A2081F">
      <w:pPr>
        <w:pStyle w:val="21"/>
        <w:ind w:firstLine="480"/>
      </w:pPr>
      <w:r>
        <w:rPr>
          <w:rFonts w:hint="eastAsia"/>
        </w:rPr>
        <w:t>点击“料性转换”</w:t>
      </w:r>
      <w:r w:rsidRPr="00A661F3">
        <w:rPr>
          <w:noProof/>
        </w:rPr>
        <w:drawing>
          <wp:inline distT="0" distB="0" distL="0" distR="0" wp14:anchorId="3ED08D5F" wp14:editId="7F4BB538">
            <wp:extent cx="407670" cy="40767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7670" cy="407670"/>
                    </a:xfrm>
                    <a:prstGeom prst="rect">
                      <a:avLst/>
                    </a:prstGeom>
                    <a:noFill/>
                    <a:ln>
                      <a:noFill/>
                    </a:ln>
                  </pic:spPr>
                </pic:pic>
              </a:graphicData>
            </a:graphic>
          </wp:inline>
        </w:drawing>
      </w:r>
      <w:r>
        <w:rPr>
          <w:rFonts w:hint="eastAsia"/>
        </w:rPr>
        <w:t>按钮，可以弹出如</w:t>
      </w:r>
      <w:r>
        <w:fldChar w:fldCharType="begin"/>
      </w:r>
      <w:r>
        <w:instrText xml:space="preserve"> REF </w:instrText>
      </w:r>
      <w:r>
        <w:rPr>
          <w:rFonts w:hint="eastAsia"/>
        </w:rPr>
        <w:instrText>料性转换集成输入界面</w:instrText>
      </w:r>
      <w:r>
        <w:rPr>
          <w:rFonts w:hint="eastAsia"/>
        </w:rPr>
        <w:instrText xml:space="preserve"> \h</w:instrText>
      </w:r>
      <w:r>
        <w:instrText xml:space="preserve"> </w:instrText>
      </w:r>
      <w:r>
        <w:fldChar w:fldCharType="separate"/>
      </w:r>
      <w:r w:rsidRPr="00586411">
        <w:rPr>
          <w:rFonts w:hint="eastAsia"/>
        </w:rPr>
        <w:t>图</w:t>
      </w:r>
      <w:r>
        <w:rPr>
          <w:noProof/>
        </w:rPr>
        <w:t>5</w:t>
      </w:r>
      <w:r w:rsidRPr="00586411">
        <w:t>.</w:t>
      </w:r>
      <w:r>
        <w:rPr>
          <w:noProof/>
        </w:rPr>
        <w:t>3</w:t>
      </w:r>
      <w:r>
        <w:fldChar w:fldCharType="end"/>
      </w:r>
      <w:r>
        <w:rPr>
          <w:rFonts w:hint="eastAsia"/>
        </w:rPr>
        <w:t>所示对话框。</w:t>
      </w:r>
    </w:p>
    <w:p w14:paraId="07A432FB" w14:textId="79D43FD9" w:rsidR="00A2081F" w:rsidRPr="006D7B66" w:rsidDel="00A2081F" w:rsidRDefault="00A2081F">
      <w:pPr>
        <w:rPr>
          <w:del w:id="1205" w:author="刘全" w:date="2021-12-03T12:00:00Z"/>
        </w:rPr>
        <w:pPrChange w:id="1206" w:author="刘全" w:date="2021-12-02T22:36:00Z">
          <w:pPr>
            <w:pStyle w:val="3"/>
          </w:pPr>
        </w:pPrChange>
      </w:pPr>
    </w:p>
    <w:p w14:paraId="0AA56ECF" w14:textId="14F14D03" w:rsidR="00233B30" w:rsidRDefault="00580E8E">
      <w:pPr>
        <w:pStyle w:val="3"/>
        <w:pPrChange w:id="1207" w:author="刘全" w:date="2021-12-02T22:29:00Z">
          <w:pPr/>
        </w:pPrChange>
      </w:pPr>
      <w:bookmarkStart w:id="1208" w:name="_Toc89377541"/>
      <w:r>
        <w:rPr>
          <w:rFonts w:hint="eastAsia"/>
        </w:rPr>
        <w:t>项目</w:t>
      </w:r>
      <w:r>
        <w:t>及</w:t>
      </w:r>
      <w:r w:rsidR="00233B30">
        <w:rPr>
          <w:rFonts w:hint="eastAsia"/>
        </w:rPr>
        <w:t>项目</w:t>
      </w:r>
      <w:r w:rsidR="00233B30">
        <w:t>生产信息</w:t>
      </w:r>
      <w:bookmarkEnd w:id="1208"/>
    </w:p>
    <w:p w14:paraId="74582DA2" w14:textId="476EB39F" w:rsidR="00233B30" w:rsidRDefault="00B44426">
      <w:pPr>
        <w:pStyle w:val="4"/>
        <w:pPrChange w:id="1209" w:author="刘全" w:date="2021-12-03T12:03:00Z">
          <w:pPr/>
        </w:pPrChange>
      </w:pPr>
      <w:r>
        <w:rPr>
          <w:rFonts w:hint="eastAsia"/>
        </w:rPr>
        <w:t>项目</w:t>
      </w:r>
      <w:r>
        <w:t>描述</w:t>
      </w:r>
    </w:p>
    <w:p w14:paraId="41D9740E" w14:textId="5F654914" w:rsidR="00B44426" w:rsidDel="00A2081F" w:rsidRDefault="00B44426" w:rsidP="008755A6">
      <w:pPr>
        <w:rPr>
          <w:del w:id="1210" w:author="刘全" w:date="2021-12-03T12:04:00Z"/>
        </w:rPr>
      </w:pPr>
      <w:del w:id="1211" w:author="刘全" w:date="2021-12-03T12:04:00Z">
        <w:r w:rsidDel="00A2081F">
          <w:rPr>
            <w:rFonts w:hint="eastAsia"/>
          </w:rPr>
          <w:delText>项目相关性</w:delText>
        </w:r>
        <w:r w:rsidDel="00A2081F">
          <w:delText>描述</w:delText>
        </w:r>
      </w:del>
    </w:p>
    <w:p w14:paraId="7BF9DF21" w14:textId="4EA88A9B" w:rsidR="00B44426" w:rsidRDefault="00B44426" w:rsidP="008755A6">
      <w:pPr>
        <w:rPr>
          <w:ins w:id="1212" w:author="刘全" w:date="2021-12-03T12:02:00Z"/>
        </w:rPr>
      </w:pPr>
      <w:del w:id="1213" w:author="刘全" w:date="2021-12-03T12:04:00Z">
        <w:r w:rsidDel="00A2081F">
          <w:rPr>
            <w:rFonts w:hint="eastAsia"/>
          </w:rPr>
          <w:delText>项目</w:delText>
        </w:r>
        <w:r w:rsidDel="00A2081F">
          <w:delText>生产描述</w:delText>
        </w:r>
      </w:del>
    </w:p>
    <w:p w14:paraId="3574343A" w14:textId="77777777" w:rsidR="00A2081F" w:rsidRDefault="00A2081F">
      <w:pPr>
        <w:pStyle w:val="4"/>
        <w:rPr>
          <w:ins w:id="1214" w:author="刘全" w:date="2021-12-03T12:02:00Z"/>
        </w:rPr>
        <w:pPrChange w:id="1215" w:author="刘全" w:date="2021-12-03T12:02:00Z">
          <w:pPr>
            <w:pStyle w:val="3"/>
            <w:tabs>
              <w:tab w:val="num" w:pos="1080"/>
            </w:tabs>
            <w:spacing w:line="360" w:lineRule="auto"/>
            <w:textAlignment w:val="auto"/>
          </w:pPr>
        </w:pPrChange>
      </w:pPr>
      <w:bookmarkStart w:id="1216" w:name="_Toc267473643"/>
      <w:ins w:id="1217" w:author="刘全" w:date="2021-12-03T12:02:00Z">
        <w:r>
          <w:rPr>
            <w:rFonts w:hint="eastAsia"/>
          </w:rPr>
          <w:t>主生产项目</w:t>
        </w:r>
        <w:bookmarkEnd w:id="1216"/>
      </w:ins>
    </w:p>
    <w:p w14:paraId="46047281" w14:textId="77777777" w:rsidR="00A2081F" w:rsidRPr="007442F0" w:rsidRDefault="00A2081F" w:rsidP="00A2081F">
      <w:pPr>
        <w:pStyle w:val="21"/>
        <w:ind w:firstLine="480"/>
        <w:rPr>
          <w:ins w:id="1218" w:author="刘全" w:date="2021-12-03T12:02:00Z"/>
        </w:rPr>
      </w:pPr>
      <w:ins w:id="1219" w:author="刘全" w:date="2021-12-03T12:02:00Z">
        <w:r>
          <w:rPr>
            <w:rFonts w:hint="eastAsia"/>
          </w:rPr>
          <w:t>主生产项目与主生产计划是主从关系，二者之间使用编号建立关联，因此为了保证数据库信息的一致性，集成输入模块将自动为新建的主生产项目和主生产计划分配编号。</w:t>
        </w:r>
      </w:ins>
    </w:p>
    <w:p w14:paraId="33A9AC1C" w14:textId="77777777" w:rsidR="00A2081F" w:rsidRDefault="00A2081F" w:rsidP="00A2081F">
      <w:pPr>
        <w:pStyle w:val="21"/>
        <w:ind w:firstLine="480"/>
        <w:rPr>
          <w:ins w:id="1220" w:author="刘全" w:date="2021-12-03T12:02:00Z"/>
        </w:rPr>
      </w:pPr>
      <w:ins w:id="1221" w:author="刘全" w:date="2021-12-03T12:02:00Z">
        <w:r>
          <w:rPr>
            <w:rFonts w:hint="eastAsia"/>
          </w:rPr>
          <w:t>为了在数据处理中便于查找和处理，建议将各施工项目按生产料物类型及施工部位分类，以便随后进行分组操作。</w:t>
        </w:r>
      </w:ins>
    </w:p>
    <w:p w14:paraId="0F3C8192" w14:textId="333C1A74" w:rsidR="00A2081F" w:rsidRDefault="00A2081F" w:rsidP="00A2081F">
      <w:pPr>
        <w:pStyle w:val="af0"/>
        <w:rPr>
          <w:ins w:id="1222" w:author="刘全" w:date="2021-12-03T12:02:00Z"/>
        </w:rPr>
      </w:pPr>
      <w:ins w:id="1223" w:author="刘全" w:date="2021-12-03T12:02:00Z">
        <w:r>
          <w:rPr>
            <w:rFonts w:hint="eastAsia"/>
            <w:noProof/>
          </w:rPr>
          <w:drawing>
            <wp:inline distT="0" distB="0" distL="0" distR="0" wp14:anchorId="6E9F813C" wp14:editId="0356C7D0">
              <wp:extent cx="5622290" cy="1647825"/>
              <wp:effectExtent l="0" t="0" r="0" b="952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3"/>
                      <pic:cNvPicPr>
                        <a:picLocks noChangeAspect="1" noChangeArrowheads="1"/>
                      </pic:cNvPicPr>
                    </pic:nvPicPr>
                    <pic:blipFill>
                      <a:blip r:embed="rId25">
                        <a:extLst>
                          <a:ext uri="{28A0092B-C50C-407E-A947-70E740481C1C}">
                            <a14:useLocalDpi xmlns:a14="http://schemas.microsoft.com/office/drawing/2010/main" val="0"/>
                          </a:ext>
                        </a:extLst>
                      </a:blip>
                      <a:srcRect l="9715" t="27496" r="28346" b="43559"/>
                      <a:stretch>
                        <a:fillRect/>
                      </a:stretch>
                    </pic:blipFill>
                    <pic:spPr bwMode="auto">
                      <a:xfrm>
                        <a:off x="0" y="0"/>
                        <a:ext cx="5622290" cy="1647825"/>
                      </a:xfrm>
                      <a:prstGeom prst="rect">
                        <a:avLst/>
                      </a:prstGeom>
                      <a:noFill/>
                      <a:ln>
                        <a:noFill/>
                      </a:ln>
                    </pic:spPr>
                  </pic:pic>
                </a:graphicData>
              </a:graphic>
            </wp:inline>
          </w:drawing>
        </w:r>
      </w:ins>
    </w:p>
    <w:p w14:paraId="1F4377E3" w14:textId="77777777" w:rsidR="00A2081F" w:rsidRDefault="00A2081F" w:rsidP="00A2081F">
      <w:pPr>
        <w:pStyle w:val="ad"/>
        <w:rPr>
          <w:ins w:id="1224" w:author="刘全" w:date="2021-12-03T12:02:00Z"/>
        </w:rPr>
      </w:pPr>
      <w:bookmarkStart w:id="1225" w:name="主生产项目录入、修改界面"/>
      <w:ins w:id="1226" w:author="刘全" w:date="2021-12-03T12:02:00Z">
        <w:r w:rsidRPr="00BC6B0D">
          <w:rPr>
            <w:rFonts w:hint="eastAsia"/>
          </w:rPr>
          <w:t>图</w:t>
        </w:r>
        <w:r w:rsidRPr="00BC6B0D">
          <w:fldChar w:fldCharType="begin"/>
        </w:r>
        <w:r w:rsidRPr="00BC6B0D">
          <w:instrText xml:space="preserve"> STYLEREF 1 \s </w:instrText>
        </w:r>
        <w:r w:rsidRPr="00BC6B0D">
          <w:fldChar w:fldCharType="separate"/>
        </w:r>
        <w:r>
          <w:rPr>
            <w:noProof/>
          </w:rPr>
          <w:t>3</w:t>
        </w:r>
        <w:r w:rsidRPr="00BC6B0D">
          <w:fldChar w:fldCharType="end"/>
        </w:r>
        <w:r w:rsidRPr="00BC6B0D">
          <w:t>.</w:t>
        </w:r>
        <w:r w:rsidRPr="00BC6B0D">
          <w:fldChar w:fldCharType="begin"/>
        </w:r>
        <w:r w:rsidRPr="00BC6B0D">
          <w:instrText xml:space="preserve"> SEQ </w:instrText>
        </w:r>
        <w:r w:rsidRPr="00BC6B0D">
          <w:rPr>
            <w:rFonts w:hint="eastAsia"/>
          </w:rPr>
          <w:instrText>图</w:instrText>
        </w:r>
        <w:r w:rsidRPr="00BC6B0D">
          <w:rPr>
            <w:rFonts w:hint="eastAsia"/>
          </w:rPr>
          <w:instrText xml:space="preserve"> \* ARABIC \s 1</w:instrText>
        </w:r>
        <w:r w:rsidRPr="00BC6B0D">
          <w:instrText xml:space="preserve"> </w:instrText>
        </w:r>
        <w:r w:rsidRPr="00BC6B0D">
          <w:fldChar w:fldCharType="separate"/>
        </w:r>
        <w:r>
          <w:rPr>
            <w:noProof/>
          </w:rPr>
          <w:t>1</w:t>
        </w:r>
        <w:r w:rsidRPr="00BC6B0D">
          <w:fldChar w:fldCharType="end"/>
        </w:r>
        <w:bookmarkEnd w:id="1225"/>
        <w:r w:rsidRPr="00BC6B0D">
          <w:rPr>
            <w:rFonts w:hint="eastAsia"/>
          </w:rPr>
          <w:tab/>
        </w:r>
        <w:r>
          <w:rPr>
            <w:rFonts w:hint="eastAsia"/>
          </w:rPr>
          <w:t>主生产项目录入、修改界面</w:t>
        </w:r>
      </w:ins>
    </w:p>
    <w:p w14:paraId="7A5AFBA1" w14:textId="780CAFD9" w:rsidR="00A2081F" w:rsidRDefault="00A2081F" w:rsidP="00A2081F">
      <w:pPr>
        <w:pStyle w:val="21"/>
        <w:ind w:firstLine="480"/>
        <w:rPr>
          <w:ins w:id="1227" w:author="刘全" w:date="2021-12-03T12:02:00Z"/>
        </w:rPr>
      </w:pPr>
      <w:ins w:id="1228" w:author="刘全" w:date="2021-12-03T12:02:00Z">
        <w:r>
          <w:rPr>
            <w:rFonts w:hint="eastAsia"/>
          </w:rPr>
          <w:t>修改。单个主生产项目的修改可以点击“任务明细”快捷按钮</w:t>
        </w:r>
        <w:r w:rsidRPr="00F255A6">
          <w:rPr>
            <w:noProof/>
          </w:rPr>
          <w:drawing>
            <wp:inline distT="0" distB="0" distL="0" distR="0" wp14:anchorId="782DBFCC" wp14:editId="6FADC287">
              <wp:extent cx="285115" cy="285115"/>
              <wp:effectExtent l="0" t="0" r="635" b="63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5115" cy="285115"/>
                      </a:xfrm>
                      <a:prstGeom prst="rect">
                        <a:avLst/>
                      </a:prstGeom>
                      <a:noFill/>
                      <a:ln>
                        <a:noFill/>
                      </a:ln>
                    </pic:spPr>
                  </pic:pic>
                </a:graphicData>
              </a:graphic>
            </wp:inline>
          </w:drawing>
        </w:r>
        <w:r>
          <w:rPr>
            <w:rFonts w:hint="eastAsia"/>
          </w:rPr>
          <w:t>进行，弹出如</w:t>
        </w:r>
        <w:r>
          <w:fldChar w:fldCharType="begin"/>
        </w:r>
        <w:r>
          <w:instrText xml:space="preserve"> REF </w:instrText>
        </w:r>
        <w:r>
          <w:rPr>
            <w:rFonts w:hint="eastAsia"/>
          </w:rPr>
          <w:instrText>主生产项目录入、修改界面</w:instrText>
        </w:r>
        <w:r>
          <w:rPr>
            <w:rFonts w:hint="eastAsia"/>
          </w:rPr>
          <w:instrText xml:space="preserve"> \h</w:instrText>
        </w:r>
        <w:r>
          <w:instrText xml:space="preserve"> </w:instrText>
        </w:r>
      </w:ins>
      <w:ins w:id="1229" w:author="刘全" w:date="2021-12-03T12:02:00Z">
        <w:r>
          <w:fldChar w:fldCharType="separate"/>
        </w:r>
        <w:r w:rsidRPr="00BC6B0D">
          <w:rPr>
            <w:rFonts w:hint="eastAsia"/>
          </w:rPr>
          <w:t>图</w:t>
        </w:r>
        <w:r>
          <w:rPr>
            <w:noProof/>
          </w:rPr>
          <w:t>3</w:t>
        </w:r>
        <w:r w:rsidRPr="00BC6B0D">
          <w:t>.</w:t>
        </w:r>
        <w:r>
          <w:rPr>
            <w:noProof/>
          </w:rPr>
          <w:t>1</w:t>
        </w:r>
        <w:r>
          <w:fldChar w:fldCharType="end"/>
        </w:r>
        <w:r>
          <w:rPr>
            <w:rFonts w:hint="eastAsia"/>
          </w:rPr>
          <w:t>所示窗口。如：“</w:t>
        </w:r>
        <w:r w:rsidRPr="00C460A1">
          <w:rPr>
            <w:rFonts w:hint="eastAsia"/>
          </w:rPr>
          <w:t>左岸缆机平台土方开挖</w:t>
        </w:r>
        <w:r>
          <w:rPr>
            <w:rFonts w:hint="eastAsia"/>
          </w:rPr>
          <w:t>”，其唯一标识为“</w:t>
        </w:r>
        <w:r>
          <w:rPr>
            <w:rFonts w:hint="eastAsia"/>
          </w:rPr>
          <w:t>830101000</w:t>
        </w:r>
        <w:r>
          <w:rPr>
            <w:rFonts w:hint="eastAsia"/>
          </w:rPr>
          <w:t>”，发生在“</w:t>
        </w:r>
        <w:r w:rsidRPr="00C460A1">
          <w:t>200000101</w:t>
        </w:r>
        <w:r>
          <w:rPr>
            <w:rFonts w:hint="eastAsia"/>
          </w:rPr>
          <w:t>”节点，任务类型为“</w:t>
        </w:r>
        <w:r w:rsidRPr="00C460A1">
          <w:t>27001</w:t>
        </w:r>
        <w:r>
          <w:rPr>
            <w:rFonts w:hint="eastAsia"/>
          </w:rPr>
          <w:t>”（土方），控制料性号为“</w:t>
        </w:r>
        <w:r w:rsidRPr="00C460A1">
          <w:t>500010010</w:t>
        </w:r>
        <w:r>
          <w:rPr>
            <w:rFonts w:hint="eastAsia"/>
          </w:rPr>
          <w:t>”（土料），料性转换号“</w:t>
        </w:r>
        <w:r w:rsidRPr="00C460A1">
          <w:t>510010010</w:t>
        </w:r>
        <w:r>
          <w:rPr>
            <w:rFonts w:hint="eastAsia"/>
          </w:rPr>
          <w:t>”（土料处理），使用的机械组号“</w:t>
        </w:r>
        <w:r w:rsidRPr="00C460A1">
          <w:t>480000008</w:t>
        </w:r>
        <w:r>
          <w:rPr>
            <w:rFonts w:hint="eastAsia"/>
          </w:rPr>
          <w:t>”（</w:t>
        </w:r>
        <w:r>
          <w:rPr>
            <w:rFonts w:hint="eastAsia"/>
          </w:rPr>
          <w:t>5</w:t>
        </w:r>
        <w:r>
          <w:rPr>
            <w:rFonts w:hint="eastAsia"/>
          </w:rPr>
          <w:t>方装载机</w:t>
        </w:r>
        <w:r>
          <w:rPr>
            <w:rFonts w:hint="eastAsia"/>
          </w:rPr>
          <w:t>+45</w:t>
        </w:r>
        <w:r>
          <w:rPr>
            <w:rFonts w:hint="eastAsia"/>
          </w:rPr>
          <w:t>吨自卸汽车），综合单价为“</w:t>
        </w:r>
        <w:r>
          <w:rPr>
            <w:rFonts w:hint="eastAsia"/>
          </w:rPr>
          <w:t>20.37</w:t>
        </w:r>
        <w:r>
          <w:rPr>
            <w:rFonts w:hint="eastAsia"/>
          </w:rPr>
          <w:t>”元</w:t>
        </w:r>
        <w:r>
          <w:rPr>
            <w:rFonts w:hint="eastAsia"/>
          </w:rPr>
          <w:t>/m</w:t>
        </w:r>
        <w:r w:rsidRPr="00AA4C53">
          <w:rPr>
            <w:rFonts w:hint="eastAsia"/>
            <w:vertAlign w:val="superscript"/>
          </w:rPr>
          <w:t>3</w:t>
        </w:r>
        <w:r>
          <w:rPr>
            <w:rFonts w:hint="eastAsia"/>
          </w:rPr>
          <w:t>，分解模式为</w:t>
        </w:r>
        <w:r>
          <w:rPr>
            <w:rFonts w:hint="eastAsia"/>
          </w:rPr>
          <w:t>27001</w:t>
        </w:r>
        <w:r>
          <w:rPr>
            <w:rFonts w:hint="eastAsia"/>
          </w:rPr>
          <w:t>（均匀分解）。</w:t>
        </w:r>
      </w:ins>
    </w:p>
    <w:p w14:paraId="0F744A39" w14:textId="77777777" w:rsidR="00A2081F" w:rsidRPr="002724B2" w:rsidRDefault="00A2081F" w:rsidP="00A2081F">
      <w:pPr>
        <w:pStyle w:val="21"/>
        <w:ind w:firstLine="480"/>
        <w:rPr>
          <w:ins w:id="1230" w:author="刘全" w:date="2021-12-03T12:02:00Z"/>
        </w:rPr>
      </w:pPr>
      <w:ins w:id="1231" w:author="刘全" w:date="2021-12-03T12:02:00Z">
        <w:r>
          <w:rPr>
            <w:rFonts w:hint="eastAsia"/>
          </w:rPr>
          <w:t>新增。新增主生产项目可以点击“任务明细”快捷按钮，在弹出的</w:t>
        </w:r>
        <w:r>
          <w:fldChar w:fldCharType="begin"/>
        </w:r>
        <w:r>
          <w:instrText xml:space="preserve"> REF</w:instrText>
        </w:r>
        <w:r>
          <w:rPr>
            <w:rFonts w:hint="eastAsia"/>
          </w:rPr>
          <w:instrText xml:space="preserve"> </w:instrText>
        </w:r>
        <w:r w:rsidRPr="00A736D9">
          <w:rPr>
            <w:rFonts w:hint="eastAsia"/>
          </w:rPr>
          <w:instrText>生产项目信息</w:instrText>
        </w:r>
        <w:r>
          <w:rPr>
            <w:rFonts w:hint="eastAsia"/>
          </w:rPr>
          <w:instrText>主从</w:instrText>
        </w:r>
        <w:r w:rsidRPr="00A736D9">
          <w:rPr>
            <w:rFonts w:hint="eastAsia"/>
          </w:rPr>
          <w:instrText>录入界面</w:instrText>
        </w:r>
        <w:r>
          <w:fldChar w:fldCharType="separate"/>
        </w:r>
        <w:r w:rsidRPr="00BC6B0D">
          <w:rPr>
            <w:rFonts w:hint="eastAsia"/>
          </w:rPr>
          <w:t>图</w:t>
        </w:r>
        <w:r>
          <w:rPr>
            <w:noProof/>
          </w:rPr>
          <w:t>3</w:t>
        </w:r>
        <w:r w:rsidRPr="00BC6B0D">
          <w:t>.</w:t>
        </w:r>
        <w:r>
          <w:rPr>
            <w:noProof/>
          </w:rPr>
          <w:t>2</w:t>
        </w:r>
        <w:r>
          <w:fldChar w:fldCharType="end"/>
        </w:r>
        <w:r>
          <w:rPr>
            <w:rFonts w:hint="eastAsia"/>
          </w:rPr>
          <w:t>所示窗口</w:t>
        </w:r>
        <w:r>
          <w:rPr>
            <w:rFonts w:hint="eastAsia"/>
          </w:rPr>
          <w:lastRenderedPageBreak/>
          <w:t>中点击“新任务”。系统即会建立一个新的主生产项目，并分配编号等基本信息供输入。</w:t>
        </w:r>
      </w:ins>
    </w:p>
    <w:p w14:paraId="7B50348F" w14:textId="12FDCC31" w:rsidR="00A2081F" w:rsidRDefault="00A2081F" w:rsidP="00A2081F">
      <w:pPr>
        <w:pStyle w:val="af0"/>
        <w:rPr>
          <w:ins w:id="1232" w:author="刘全" w:date="2021-12-03T12:02:00Z"/>
        </w:rPr>
      </w:pPr>
      <w:ins w:id="1233" w:author="刘全" w:date="2021-12-03T12:02:00Z">
        <w:r w:rsidRPr="00601016">
          <w:rPr>
            <w:noProof/>
          </w:rPr>
          <w:drawing>
            <wp:inline distT="0" distB="0" distL="0" distR="0" wp14:anchorId="0E23EF9F" wp14:editId="43684A79">
              <wp:extent cx="5069840" cy="308737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5"/>
                      <pic:cNvPicPr>
                        <a:picLocks noChangeAspect="1" noChangeArrowheads="1"/>
                      </pic:cNvPicPr>
                    </pic:nvPicPr>
                    <pic:blipFill>
                      <a:blip r:embed="rId27">
                        <a:extLst>
                          <a:ext uri="{28A0092B-C50C-407E-A947-70E740481C1C}">
                            <a14:useLocalDpi xmlns:a14="http://schemas.microsoft.com/office/drawing/2010/main" val="0"/>
                          </a:ext>
                        </a:extLst>
                      </a:blip>
                      <a:srcRect l="44350" t="16347" r="502" b="30095"/>
                      <a:stretch>
                        <a:fillRect/>
                      </a:stretch>
                    </pic:blipFill>
                    <pic:spPr bwMode="auto">
                      <a:xfrm>
                        <a:off x="0" y="0"/>
                        <a:ext cx="5069840" cy="3087370"/>
                      </a:xfrm>
                      <a:prstGeom prst="rect">
                        <a:avLst/>
                      </a:prstGeom>
                      <a:noFill/>
                      <a:ln>
                        <a:noFill/>
                      </a:ln>
                    </pic:spPr>
                  </pic:pic>
                </a:graphicData>
              </a:graphic>
            </wp:inline>
          </w:drawing>
        </w:r>
      </w:ins>
    </w:p>
    <w:p w14:paraId="4EFD5992" w14:textId="77777777" w:rsidR="00A2081F" w:rsidRPr="00BC6B0D" w:rsidRDefault="00A2081F" w:rsidP="00A2081F">
      <w:pPr>
        <w:pStyle w:val="ad"/>
        <w:rPr>
          <w:ins w:id="1234" w:author="刘全" w:date="2021-12-03T12:02:00Z"/>
        </w:rPr>
      </w:pPr>
      <w:bookmarkStart w:id="1235" w:name="生产项目信息主从录入界面"/>
      <w:ins w:id="1236" w:author="刘全" w:date="2021-12-03T12:02:00Z">
        <w:r w:rsidRPr="00BC6B0D">
          <w:rPr>
            <w:rFonts w:hint="eastAsia"/>
          </w:rPr>
          <w:t>图</w:t>
        </w:r>
        <w:r w:rsidRPr="00BC6B0D">
          <w:fldChar w:fldCharType="begin"/>
        </w:r>
        <w:r w:rsidRPr="00BC6B0D">
          <w:instrText xml:space="preserve"> STYLEREF 1 \s </w:instrText>
        </w:r>
        <w:r w:rsidRPr="00BC6B0D">
          <w:fldChar w:fldCharType="separate"/>
        </w:r>
        <w:r>
          <w:rPr>
            <w:noProof/>
          </w:rPr>
          <w:t>3</w:t>
        </w:r>
        <w:r w:rsidRPr="00BC6B0D">
          <w:fldChar w:fldCharType="end"/>
        </w:r>
        <w:r w:rsidRPr="00BC6B0D">
          <w:t>.</w:t>
        </w:r>
        <w:r w:rsidRPr="00BC6B0D">
          <w:fldChar w:fldCharType="begin"/>
        </w:r>
        <w:r w:rsidRPr="00BC6B0D">
          <w:instrText xml:space="preserve"> SEQ </w:instrText>
        </w:r>
        <w:r w:rsidRPr="00BC6B0D">
          <w:rPr>
            <w:rFonts w:hint="eastAsia"/>
          </w:rPr>
          <w:instrText>图</w:instrText>
        </w:r>
        <w:r w:rsidRPr="00BC6B0D">
          <w:rPr>
            <w:rFonts w:hint="eastAsia"/>
          </w:rPr>
          <w:instrText xml:space="preserve"> \* ARABIC \s 1</w:instrText>
        </w:r>
        <w:r w:rsidRPr="00BC6B0D">
          <w:instrText xml:space="preserve"> </w:instrText>
        </w:r>
        <w:r w:rsidRPr="00BC6B0D">
          <w:fldChar w:fldCharType="separate"/>
        </w:r>
        <w:r>
          <w:rPr>
            <w:noProof/>
          </w:rPr>
          <w:t>2</w:t>
        </w:r>
        <w:r w:rsidRPr="00BC6B0D">
          <w:fldChar w:fldCharType="end"/>
        </w:r>
        <w:bookmarkEnd w:id="1235"/>
        <w:r w:rsidRPr="00BC6B0D">
          <w:rPr>
            <w:rFonts w:hint="eastAsia"/>
          </w:rPr>
          <w:tab/>
        </w:r>
        <w:r w:rsidRPr="00A736D9">
          <w:rPr>
            <w:rFonts w:hint="eastAsia"/>
          </w:rPr>
          <w:t>生产项目信息</w:t>
        </w:r>
        <w:r>
          <w:rPr>
            <w:rFonts w:hint="eastAsia"/>
          </w:rPr>
          <w:t>主从</w:t>
        </w:r>
        <w:r w:rsidRPr="00A736D9">
          <w:rPr>
            <w:rFonts w:hint="eastAsia"/>
          </w:rPr>
          <w:t>录入界面</w:t>
        </w:r>
      </w:ins>
    </w:p>
    <w:p w14:paraId="6862072F" w14:textId="77777777" w:rsidR="00A2081F" w:rsidRDefault="00A2081F" w:rsidP="00A2081F">
      <w:pPr>
        <w:pStyle w:val="21"/>
        <w:ind w:firstLine="480"/>
        <w:rPr>
          <w:ins w:id="1237" w:author="刘全" w:date="2021-12-03T12:02:00Z"/>
        </w:rPr>
      </w:pPr>
      <w:ins w:id="1238" w:author="刘全" w:date="2021-12-03T12:02:00Z">
        <w:r w:rsidRPr="00A736D9">
          <w:rPr>
            <w:rFonts w:hint="eastAsia"/>
          </w:rPr>
          <w:t>主生产项目信息</w:t>
        </w:r>
        <w:r>
          <w:rPr>
            <w:rFonts w:hint="eastAsia"/>
          </w:rPr>
          <w:t>和主生产计划信息有专用的批量</w:t>
        </w:r>
        <w:r w:rsidRPr="00A736D9">
          <w:rPr>
            <w:rFonts w:hint="eastAsia"/>
          </w:rPr>
          <w:t>录入</w:t>
        </w:r>
        <w:r>
          <w:rPr>
            <w:rFonts w:hint="eastAsia"/>
          </w:rPr>
          <w:t>模块，点击“任务明细”－“批量导入”进入，界面如</w:t>
        </w:r>
        <w:r>
          <w:fldChar w:fldCharType="begin"/>
        </w:r>
        <w:r>
          <w:instrText xml:space="preserve"> REF </w:instrText>
        </w:r>
        <w:r>
          <w:rPr>
            <w:rFonts w:hint="eastAsia"/>
          </w:rPr>
          <w:instrText>生产项目信息主从批量录入界面</w:instrText>
        </w:r>
        <w:r>
          <w:rPr>
            <w:rFonts w:hint="eastAsia"/>
          </w:rPr>
          <w:instrText xml:space="preserve"> \h</w:instrText>
        </w:r>
        <w:r>
          <w:instrText xml:space="preserve"> </w:instrText>
        </w:r>
      </w:ins>
      <w:ins w:id="1239" w:author="刘全" w:date="2021-12-03T12:02:00Z">
        <w:r>
          <w:fldChar w:fldCharType="separate"/>
        </w:r>
        <w:r w:rsidRPr="00BC6B0D">
          <w:rPr>
            <w:rFonts w:hint="eastAsia"/>
          </w:rPr>
          <w:t>图</w:t>
        </w:r>
        <w:r>
          <w:rPr>
            <w:noProof/>
          </w:rPr>
          <w:t>3</w:t>
        </w:r>
        <w:r w:rsidRPr="00BC6B0D">
          <w:t>.</w:t>
        </w:r>
        <w:r>
          <w:rPr>
            <w:noProof/>
          </w:rPr>
          <w:t>3</w:t>
        </w:r>
        <w:r>
          <w:fldChar w:fldCharType="end"/>
        </w:r>
        <w:r>
          <w:rPr>
            <w:rFonts w:hint="eastAsia"/>
          </w:rPr>
          <w:t>所示。</w:t>
        </w:r>
      </w:ins>
    </w:p>
    <w:p w14:paraId="13BA8B6A" w14:textId="13C76316" w:rsidR="00A2081F" w:rsidRDefault="00A2081F" w:rsidP="00A2081F">
      <w:pPr>
        <w:pStyle w:val="af0"/>
        <w:rPr>
          <w:ins w:id="1240" w:author="刘全" w:date="2021-12-03T12:02:00Z"/>
        </w:rPr>
      </w:pPr>
      <w:ins w:id="1241" w:author="刘全" w:date="2021-12-03T12:02:00Z">
        <w:r>
          <w:rPr>
            <w:rFonts w:hint="eastAsia"/>
            <w:noProof/>
          </w:rPr>
          <w:drawing>
            <wp:inline distT="0" distB="0" distL="0" distR="0" wp14:anchorId="13AC59A4" wp14:editId="70A562AC">
              <wp:extent cx="2842895" cy="959485"/>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6"/>
                      <pic:cNvPicPr>
                        <a:picLocks noChangeAspect="1" noChangeArrowheads="1"/>
                      </pic:cNvPicPr>
                    </pic:nvPicPr>
                    <pic:blipFill>
                      <a:blip r:embed="rId28">
                        <a:extLst>
                          <a:ext uri="{28A0092B-C50C-407E-A947-70E740481C1C}">
                            <a14:useLocalDpi xmlns:a14="http://schemas.microsoft.com/office/drawing/2010/main" val="0"/>
                          </a:ext>
                        </a:extLst>
                      </a:blip>
                      <a:srcRect l="237" t="16347" r="68829" b="66992"/>
                      <a:stretch>
                        <a:fillRect/>
                      </a:stretch>
                    </pic:blipFill>
                    <pic:spPr bwMode="auto">
                      <a:xfrm>
                        <a:off x="0" y="0"/>
                        <a:ext cx="2842895" cy="959485"/>
                      </a:xfrm>
                      <a:prstGeom prst="rect">
                        <a:avLst/>
                      </a:prstGeom>
                      <a:noFill/>
                      <a:ln>
                        <a:noFill/>
                      </a:ln>
                    </pic:spPr>
                  </pic:pic>
                </a:graphicData>
              </a:graphic>
            </wp:inline>
          </w:drawing>
        </w:r>
      </w:ins>
    </w:p>
    <w:p w14:paraId="76832637" w14:textId="4932531A" w:rsidR="00A2081F" w:rsidRDefault="00A2081F" w:rsidP="00A2081F">
      <w:pPr>
        <w:pStyle w:val="af0"/>
        <w:rPr>
          <w:ins w:id="1242" w:author="刘全" w:date="2021-12-03T12:02:00Z"/>
        </w:rPr>
      </w:pPr>
      <w:ins w:id="1243" w:author="刘全" w:date="2021-12-03T12:02:00Z">
        <w:r>
          <w:rPr>
            <w:rFonts w:hint="eastAsia"/>
            <w:noProof/>
          </w:rPr>
          <w:drawing>
            <wp:inline distT="0" distB="0" distL="0" distR="0" wp14:anchorId="55F7A8DE" wp14:editId="10CAA540">
              <wp:extent cx="2842895" cy="869315"/>
              <wp:effectExtent l="0" t="0" r="0" b="698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7"/>
                      <pic:cNvPicPr>
                        <a:picLocks noChangeAspect="1" noChangeArrowheads="1"/>
                      </pic:cNvPicPr>
                    </pic:nvPicPr>
                    <pic:blipFill>
                      <a:blip r:embed="rId28">
                        <a:extLst>
                          <a:ext uri="{28A0092B-C50C-407E-A947-70E740481C1C}">
                            <a14:useLocalDpi xmlns:a14="http://schemas.microsoft.com/office/drawing/2010/main" val="0"/>
                          </a:ext>
                        </a:extLst>
                      </a:blip>
                      <a:srcRect l="237" t="75591" r="68829" b="9119"/>
                      <a:stretch>
                        <a:fillRect/>
                      </a:stretch>
                    </pic:blipFill>
                    <pic:spPr bwMode="auto">
                      <a:xfrm>
                        <a:off x="0" y="0"/>
                        <a:ext cx="2842895" cy="869315"/>
                      </a:xfrm>
                      <a:prstGeom prst="rect">
                        <a:avLst/>
                      </a:prstGeom>
                      <a:noFill/>
                      <a:ln>
                        <a:noFill/>
                      </a:ln>
                    </pic:spPr>
                  </pic:pic>
                </a:graphicData>
              </a:graphic>
            </wp:inline>
          </w:drawing>
        </w:r>
      </w:ins>
    </w:p>
    <w:p w14:paraId="205DFB7A" w14:textId="77777777" w:rsidR="00A2081F" w:rsidRDefault="00A2081F" w:rsidP="00A2081F">
      <w:pPr>
        <w:pStyle w:val="ad"/>
        <w:rPr>
          <w:ins w:id="1244" w:author="刘全" w:date="2021-12-03T12:02:00Z"/>
        </w:rPr>
      </w:pPr>
      <w:bookmarkStart w:id="1245" w:name="生产项目信息主从批量录入界面"/>
      <w:ins w:id="1246" w:author="刘全" w:date="2021-12-03T12:02:00Z">
        <w:r w:rsidRPr="00BC6B0D">
          <w:rPr>
            <w:rFonts w:hint="eastAsia"/>
          </w:rPr>
          <w:t>图</w:t>
        </w:r>
        <w:r w:rsidRPr="00BC6B0D">
          <w:fldChar w:fldCharType="begin"/>
        </w:r>
        <w:r w:rsidRPr="00BC6B0D">
          <w:instrText xml:space="preserve"> STYLEREF 1 \s </w:instrText>
        </w:r>
        <w:r w:rsidRPr="00BC6B0D">
          <w:fldChar w:fldCharType="separate"/>
        </w:r>
        <w:r>
          <w:rPr>
            <w:noProof/>
          </w:rPr>
          <w:t>3</w:t>
        </w:r>
        <w:r w:rsidRPr="00BC6B0D">
          <w:fldChar w:fldCharType="end"/>
        </w:r>
        <w:r w:rsidRPr="00BC6B0D">
          <w:t>.</w:t>
        </w:r>
        <w:r w:rsidRPr="00BC6B0D">
          <w:fldChar w:fldCharType="begin"/>
        </w:r>
        <w:r w:rsidRPr="00BC6B0D">
          <w:instrText xml:space="preserve"> SEQ </w:instrText>
        </w:r>
        <w:r w:rsidRPr="00BC6B0D">
          <w:rPr>
            <w:rFonts w:hint="eastAsia"/>
          </w:rPr>
          <w:instrText>图</w:instrText>
        </w:r>
        <w:r w:rsidRPr="00BC6B0D">
          <w:rPr>
            <w:rFonts w:hint="eastAsia"/>
          </w:rPr>
          <w:instrText xml:space="preserve"> \* ARABIC \s 1</w:instrText>
        </w:r>
        <w:r w:rsidRPr="00BC6B0D">
          <w:instrText xml:space="preserve"> </w:instrText>
        </w:r>
        <w:r w:rsidRPr="00BC6B0D">
          <w:fldChar w:fldCharType="separate"/>
        </w:r>
        <w:r>
          <w:rPr>
            <w:noProof/>
          </w:rPr>
          <w:t>3</w:t>
        </w:r>
        <w:r w:rsidRPr="00BC6B0D">
          <w:fldChar w:fldCharType="end"/>
        </w:r>
        <w:bookmarkEnd w:id="1245"/>
        <w:r w:rsidRPr="00BC6B0D">
          <w:rPr>
            <w:rFonts w:hint="eastAsia"/>
          </w:rPr>
          <w:tab/>
        </w:r>
        <w:r w:rsidRPr="00A736D9">
          <w:rPr>
            <w:rFonts w:hint="eastAsia"/>
          </w:rPr>
          <w:t>生产项目信息</w:t>
        </w:r>
        <w:r>
          <w:rPr>
            <w:rFonts w:hint="eastAsia"/>
          </w:rPr>
          <w:t>主从批量</w:t>
        </w:r>
        <w:r w:rsidRPr="00A736D9">
          <w:rPr>
            <w:rFonts w:hint="eastAsia"/>
          </w:rPr>
          <w:t>录入界面</w:t>
        </w:r>
      </w:ins>
    </w:p>
    <w:p w14:paraId="50853596" w14:textId="77777777" w:rsidR="00A2081F" w:rsidRDefault="00A2081F" w:rsidP="00A2081F">
      <w:pPr>
        <w:pStyle w:val="21"/>
        <w:ind w:firstLine="480"/>
        <w:rPr>
          <w:ins w:id="1247" w:author="刘全" w:date="2021-12-03T12:02:00Z"/>
        </w:rPr>
      </w:pPr>
      <w:ins w:id="1248" w:author="刘全" w:date="2021-12-03T12:02:00Z">
        <w:r>
          <w:rPr>
            <w:rFonts w:hint="eastAsia"/>
          </w:rPr>
          <w:t>在批量导入前，需要在</w:t>
        </w:r>
        <w:r>
          <w:rPr>
            <w:rFonts w:hint="eastAsia"/>
          </w:rPr>
          <w:t>Excel</w:t>
        </w:r>
        <w:r>
          <w:rPr>
            <w:rFonts w:hint="eastAsia"/>
          </w:rPr>
          <w:t>中准备好相应的数据。数据格式如</w:t>
        </w:r>
        <w:r>
          <w:fldChar w:fldCharType="begin"/>
        </w:r>
        <w:r>
          <w:rPr>
            <w:rFonts w:hint="eastAsia"/>
          </w:rPr>
          <w:instrText xml:space="preserve">ref </w:instrText>
        </w:r>
        <w:r w:rsidRPr="00A736D9">
          <w:rPr>
            <w:rFonts w:hint="eastAsia"/>
          </w:rPr>
          <w:instrText>生产项目信息</w:instrText>
        </w:r>
        <w:r>
          <w:rPr>
            <w:rFonts w:hint="eastAsia"/>
          </w:rPr>
          <w:instrText>主从批量</w:instrText>
        </w:r>
        <w:r w:rsidRPr="00A736D9">
          <w:rPr>
            <w:rFonts w:hint="eastAsia"/>
          </w:rPr>
          <w:instrText>录入</w:instrText>
        </w:r>
        <w:r>
          <w:rPr>
            <w:rFonts w:hint="eastAsia"/>
          </w:rPr>
          <w:instrText>数据格式范例</w:instrText>
        </w:r>
        <w:r>
          <w:fldChar w:fldCharType="separate"/>
        </w:r>
        <w:r>
          <w:rPr>
            <w:rFonts w:hint="eastAsia"/>
          </w:rPr>
          <w:t>表</w:t>
        </w:r>
        <w:r>
          <w:rPr>
            <w:noProof/>
          </w:rPr>
          <w:t>3</w:t>
        </w:r>
        <w:r w:rsidRPr="00BC6B0D">
          <w:t>.</w:t>
        </w:r>
        <w:r>
          <w:rPr>
            <w:noProof/>
          </w:rPr>
          <w:t>1</w:t>
        </w:r>
        <w:r>
          <w:fldChar w:fldCharType="end"/>
        </w:r>
        <w:r>
          <w:rPr>
            <w:rFonts w:hint="eastAsia"/>
          </w:rPr>
          <w:t>所示（不包括标题）。</w:t>
        </w:r>
      </w:ins>
    </w:p>
    <w:p w14:paraId="21659329" w14:textId="77777777" w:rsidR="00A2081F" w:rsidRDefault="00A2081F" w:rsidP="00A2081F">
      <w:pPr>
        <w:pStyle w:val="ae"/>
        <w:rPr>
          <w:ins w:id="1249" w:author="刘全" w:date="2021-12-03T12:02:00Z"/>
        </w:rPr>
      </w:pPr>
      <w:bookmarkStart w:id="1250" w:name="生产项目信息主从批量录入数据格式范例"/>
      <w:ins w:id="1251" w:author="刘全" w:date="2021-12-03T12:02:00Z">
        <w:r>
          <w:rPr>
            <w:rFonts w:hint="eastAsia"/>
          </w:rPr>
          <w:t>表</w:t>
        </w:r>
        <w:r w:rsidRPr="00BC6B0D">
          <w:fldChar w:fldCharType="begin"/>
        </w:r>
        <w:r w:rsidRPr="00BC6B0D">
          <w:instrText xml:space="preserve"> STYLEREF 1 \s </w:instrText>
        </w:r>
        <w:r w:rsidRPr="00BC6B0D">
          <w:fldChar w:fldCharType="separate"/>
        </w:r>
        <w:r>
          <w:rPr>
            <w:noProof/>
          </w:rPr>
          <w:t>3</w:t>
        </w:r>
        <w:r w:rsidRPr="00BC6B0D">
          <w:fldChar w:fldCharType="end"/>
        </w:r>
        <w:r w:rsidRPr="00BC6B0D">
          <w:t>.</w:t>
        </w:r>
        <w:r w:rsidRPr="00BC6B0D">
          <w:fldChar w:fldCharType="begin"/>
        </w:r>
        <w:r w:rsidRPr="00BC6B0D">
          <w:instrText xml:space="preserve"> SEQ </w:instrText>
        </w:r>
        <w:r>
          <w:rPr>
            <w:rFonts w:hint="eastAsia"/>
          </w:rPr>
          <w:instrText>表</w:instrText>
        </w:r>
        <w:r w:rsidRPr="00BC6B0D">
          <w:rPr>
            <w:rFonts w:hint="eastAsia"/>
          </w:rPr>
          <w:instrText xml:space="preserve"> \* ARABIC \s 1</w:instrText>
        </w:r>
        <w:r w:rsidRPr="00BC6B0D">
          <w:instrText xml:space="preserve"> </w:instrText>
        </w:r>
        <w:r w:rsidRPr="00BC6B0D">
          <w:fldChar w:fldCharType="separate"/>
        </w:r>
        <w:r>
          <w:rPr>
            <w:noProof/>
          </w:rPr>
          <w:t>1</w:t>
        </w:r>
        <w:r w:rsidRPr="00BC6B0D">
          <w:fldChar w:fldCharType="end"/>
        </w:r>
        <w:bookmarkEnd w:id="1250"/>
        <w:r w:rsidRPr="00BC6B0D">
          <w:rPr>
            <w:rFonts w:hint="eastAsia"/>
          </w:rPr>
          <w:tab/>
        </w:r>
        <w:r w:rsidRPr="00A736D9">
          <w:rPr>
            <w:rFonts w:hint="eastAsia"/>
          </w:rPr>
          <w:t>生产项目信息</w:t>
        </w:r>
        <w:r>
          <w:rPr>
            <w:rFonts w:hint="eastAsia"/>
          </w:rPr>
          <w:t>主从批量</w:t>
        </w:r>
        <w:r w:rsidRPr="00A736D9">
          <w:rPr>
            <w:rFonts w:hint="eastAsia"/>
          </w:rPr>
          <w:t>录入</w:t>
        </w:r>
        <w:r>
          <w:rPr>
            <w:rFonts w:hint="eastAsia"/>
          </w:rPr>
          <w:t>数据格式范例</w:t>
        </w:r>
      </w:ins>
    </w:p>
    <w:tbl>
      <w:tblPr>
        <w:tblStyle w:val="af2"/>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1E0" w:firstRow="1" w:lastRow="1" w:firstColumn="1" w:lastColumn="1" w:noHBand="0" w:noVBand="0"/>
      </w:tblPr>
      <w:tblGrid>
        <w:gridCol w:w="1866"/>
        <w:gridCol w:w="921"/>
        <w:gridCol w:w="2071"/>
        <w:gridCol w:w="2176"/>
      </w:tblGrid>
      <w:tr w:rsidR="00A2081F" w:rsidRPr="00572252" w14:paraId="43420C69" w14:textId="77777777" w:rsidTr="00A2081F">
        <w:trPr>
          <w:jc w:val="center"/>
          <w:ins w:id="1252" w:author="刘全" w:date="2021-12-03T12:02:00Z"/>
        </w:trPr>
        <w:tc>
          <w:tcPr>
            <w:tcW w:w="1866" w:type="dxa"/>
            <w:tcBorders>
              <w:top w:val="single" w:sz="12" w:space="0" w:color="auto"/>
              <w:bottom w:val="single" w:sz="4" w:space="0" w:color="auto"/>
            </w:tcBorders>
          </w:tcPr>
          <w:p w14:paraId="50CB534D" w14:textId="77777777" w:rsidR="00A2081F" w:rsidRPr="00572252" w:rsidRDefault="00A2081F">
            <w:pPr>
              <w:pStyle w:val="af"/>
              <w:ind w:firstLineChars="0"/>
              <w:rPr>
                <w:ins w:id="1253" w:author="刘全" w:date="2021-12-03T12:02:00Z"/>
              </w:rPr>
              <w:pPrChange w:id="1254" w:author="刘全" w:date="2021-12-03T12:04:00Z">
                <w:pPr>
                  <w:pStyle w:val="af"/>
                  <w:ind w:firstLine="420"/>
                </w:pPr>
              </w:pPrChange>
            </w:pPr>
            <w:ins w:id="1255" w:author="刘全" w:date="2021-12-03T12:02:00Z">
              <w:r>
                <w:rPr>
                  <w:rFonts w:hint="eastAsia"/>
                </w:rPr>
                <w:t>主生产项目名称</w:t>
              </w:r>
            </w:ins>
          </w:p>
        </w:tc>
        <w:tc>
          <w:tcPr>
            <w:tcW w:w="921" w:type="dxa"/>
            <w:tcBorders>
              <w:top w:val="single" w:sz="12" w:space="0" w:color="auto"/>
              <w:bottom w:val="single" w:sz="4" w:space="0" w:color="auto"/>
            </w:tcBorders>
          </w:tcPr>
          <w:p w14:paraId="23478EC9" w14:textId="77777777" w:rsidR="00A2081F" w:rsidRPr="00572252" w:rsidRDefault="00A2081F">
            <w:pPr>
              <w:pStyle w:val="af"/>
              <w:ind w:firstLineChars="0"/>
              <w:rPr>
                <w:ins w:id="1256" w:author="刘全" w:date="2021-12-03T12:02:00Z"/>
              </w:rPr>
              <w:pPrChange w:id="1257" w:author="刘全" w:date="2021-12-03T12:04:00Z">
                <w:pPr>
                  <w:pStyle w:val="af"/>
                  <w:ind w:firstLine="420"/>
                </w:pPr>
              </w:pPrChange>
            </w:pPr>
            <w:ins w:id="1258" w:author="刘全" w:date="2021-12-03T12:02:00Z">
              <w:r>
                <w:rPr>
                  <w:rFonts w:hint="eastAsia"/>
                </w:rPr>
                <w:t>料量</w:t>
              </w:r>
            </w:ins>
          </w:p>
        </w:tc>
        <w:tc>
          <w:tcPr>
            <w:tcW w:w="2071" w:type="dxa"/>
            <w:tcBorders>
              <w:top w:val="single" w:sz="12" w:space="0" w:color="auto"/>
              <w:bottom w:val="single" w:sz="4" w:space="0" w:color="auto"/>
            </w:tcBorders>
          </w:tcPr>
          <w:p w14:paraId="0B3D7862" w14:textId="77777777" w:rsidR="00A2081F" w:rsidRPr="00572252" w:rsidRDefault="00A2081F">
            <w:pPr>
              <w:pStyle w:val="af"/>
              <w:ind w:firstLineChars="0"/>
              <w:rPr>
                <w:ins w:id="1259" w:author="刘全" w:date="2021-12-03T12:02:00Z"/>
              </w:rPr>
              <w:pPrChange w:id="1260" w:author="刘全" w:date="2021-12-03T12:04:00Z">
                <w:pPr>
                  <w:pStyle w:val="af"/>
                  <w:ind w:firstLine="420"/>
                </w:pPr>
              </w:pPrChange>
            </w:pPr>
            <w:ins w:id="1261" w:author="刘全" w:date="2021-12-03T12:02:00Z">
              <w:r>
                <w:rPr>
                  <w:rFonts w:hint="eastAsia"/>
                </w:rPr>
                <w:t>开始时间</w:t>
              </w:r>
            </w:ins>
          </w:p>
        </w:tc>
        <w:tc>
          <w:tcPr>
            <w:tcW w:w="2176" w:type="dxa"/>
            <w:tcBorders>
              <w:top w:val="single" w:sz="12" w:space="0" w:color="auto"/>
              <w:bottom w:val="single" w:sz="4" w:space="0" w:color="auto"/>
            </w:tcBorders>
          </w:tcPr>
          <w:p w14:paraId="50400664" w14:textId="77777777" w:rsidR="00A2081F" w:rsidRPr="00572252" w:rsidRDefault="00A2081F">
            <w:pPr>
              <w:pStyle w:val="af"/>
              <w:ind w:firstLineChars="0"/>
              <w:rPr>
                <w:ins w:id="1262" w:author="刘全" w:date="2021-12-03T12:02:00Z"/>
              </w:rPr>
              <w:pPrChange w:id="1263" w:author="刘全" w:date="2021-12-03T12:04:00Z">
                <w:pPr>
                  <w:pStyle w:val="af"/>
                  <w:ind w:firstLine="420"/>
                </w:pPr>
              </w:pPrChange>
            </w:pPr>
            <w:ins w:id="1264" w:author="刘全" w:date="2021-12-03T12:02:00Z">
              <w:r>
                <w:rPr>
                  <w:rFonts w:hint="eastAsia"/>
                </w:rPr>
                <w:t>结束时间</w:t>
              </w:r>
            </w:ins>
          </w:p>
        </w:tc>
      </w:tr>
      <w:tr w:rsidR="00A2081F" w:rsidRPr="00572252" w14:paraId="78B42485" w14:textId="77777777" w:rsidTr="00A2081F">
        <w:trPr>
          <w:jc w:val="center"/>
          <w:ins w:id="1265" w:author="刘全" w:date="2021-12-03T12:02:00Z"/>
        </w:trPr>
        <w:tc>
          <w:tcPr>
            <w:tcW w:w="1866" w:type="dxa"/>
            <w:tcBorders>
              <w:top w:val="single" w:sz="4" w:space="0" w:color="auto"/>
            </w:tcBorders>
          </w:tcPr>
          <w:p w14:paraId="57E2E911" w14:textId="77777777" w:rsidR="00A2081F" w:rsidRPr="00572252" w:rsidRDefault="00A2081F">
            <w:pPr>
              <w:pStyle w:val="af"/>
              <w:ind w:firstLineChars="0"/>
              <w:rPr>
                <w:ins w:id="1266" w:author="刘全" w:date="2021-12-03T12:02:00Z"/>
              </w:rPr>
              <w:pPrChange w:id="1267" w:author="刘全" w:date="2021-12-03T12:04:00Z">
                <w:pPr>
                  <w:pStyle w:val="af"/>
                  <w:ind w:firstLine="420"/>
                </w:pPr>
              </w:pPrChange>
            </w:pPr>
            <w:ins w:id="1268" w:author="刘全" w:date="2021-12-03T12:02:00Z">
              <w:r w:rsidRPr="00572252">
                <w:rPr>
                  <w:rFonts w:hint="eastAsia"/>
                </w:rPr>
                <w:t>截流</w:t>
              </w:r>
            </w:ins>
          </w:p>
        </w:tc>
        <w:tc>
          <w:tcPr>
            <w:tcW w:w="921" w:type="dxa"/>
            <w:tcBorders>
              <w:top w:val="single" w:sz="4" w:space="0" w:color="auto"/>
            </w:tcBorders>
          </w:tcPr>
          <w:p w14:paraId="3714119C" w14:textId="77777777" w:rsidR="00A2081F" w:rsidRPr="00572252" w:rsidRDefault="00A2081F">
            <w:pPr>
              <w:pStyle w:val="af"/>
              <w:ind w:firstLineChars="0"/>
              <w:rPr>
                <w:ins w:id="1269" w:author="刘全" w:date="2021-12-03T12:02:00Z"/>
              </w:rPr>
              <w:pPrChange w:id="1270" w:author="刘全" w:date="2021-12-03T12:04:00Z">
                <w:pPr>
                  <w:pStyle w:val="af"/>
                  <w:ind w:firstLine="420"/>
                </w:pPr>
              </w:pPrChange>
            </w:pPr>
            <w:ins w:id="1271" w:author="刘全" w:date="2021-12-03T12:02:00Z">
              <w:r w:rsidRPr="00572252">
                <w:rPr>
                  <w:rFonts w:hint="eastAsia"/>
                </w:rPr>
                <w:t>50000</w:t>
              </w:r>
            </w:ins>
          </w:p>
        </w:tc>
        <w:tc>
          <w:tcPr>
            <w:tcW w:w="2071" w:type="dxa"/>
            <w:tcBorders>
              <w:top w:val="single" w:sz="4" w:space="0" w:color="auto"/>
            </w:tcBorders>
          </w:tcPr>
          <w:p w14:paraId="17F45EBF" w14:textId="77777777" w:rsidR="00A2081F" w:rsidRDefault="00A2081F">
            <w:pPr>
              <w:pStyle w:val="af"/>
              <w:ind w:firstLineChars="0"/>
              <w:rPr>
                <w:ins w:id="1272" w:author="刘全" w:date="2021-12-03T12:02:00Z"/>
                <w:rFonts w:ascii="宋体" w:hAnsi="宋体"/>
                <w:szCs w:val="21"/>
              </w:rPr>
              <w:pPrChange w:id="1273" w:author="刘全" w:date="2021-12-03T12:04:00Z">
                <w:pPr>
                  <w:pStyle w:val="af"/>
                  <w:ind w:firstLine="420"/>
                </w:pPr>
              </w:pPrChange>
            </w:pPr>
            <w:ins w:id="1274" w:author="刘全" w:date="2021-12-03T12:02:00Z">
              <w:r>
                <w:rPr>
                  <w:rFonts w:hint="eastAsia"/>
                  <w:szCs w:val="21"/>
                </w:rPr>
                <w:t xml:space="preserve">2005-11-10 </w:t>
              </w:r>
              <w:smartTag w:uri="urn:schemas-microsoft-com:office:smarttags" w:element="time">
                <w:smartTagPr>
                  <w:attr w:name="Hour" w:val="8"/>
                  <w:attr w:name="Minute" w:val="0"/>
                </w:smartTagPr>
                <w:r>
                  <w:rPr>
                    <w:rFonts w:hint="eastAsia"/>
                    <w:szCs w:val="21"/>
                  </w:rPr>
                  <w:t>8:00:00</w:t>
                </w:r>
              </w:smartTag>
            </w:ins>
          </w:p>
        </w:tc>
        <w:tc>
          <w:tcPr>
            <w:tcW w:w="2176" w:type="dxa"/>
            <w:tcBorders>
              <w:top w:val="single" w:sz="4" w:space="0" w:color="auto"/>
            </w:tcBorders>
          </w:tcPr>
          <w:p w14:paraId="14E38D65" w14:textId="77777777" w:rsidR="00A2081F" w:rsidRDefault="00A2081F">
            <w:pPr>
              <w:pStyle w:val="af"/>
              <w:ind w:firstLineChars="0"/>
              <w:rPr>
                <w:ins w:id="1275" w:author="刘全" w:date="2021-12-03T12:02:00Z"/>
                <w:rFonts w:ascii="宋体" w:hAnsi="宋体"/>
                <w:szCs w:val="21"/>
              </w:rPr>
              <w:pPrChange w:id="1276" w:author="刘全" w:date="2021-12-03T12:04:00Z">
                <w:pPr>
                  <w:pStyle w:val="af"/>
                  <w:ind w:firstLine="420"/>
                </w:pPr>
              </w:pPrChange>
            </w:pPr>
            <w:ins w:id="1277" w:author="刘全" w:date="2021-12-03T12:02:00Z">
              <w:r>
                <w:rPr>
                  <w:rFonts w:hint="eastAsia"/>
                  <w:szCs w:val="21"/>
                </w:rPr>
                <w:t xml:space="preserve">2005-11-14 </w:t>
              </w:r>
              <w:smartTag w:uri="urn:schemas-microsoft-com:office:smarttags" w:element="time">
                <w:smartTagPr>
                  <w:attr w:name="Hour" w:val="16"/>
                  <w:attr w:name="Minute" w:val="0"/>
                </w:smartTagPr>
                <w:r>
                  <w:rPr>
                    <w:rFonts w:hint="eastAsia"/>
                    <w:szCs w:val="21"/>
                  </w:rPr>
                  <w:t>16:00:00</w:t>
                </w:r>
              </w:smartTag>
            </w:ins>
          </w:p>
        </w:tc>
      </w:tr>
      <w:tr w:rsidR="00A2081F" w:rsidRPr="00572252" w14:paraId="2E962018" w14:textId="77777777" w:rsidTr="00A2081F">
        <w:trPr>
          <w:jc w:val="center"/>
          <w:ins w:id="1278" w:author="刘全" w:date="2021-12-03T12:02:00Z"/>
        </w:trPr>
        <w:tc>
          <w:tcPr>
            <w:tcW w:w="1866" w:type="dxa"/>
          </w:tcPr>
          <w:p w14:paraId="31E9F170" w14:textId="77777777" w:rsidR="00A2081F" w:rsidRPr="00572252" w:rsidRDefault="00A2081F">
            <w:pPr>
              <w:pStyle w:val="af"/>
              <w:ind w:firstLineChars="0"/>
              <w:rPr>
                <w:ins w:id="1279" w:author="刘全" w:date="2021-12-03T12:02:00Z"/>
              </w:rPr>
              <w:pPrChange w:id="1280" w:author="刘全" w:date="2021-12-03T12:04:00Z">
                <w:pPr>
                  <w:pStyle w:val="af"/>
                  <w:ind w:firstLine="420"/>
                </w:pPr>
              </w:pPrChange>
            </w:pPr>
            <w:ins w:id="1281" w:author="刘全" w:date="2021-12-03T12:02:00Z">
              <w:r w:rsidRPr="00572252">
                <w:rPr>
                  <w:rFonts w:hint="eastAsia"/>
                </w:rPr>
                <w:t>截流</w:t>
              </w:r>
            </w:ins>
          </w:p>
        </w:tc>
        <w:tc>
          <w:tcPr>
            <w:tcW w:w="921" w:type="dxa"/>
          </w:tcPr>
          <w:p w14:paraId="76E0178C" w14:textId="77777777" w:rsidR="00A2081F" w:rsidRPr="00572252" w:rsidRDefault="00A2081F">
            <w:pPr>
              <w:pStyle w:val="af"/>
              <w:ind w:firstLineChars="0"/>
              <w:rPr>
                <w:ins w:id="1282" w:author="刘全" w:date="2021-12-03T12:02:00Z"/>
              </w:rPr>
              <w:pPrChange w:id="1283" w:author="刘全" w:date="2021-12-03T12:04:00Z">
                <w:pPr>
                  <w:pStyle w:val="af"/>
                  <w:ind w:firstLine="420"/>
                </w:pPr>
              </w:pPrChange>
            </w:pPr>
            <w:ins w:id="1284" w:author="刘全" w:date="2021-12-03T12:02:00Z">
              <w:r w:rsidRPr="00572252">
                <w:rPr>
                  <w:rFonts w:hint="eastAsia"/>
                </w:rPr>
                <w:t>10000</w:t>
              </w:r>
            </w:ins>
          </w:p>
        </w:tc>
        <w:tc>
          <w:tcPr>
            <w:tcW w:w="2071" w:type="dxa"/>
          </w:tcPr>
          <w:p w14:paraId="0DF4491A" w14:textId="77777777" w:rsidR="00A2081F" w:rsidRDefault="00A2081F">
            <w:pPr>
              <w:pStyle w:val="af"/>
              <w:ind w:firstLineChars="0"/>
              <w:rPr>
                <w:ins w:id="1285" w:author="刘全" w:date="2021-12-03T12:02:00Z"/>
                <w:rFonts w:ascii="宋体" w:hAnsi="宋体"/>
                <w:szCs w:val="21"/>
              </w:rPr>
              <w:pPrChange w:id="1286" w:author="刘全" w:date="2021-12-03T12:04:00Z">
                <w:pPr>
                  <w:pStyle w:val="af"/>
                  <w:ind w:firstLine="420"/>
                </w:pPr>
              </w:pPrChange>
            </w:pPr>
            <w:ins w:id="1287" w:author="刘全" w:date="2021-12-03T12:02:00Z">
              <w:r>
                <w:rPr>
                  <w:rFonts w:hint="eastAsia"/>
                  <w:szCs w:val="21"/>
                </w:rPr>
                <w:t xml:space="preserve">2005-11-15 </w:t>
              </w:r>
              <w:smartTag w:uri="urn:schemas-microsoft-com:office:smarttags" w:element="time">
                <w:smartTagPr>
                  <w:attr w:name="Hour" w:val="8"/>
                  <w:attr w:name="Minute" w:val="0"/>
                </w:smartTagPr>
                <w:r>
                  <w:rPr>
                    <w:rFonts w:hint="eastAsia"/>
                    <w:szCs w:val="21"/>
                  </w:rPr>
                  <w:t>8:00:00</w:t>
                </w:r>
              </w:smartTag>
            </w:ins>
          </w:p>
        </w:tc>
        <w:tc>
          <w:tcPr>
            <w:tcW w:w="2176" w:type="dxa"/>
          </w:tcPr>
          <w:p w14:paraId="6FA52C01" w14:textId="77777777" w:rsidR="00A2081F" w:rsidRDefault="00A2081F">
            <w:pPr>
              <w:pStyle w:val="af"/>
              <w:ind w:firstLineChars="0"/>
              <w:rPr>
                <w:ins w:id="1288" w:author="刘全" w:date="2021-12-03T12:02:00Z"/>
                <w:rFonts w:ascii="宋体" w:hAnsi="宋体"/>
                <w:szCs w:val="21"/>
              </w:rPr>
              <w:pPrChange w:id="1289" w:author="刘全" w:date="2021-12-03T12:04:00Z">
                <w:pPr>
                  <w:pStyle w:val="af"/>
                  <w:ind w:firstLine="420"/>
                </w:pPr>
              </w:pPrChange>
            </w:pPr>
            <w:ins w:id="1290" w:author="刘全" w:date="2021-12-03T12:02:00Z">
              <w:r>
                <w:rPr>
                  <w:rFonts w:hint="eastAsia"/>
                  <w:szCs w:val="21"/>
                </w:rPr>
                <w:t xml:space="preserve">2005-11-15 </w:t>
              </w:r>
              <w:smartTag w:uri="urn:schemas-microsoft-com:office:smarttags" w:element="time">
                <w:smartTagPr>
                  <w:attr w:name="Hour" w:val="16"/>
                  <w:attr w:name="Minute" w:val="0"/>
                </w:smartTagPr>
                <w:r>
                  <w:rPr>
                    <w:rFonts w:hint="eastAsia"/>
                    <w:szCs w:val="21"/>
                  </w:rPr>
                  <w:t>16:00:00</w:t>
                </w:r>
              </w:smartTag>
            </w:ins>
          </w:p>
        </w:tc>
      </w:tr>
      <w:tr w:rsidR="00A2081F" w:rsidRPr="00572252" w14:paraId="475D8011" w14:textId="77777777" w:rsidTr="00A2081F">
        <w:trPr>
          <w:jc w:val="center"/>
          <w:ins w:id="1291" w:author="刘全" w:date="2021-12-03T12:02:00Z"/>
        </w:trPr>
        <w:tc>
          <w:tcPr>
            <w:tcW w:w="1866" w:type="dxa"/>
          </w:tcPr>
          <w:p w14:paraId="505A0AC4" w14:textId="77777777" w:rsidR="00A2081F" w:rsidRPr="00572252" w:rsidRDefault="00A2081F">
            <w:pPr>
              <w:pStyle w:val="af"/>
              <w:ind w:firstLineChars="0"/>
              <w:rPr>
                <w:ins w:id="1292" w:author="刘全" w:date="2021-12-03T12:02:00Z"/>
              </w:rPr>
              <w:pPrChange w:id="1293" w:author="刘全" w:date="2021-12-03T12:04:00Z">
                <w:pPr>
                  <w:pStyle w:val="af"/>
                  <w:ind w:firstLine="420"/>
                </w:pPr>
              </w:pPrChange>
            </w:pPr>
            <w:ins w:id="1294" w:author="刘全" w:date="2021-12-03T12:02:00Z">
              <w:r w:rsidRPr="00572252">
                <w:rPr>
                  <w:rFonts w:hint="eastAsia"/>
                </w:rPr>
                <w:t>截流</w:t>
              </w:r>
            </w:ins>
          </w:p>
        </w:tc>
        <w:tc>
          <w:tcPr>
            <w:tcW w:w="921" w:type="dxa"/>
          </w:tcPr>
          <w:p w14:paraId="295BD713" w14:textId="77777777" w:rsidR="00A2081F" w:rsidRPr="00572252" w:rsidRDefault="00A2081F">
            <w:pPr>
              <w:pStyle w:val="af"/>
              <w:ind w:firstLineChars="0"/>
              <w:rPr>
                <w:ins w:id="1295" w:author="刘全" w:date="2021-12-03T12:02:00Z"/>
              </w:rPr>
              <w:pPrChange w:id="1296" w:author="刘全" w:date="2021-12-03T12:04:00Z">
                <w:pPr>
                  <w:pStyle w:val="af"/>
                  <w:ind w:firstLine="420"/>
                </w:pPr>
              </w:pPrChange>
            </w:pPr>
            <w:ins w:id="1297" w:author="刘全" w:date="2021-12-03T12:02:00Z">
              <w:r w:rsidRPr="00572252">
                <w:rPr>
                  <w:rFonts w:hint="eastAsia"/>
                </w:rPr>
                <w:t>20000</w:t>
              </w:r>
            </w:ins>
          </w:p>
        </w:tc>
        <w:tc>
          <w:tcPr>
            <w:tcW w:w="2071" w:type="dxa"/>
          </w:tcPr>
          <w:p w14:paraId="4356AD86" w14:textId="77777777" w:rsidR="00A2081F" w:rsidRDefault="00A2081F">
            <w:pPr>
              <w:pStyle w:val="af"/>
              <w:ind w:firstLineChars="0"/>
              <w:rPr>
                <w:ins w:id="1298" w:author="刘全" w:date="2021-12-03T12:02:00Z"/>
                <w:rFonts w:ascii="宋体" w:hAnsi="宋体"/>
                <w:szCs w:val="21"/>
              </w:rPr>
              <w:pPrChange w:id="1299" w:author="刘全" w:date="2021-12-03T12:04:00Z">
                <w:pPr>
                  <w:pStyle w:val="af"/>
                  <w:ind w:firstLine="420"/>
                </w:pPr>
              </w:pPrChange>
            </w:pPr>
            <w:ins w:id="1300" w:author="刘全" w:date="2021-12-03T12:02:00Z">
              <w:r>
                <w:rPr>
                  <w:rFonts w:hint="eastAsia"/>
                  <w:szCs w:val="21"/>
                </w:rPr>
                <w:t xml:space="preserve">2005-11-16 </w:t>
              </w:r>
              <w:smartTag w:uri="urn:schemas-microsoft-com:office:smarttags" w:element="time">
                <w:smartTagPr>
                  <w:attr w:name="Hour" w:val="8"/>
                  <w:attr w:name="Minute" w:val="0"/>
                </w:smartTagPr>
                <w:r>
                  <w:rPr>
                    <w:rFonts w:hint="eastAsia"/>
                    <w:szCs w:val="21"/>
                  </w:rPr>
                  <w:t>8:00:00</w:t>
                </w:r>
              </w:smartTag>
            </w:ins>
          </w:p>
        </w:tc>
        <w:tc>
          <w:tcPr>
            <w:tcW w:w="2176" w:type="dxa"/>
          </w:tcPr>
          <w:p w14:paraId="6F4BBB4E" w14:textId="77777777" w:rsidR="00A2081F" w:rsidRDefault="00A2081F">
            <w:pPr>
              <w:pStyle w:val="af"/>
              <w:ind w:firstLineChars="0"/>
              <w:rPr>
                <w:ins w:id="1301" w:author="刘全" w:date="2021-12-03T12:02:00Z"/>
                <w:rFonts w:ascii="宋体" w:hAnsi="宋体"/>
                <w:szCs w:val="21"/>
              </w:rPr>
              <w:pPrChange w:id="1302" w:author="刘全" w:date="2021-12-03T12:04:00Z">
                <w:pPr>
                  <w:pStyle w:val="af"/>
                  <w:ind w:firstLine="420"/>
                </w:pPr>
              </w:pPrChange>
            </w:pPr>
            <w:ins w:id="1303" w:author="刘全" w:date="2021-12-03T12:02:00Z">
              <w:r>
                <w:rPr>
                  <w:rFonts w:hint="eastAsia"/>
                  <w:szCs w:val="21"/>
                </w:rPr>
                <w:t xml:space="preserve">2005-11-17 </w:t>
              </w:r>
              <w:smartTag w:uri="urn:schemas-microsoft-com:office:smarttags" w:element="time">
                <w:smartTagPr>
                  <w:attr w:name="Hour" w:val="16"/>
                  <w:attr w:name="Minute" w:val="0"/>
                </w:smartTagPr>
                <w:r>
                  <w:rPr>
                    <w:rFonts w:hint="eastAsia"/>
                    <w:szCs w:val="21"/>
                  </w:rPr>
                  <w:t>16:00:00</w:t>
                </w:r>
              </w:smartTag>
            </w:ins>
          </w:p>
        </w:tc>
      </w:tr>
    </w:tbl>
    <w:p w14:paraId="6906F932" w14:textId="77777777" w:rsidR="00A2081F" w:rsidRDefault="00A2081F" w:rsidP="00A2081F">
      <w:pPr>
        <w:pStyle w:val="21"/>
        <w:ind w:firstLine="480"/>
        <w:rPr>
          <w:ins w:id="1304" w:author="刘全" w:date="2021-12-03T12:02:00Z"/>
        </w:rPr>
      </w:pPr>
      <w:ins w:id="1305" w:author="刘全" w:date="2021-12-03T12:02:00Z">
        <w:r>
          <w:rPr>
            <w:rFonts w:hint="eastAsia"/>
          </w:rPr>
          <w:t>批量导入规则。批量导入按照“主生产项目名称”在“主生产项目”表中进行名称</w:t>
        </w:r>
        <w:r>
          <w:rPr>
            <w:rFonts w:hint="eastAsia"/>
          </w:rPr>
          <w:lastRenderedPageBreak/>
          <w:t>匹配，如果名称已经存在，那么“料量”、“开始时间”和“结束时间”数据作为对应名称的明细数据加入“主生产计划”表，如果设置“重定义优先”，那么该“主生产项目名称”下，与“开始时间”和“结束时间”重复的数据将被替换为新的料量；否则重复记录将不做处理。如果名称不存在则根据“自动新建”设置进行取舍，如果选择“自动新建”，那么使用“主生产项目名称”新建一个主生产项目；否则，那么相应的数据作为错误数据，不会添加到数据库。</w:t>
        </w:r>
      </w:ins>
    </w:p>
    <w:p w14:paraId="4B92D804" w14:textId="77777777" w:rsidR="00A2081F" w:rsidRDefault="00A2081F">
      <w:pPr>
        <w:pStyle w:val="4"/>
        <w:rPr>
          <w:ins w:id="1306" w:author="刘全" w:date="2021-12-03T12:02:00Z"/>
        </w:rPr>
        <w:pPrChange w:id="1307" w:author="刘全" w:date="2021-12-03T12:03:00Z">
          <w:pPr>
            <w:pStyle w:val="3"/>
            <w:tabs>
              <w:tab w:val="num" w:pos="1080"/>
            </w:tabs>
            <w:spacing w:line="360" w:lineRule="auto"/>
            <w:textAlignment w:val="auto"/>
          </w:pPr>
        </w:pPrChange>
      </w:pPr>
      <w:bookmarkStart w:id="1308" w:name="_Toc267473644"/>
      <w:ins w:id="1309" w:author="刘全" w:date="2021-12-03T12:02:00Z">
        <w:r>
          <w:rPr>
            <w:rFonts w:hint="eastAsia"/>
          </w:rPr>
          <w:t>主生产计划</w:t>
        </w:r>
        <w:bookmarkEnd w:id="1308"/>
      </w:ins>
    </w:p>
    <w:p w14:paraId="5B75FE06" w14:textId="77777777" w:rsidR="00A2081F" w:rsidRDefault="00A2081F" w:rsidP="00A2081F">
      <w:pPr>
        <w:pStyle w:val="21"/>
        <w:ind w:firstLine="480"/>
        <w:rPr>
          <w:ins w:id="1310" w:author="刘全" w:date="2021-12-03T12:02:00Z"/>
        </w:rPr>
      </w:pPr>
      <w:ins w:id="1311" w:author="刘全" w:date="2021-12-03T12:02:00Z">
        <w:r>
          <w:rPr>
            <w:rFonts w:hint="eastAsia"/>
          </w:rPr>
          <w:t>主生产项目说明的是做什么。而主生产计划主要说明的是什么时候做，做多少。</w:t>
        </w:r>
      </w:ins>
    </w:p>
    <w:p w14:paraId="589F0D96" w14:textId="77777777" w:rsidR="00A2081F" w:rsidRDefault="00A2081F" w:rsidP="00A2081F">
      <w:pPr>
        <w:pStyle w:val="21"/>
        <w:ind w:firstLine="480"/>
        <w:rPr>
          <w:ins w:id="1312" w:author="刘全" w:date="2021-12-03T12:02:00Z"/>
        </w:rPr>
      </w:pPr>
      <w:ins w:id="1313" w:author="刘全" w:date="2021-12-03T12:02:00Z">
        <w:r>
          <w:rPr>
            <w:rFonts w:hint="eastAsia"/>
          </w:rPr>
          <w:t>主生产计划需要说明在某一生产周期内（从开始时间到结束时间）生产的料量，以任务编号作为其唯一标识。（其他相关信息，如：生产部位、生产料性均在主生产项目中说明，在主生产计划中不需要再说明）</w:t>
        </w:r>
      </w:ins>
    </w:p>
    <w:p w14:paraId="68D9126D" w14:textId="77777777" w:rsidR="00A2081F" w:rsidRDefault="00A2081F" w:rsidP="00A2081F">
      <w:pPr>
        <w:pStyle w:val="21"/>
        <w:ind w:firstLine="480"/>
        <w:rPr>
          <w:ins w:id="1314" w:author="刘全" w:date="2021-12-03T12:02:00Z"/>
        </w:rPr>
      </w:pPr>
      <w:ins w:id="1315" w:author="刘全" w:date="2021-12-03T12:02:00Z">
        <w:r>
          <w:rPr>
            <w:rFonts w:hint="eastAsia"/>
          </w:rPr>
          <w:t>修改。单个主生产计划的修改可以点击“任务明细”快捷按钮，在弹出的</w:t>
        </w:r>
        <w:r>
          <w:fldChar w:fldCharType="begin"/>
        </w:r>
        <w:r>
          <w:instrText xml:space="preserve"> REF</w:instrText>
        </w:r>
        <w:r>
          <w:rPr>
            <w:rFonts w:hint="eastAsia"/>
          </w:rPr>
          <w:instrText xml:space="preserve"> </w:instrText>
        </w:r>
        <w:r w:rsidRPr="00A736D9">
          <w:rPr>
            <w:rFonts w:hint="eastAsia"/>
          </w:rPr>
          <w:instrText>生产项目信息</w:instrText>
        </w:r>
        <w:r>
          <w:rPr>
            <w:rFonts w:hint="eastAsia"/>
          </w:rPr>
          <w:instrText>主从</w:instrText>
        </w:r>
        <w:r w:rsidRPr="00A736D9">
          <w:rPr>
            <w:rFonts w:hint="eastAsia"/>
          </w:rPr>
          <w:instrText>录入界面</w:instrText>
        </w:r>
        <w:r>
          <w:rPr>
            <w:rFonts w:hint="eastAsia"/>
          </w:rPr>
          <w:instrText xml:space="preserve"> \h</w:instrText>
        </w:r>
        <w:r>
          <w:instrText xml:space="preserve"> </w:instrText>
        </w:r>
      </w:ins>
      <w:ins w:id="1316" w:author="刘全" w:date="2021-12-03T12:02:00Z">
        <w:r>
          <w:fldChar w:fldCharType="separate"/>
        </w:r>
        <w:r w:rsidRPr="00BC6B0D">
          <w:rPr>
            <w:rFonts w:hint="eastAsia"/>
          </w:rPr>
          <w:t>图</w:t>
        </w:r>
        <w:r>
          <w:rPr>
            <w:noProof/>
          </w:rPr>
          <w:t>3</w:t>
        </w:r>
        <w:r w:rsidRPr="00BC6B0D">
          <w:t>.</w:t>
        </w:r>
        <w:r>
          <w:rPr>
            <w:noProof/>
          </w:rPr>
          <w:t>2</w:t>
        </w:r>
        <w:r>
          <w:fldChar w:fldCharType="end"/>
        </w:r>
        <w:r>
          <w:rPr>
            <w:rFonts w:hint="eastAsia"/>
          </w:rPr>
          <w:t>所示窗口中单击该生产计划所属的主生产项目，在窗口右侧的明细信息栏目中即会显示相应的主生产计划。即可进行修改、删除等操作。</w:t>
        </w:r>
      </w:ins>
    </w:p>
    <w:p w14:paraId="6AA4BEC1" w14:textId="77777777" w:rsidR="00A2081F" w:rsidRPr="007F6EEF" w:rsidRDefault="00A2081F" w:rsidP="00A2081F">
      <w:pPr>
        <w:pStyle w:val="21"/>
        <w:ind w:firstLine="480"/>
        <w:rPr>
          <w:ins w:id="1317" w:author="刘全" w:date="2021-12-03T12:02:00Z"/>
        </w:rPr>
      </w:pPr>
      <w:ins w:id="1318" w:author="刘全" w:date="2021-12-03T12:02:00Z">
        <w:r>
          <w:rPr>
            <w:rFonts w:hint="eastAsia"/>
          </w:rPr>
          <w:t>新增。单个主生产计划的新增可以点击“任务明细”快捷按钮，在弹出的</w:t>
        </w:r>
        <w:r>
          <w:fldChar w:fldCharType="begin"/>
        </w:r>
        <w:r>
          <w:instrText xml:space="preserve"> REF</w:instrText>
        </w:r>
        <w:r>
          <w:rPr>
            <w:rFonts w:hint="eastAsia"/>
          </w:rPr>
          <w:instrText xml:space="preserve">  </w:instrText>
        </w:r>
        <w:r w:rsidRPr="00A736D9">
          <w:rPr>
            <w:rFonts w:hint="eastAsia"/>
          </w:rPr>
          <w:instrText>生产项目信息</w:instrText>
        </w:r>
        <w:r>
          <w:rPr>
            <w:rFonts w:hint="eastAsia"/>
          </w:rPr>
          <w:instrText>主从</w:instrText>
        </w:r>
        <w:r w:rsidRPr="00A736D9">
          <w:rPr>
            <w:rFonts w:hint="eastAsia"/>
          </w:rPr>
          <w:instrText>录入界面</w:instrText>
        </w:r>
        <w:r>
          <w:rPr>
            <w:rFonts w:hint="eastAsia"/>
          </w:rPr>
          <w:instrText>\h</w:instrText>
        </w:r>
        <w:r>
          <w:instrText xml:space="preserve"> </w:instrText>
        </w:r>
      </w:ins>
      <w:ins w:id="1319" w:author="刘全" w:date="2021-12-03T12:02:00Z">
        <w:r>
          <w:fldChar w:fldCharType="separate"/>
        </w:r>
        <w:r w:rsidRPr="00BC6B0D">
          <w:rPr>
            <w:rFonts w:hint="eastAsia"/>
          </w:rPr>
          <w:t>图</w:t>
        </w:r>
        <w:r>
          <w:rPr>
            <w:noProof/>
          </w:rPr>
          <w:t>3</w:t>
        </w:r>
        <w:r w:rsidRPr="00BC6B0D">
          <w:t>.</w:t>
        </w:r>
        <w:r>
          <w:rPr>
            <w:noProof/>
          </w:rPr>
          <w:t>2</w:t>
        </w:r>
        <w:r>
          <w:fldChar w:fldCharType="end"/>
        </w:r>
        <w:r>
          <w:rPr>
            <w:rFonts w:hint="eastAsia"/>
          </w:rPr>
          <w:t>所示窗口中双击该生产计划所属的主生产项目，在窗口右侧的明细信息栏目中即会显示相应的主生产计划。点击“新明细”按钮进行添加操作。</w:t>
        </w:r>
      </w:ins>
    </w:p>
    <w:p w14:paraId="4D36E62D" w14:textId="77777777" w:rsidR="00A2081F" w:rsidRDefault="00A2081F" w:rsidP="00A2081F">
      <w:pPr>
        <w:pStyle w:val="21"/>
        <w:ind w:firstLine="480"/>
        <w:rPr>
          <w:ins w:id="1320" w:author="刘全" w:date="2021-12-03T12:02:00Z"/>
        </w:rPr>
      </w:pPr>
      <w:ins w:id="1321" w:author="刘全" w:date="2021-12-03T12:02:00Z">
        <w:r w:rsidRPr="00A736D9">
          <w:rPr>
            <w:rFonts w:hint="eastAsia"/>
          </w:rPr>
          <w:t>主生产</w:t>
        </w:r>
        <w:r>
          <w:rPr>
            <w:rFonts w:hint="eastAsia"/>
          </w:rPr>
          <w:t>计划</w:t>
        </w:r>
        <w:r w:rsidRPr="00A736D9">
          <w:rPr>
            <w:rFonts w:hint="eastAsia"/>
          </w:rPr>
          <w:t>信息</w:t>
        </w:r>
        <w:r>
          <w:rPr>
            <w:rFonts w:hint="eastAsia"/>
          </w:rPr>
          <w:t>可以批量</w:t>
        </w:r>
        <w:r w:rsidRPr="00A736D9">
          <w:rPr>
            <w:rFonts w:hint="eastAsia"/>
          </w:rPr>
          <w:t>录入</w:t>
        </w:r>
        <w:r>
          <w:rPr>
            <w:rFonts w:hint="eastAsia"/>
          </w:rPr>
          <w:t>，点击“任务明细”－“批量导入”进入。界面如</w:t>
        </w:r>
        <w:r>
          <w:fldChar w:fldCharType="begin"/>
        </w:r>
        <w:r>
          <w:instrText>REF</w:instrText>
        </w:r>
        <w:r>
          <w:rPr>
            <w:rFonts w:hint="eastAsia"/>
          </w:rPr>
          <w:instrText xml:space="preserve"> </w:instrText>
        </w:r>
        <w:r w:rsidRPr="00A736D9">
          <w:rPr>
            <w:rFonts w:hint="eastAsia"/>
          </w:rPr>
          <w:instrText>生产项目信息</w:instrText>
        </w:r>
        <w:r>
          <w:rPr>
            <w:rFonts w:hint="eastAsia"/>
          </w:rPr>
          <w:instrText>主从批量</w:instrText>
        </w:r>
        <w:r w:rsidRPr="00A736D9">
          <w:rPr>
            <w:rFonts w:hint="eastAsia"/>
          </w:rPr>
          <w:instrText>录入界面</w:instrText>
        </w:r>
        <w:r>
          <w:rPr>
            <w:rFonts w:hint="eastAsia"/>
          </w:rPr>
          <w:instrText xml:space="preserve"> \h</w:instrText>
        </w:r>
      </w:ins>
      <w:ins w:id="1322" w:author="刘全" w:date="2021-12-03T12:02:00Z">
        <w:r>
          <w:fldChar w:fldCharType="separate"/>
        </w:r>
        <w:r w:rsidRPr="00BC6B0D">
          <w:rPr>
            <w:rFonts w:hint="eastAsia"/>
          </w:rPr>
          <w:t>图</w:t>
        </w:r>
        <w:r>
          <w:rPr>
            <w:noProof/>
          </w:rPr>
          <w:t>3</w:t>
        </w:r>
        <w:r w:rsidRPr="00BC6B0D">
          <w:t>.</w:t>
        </w:r>
        <w:r>
          <w:rPr>
            <w:noProof/>
          </w:rPr>
          <w:t>3</w:t>
        </w:r>
        <w:r>
          <w:fldChar w:fldCharType="end"/>
        </w:r>
        <w:r>
          <w:rPr>
            <w:rFonts w:hint="eastAsia"/>
          </w:rPr>
          <w:t>。进入批量导入界面后，按照按钮标明的顺序点击。</w:t>
        </w:r>
      </w:ins>
    </w:p>
    <w:p w14:paraId="4E29340C" w14:textId="77777777" w:rsidR="00A2081F" w:rsidRDefault="00A2081F">
      <w:pPr>
        <w:pStyle w:val="4"/>
        <w:rPr>
          <w:ins w:id="1323" w:author="刘全" w:date="2021-12-03T12:02:00Z"/>
        </w:rPr>
        <w:pPrChange w:id="1324" w:author="刘全" w:date="2021-12-03T12:03:00Z">
          <w:pPr>
            <w:pStyle w:val="3"/>
            <w:tabs>
              <w:tab w:val="num" w:pos="1080"/>
            </w:tabs>
            <w:spacing w:line="360" w:lineRule="auto"/>
            <w:textAlignment w:val="auto"/>
          </w:pPr>
        </w:pPrChange>
      </w:pPr>
      <w:bookmarkStart w:id="1325" w:name="_Toc267473645"/>
      <w:ins w:id="1326" w:author="刘全" w:date="2021-12-03T12:02:00Z">
        <w:r>
          <w:rPr>
            <w:rFonts w:hint="eastAsia"/>
          </w:rPr>
          <w:t>横道计划图</w:t>
        </w:r>
        <w:bookmarkEnd w:id="1325"/>
      </w:ins>
    </w:p>
    <w:p w14:paraId="1DBE9930" w14:textId="2D28951C" w:rsidR="00A2081F" w:rsidRPr="007567B7" w:rsidRDefault="00A2081F" w:rsidP="00A2081F">
      <w:pPr>
        <w:pStyle w:val="21"/>
        <w:ind w:firstLine="480"/>
        <w:rPr>
          <w:ins w:id="1327" w:author="刘全" w:date="2021-12-03T12:02:00Z"/>
        </w:rPr>
      </w:pPr>
      <w:ins w:id="1328" w:author="刘全" w:date="2021-12-03T12:02:00Z">
        <w:r>
          <w:rPr>
            <w:rFonts w:hint="eastAsia"/>
          </w:rPr>
          <w:t>仿真系统中采用施工横道图形式查看施工进度信息。点击“横道计划”快捷按钮</w:t>
        </w:r>
        <w:r>
          <w:rPr>
            <w:rFonts w:hint="eastAsia"/>
            <w:noProof/>
          </w:rPr>
          <w:drawing>
            <wp:inline distT="0" distB="0" distL="0" distR="0" wp14:anchorId="191620A5" wp14:editId="7DEDF6F8">
              <wp:extent cx="303530" cy="303530"/>
              <wp:effectExtent l="0" t="0" r="1270" b="127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3530" cy="303530"/>
                      </a:xfrm>
                      <a:prstGeom prst="rect">
                        <a:avLst/>
                      </a:prstGeom>
                      <a:noFill/>
                      <a:ln>
                        <a:noFill/>
                      </a:ln>
                    </pic:spPr>
                  </pic:pic>
                </a:graphicData>
              </a:graphic>
            </wp:inline>
          </w:drawing>
        </w:r>
        <w:r>
          <w:rPr>
            <w:rFonts w:hint="eastAsia"/>
          </w:rPr>
          <w:t>弹出如</w:t>
        </w:r>
        <w:r>
          <w:fldChar w:fldCharType="begin"/>
        </w:r>
        <w:r>
          <w:rPr>
            <w:rFonts w:hint="eastAsia"/>
          </w:rPr>
          <w:instrText>ref</w:instrText>
        </w:r>
        <w:r>
          <w:instrText xml:space="preserve">  </w:instrText>
        </w:r>
        <w:r>
          <w:rPr>
            <w:rFonts w:hint="eastAsia"/>
          </w:rPr>
          <w:instrText>施工任务横道图</w:instrText>
        </w:r>
        <w:r>
          <w:fldChar w:fldCharType="separate"/>
        </w:r>
        <w:r w:rsidRPr="00586411">
          <w:rPr>
            <w:rFonts w:hint="eastAsia"/>
          </w:rPr>
          <w:t>图</w:t>
        </w:r>
        <w:r>
          <w:rPr>
            <w:noProof/>
          </w:rPr>
          <w:t>3</w:t>
        </w:r>
        <w:r w:rsidRPr="00586411">
          <w:t>.</w:t>
        </w:r>
        <w:r>
          <w:rPr>
            <w:noProof/>
          </w:rPr>
          <w:t>4</w:t>
        </w:r>
        <w:r>
          <w:fldChar w:fldCharType="end"/>
        </w:r>
        <w:r>
          <w:rPr>
            <w:rFonts w:hint="eastAsia"/>
          </w:rPr>
          <w:t>所示横道计划窗口。可用以查看、设定、校核施工任务。该窗口主要用于设定涉及物料调运的施工任务参数：任务的有效性（是否参与物料调运计算）和工程量等信息。</w:t>
        </w:r>
      </w:ins>
    </w:p>
    <w:p w14:paraId="34077E56" w14:textId="2A2DA9DA" w:rsidR="00A2081F" w:rsidRPr="001130F5" w:rsidRDefault="00A2081F" w:rsidP="00A2081F">
      <w:pPr>
        <w:pStyle w:val="af0"/>
        <w:rPr>
          <w:ins w:id="1329" w:author="刘全" w:date="2021-12-03T12:02:00Z"/>
        </w:rPr>
      </w:pPr>
      <w:ins w:id="1330" w:author="刘全" w:date="2021-12-03T12:02:00Z">
        <w:r w:rsidRPr="001130F5">
          <w:rPr>
            <w:noProof/>
          </w:rPr>
          <w:lastRenderedPageBreak/>
          <w:drawing>
            <wp:inline distT="0" distB="0" distL="0" distR="0" wp14:anchorId="00EF252C" wp14:editId="0B828B7B">
              <wp:extent cx="5753735" cy="346773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735" cy="3467735"/>
                      </a:xfrm>
                      <a:prstGeom prst="rect">
                        <a:avLst/>
                      </a:prstGeom>
                      <a:noFill/>
                      <a:ln>
                        <a:noFill/>
                      </a:ln>
                    </pic:spPr>
                  </pic:pic>
                </a:graphicData>
              </a:graphic>
            </wp:inline>
          </w:drawing>
        </w:r>
      </w:ins>
    </w:p>
    <w:p w14:paraId="1E86700D" w14:textId="77777777" w:rsidR="00A2081F" w:rsidRDefault="00A2081F" w:rsidP="00A2081F">
      <w:pPr>
        <w:pStyle w:val="ad"/>
        <w:rPr>
          <w:ins w:id="1331" w:author="刘全" w:date="2021-12-03T12:02:00Z"/>
        </w:rPr>
      </w:pPr>
      <w:bookmarkStart w:id="1332" w:name="施工任务横道图"/>
      <w:ins w:id="1333" w:author="刘全" w:date="2021-12-03T12:02:00Z">
        <w:r w:rsidRPr="00586411">
          <w:rPr>
            <w:rFonts w:hint="eastAsia"/>
          </w:rPr>
          <w:t>图</w:t>
        </w:r>
        <w:r w:rsidRPr="00586411">
          <w:fldChar w:fldCharType="begin"/>
        </w:r>
        <w:r w:rsidRPr="00586411">
          <w:instrText xml:space="preserve"> STYLEREF 1 \s </w:instrText>
        </w:r>
        <w:r w:rsidRPr="00586411">
          <w:fldChar w:fldCharType="separate"/>
        </w:r>
        <w:r>
          <w:rPr>
            <w:noProof/>
          </w:rPr>
          <w:t>3</w:t>
        </w:r>
        <w:r w:rsidRPr="00586411">
          <w:fldChar w:fldCharType="end"/>
        </w:r>
        <w:r w:rsidRPr="00586411">
          <w:t>.</w:t>
        </w:r>
        <w:r w:rsidRPr="00586411">
          <w:fldChar w:fldCharType="begin"/>
        </w:r>
        <w:r w:rsidRPr="00586411">
          <w:instrText xml:space="preserve"> SEQ </w:instrText>
        </w:r>
        <w:r w:rsidRPr="00586411">
          <w:rPr>
            <w:rFonts w:hint="eastAsia"/>
          </w:rPr>
          <w:instrText>图</w:instrText>
        </w:r>
        <w:r w:rsidRPr="00586411">
          <w:rPr>
            <w:rFonts w:hint="eastAsia"/>
          </w:rPr>
          <w:instrText xml:space="preserve"> \* ARABIC \s 1</w:instrText>
        </w:r>
        <w:r w:rsidRPr="00586411">
          <w:instrText xml:space="preserve"> </w:instrText>
        </w:r>
        <w:r w:rsidRPr="00586411">
          <w:fldChar w:fldCharType="separate"/>
        </w:r>
        <w:r>
          <w:rPr>
            <w:noProof/>
          </w:rPr>
          <w:t>4</w:t>
        </w:r>
        <w:r w:rsidRPr="00586411">
          <w:fldChar w:fldCharType="end"/>
        </w:r>
        <w:bookmarkEnd w:id="1332"/>
        <w:r>
          <w:rPr>
            <w:rFonts w:hint="eastAsia"/>
          </w:rPr>
          <w:tab/>
        </w:r>
        <w:r>
          <w:rPr>
            <w:rFonts w:hint="eastAsia"/>
          </w:rPr>
          <w:t>施工任务横道图</w:t>
        </w:r>
      </w:ins>
    </w:p>
    <w:p w14:paraId="26856F27" w14:textId="77777777" w:rsidR="00A2081F" w:rsidRDefault="00A2081F">
      <w:pPr>
        <w:pStyle w:val="4"/>
        <w:rPr>
          <w:ins w:id="1334" w:author="刘全" w:date="2021-12-03T12:02:00Z"/>
        </w:rPr>
        <w:pPrChange w:id="1335" w:author="刘全" w:date="2021-12-03T12:03:00Z">
          <w:pPr>
            <w:pStyle w:val="2"/>
            <w:tabs>
              <w:tab w:val="clear" w:pos="1080"/>
              <w:tab w:val="num" w:pos="720"/>
            </w:tabs>
            <w:spacing w:line="240" w:lineRule="auto"/>
            <w:textAlignment w:val="auto"/>
          </w:pPr>
        </w:pPrChange>
      </w:pPr>
      <w:bookmarkStart w:id="1336" w:name="_Toc267473646"/>
      <w:ins w:id="1337" w:author="刘全" w:date="2021-12-03T12:02:00Z">
        <w:r>
          <w:rPr>
            <w:rFonts w:hint="eastAsia"/>
          </w:rPr>
          <w:t>计划分解周期与分解模式</w:t>
        </w:r>
        <w:bookmarkEnd w:id="1336"/>
      </w:ins>
    </w:p>
    <w:p w14:paraId="6805E922" w14:textId="77777777" w:rsidR="00A2081F" w:rsidRDefault="00A2081F" w:rsidP="00A2081F">
      <w:pPr>
        <w:pStyle w:val="21"/>
        <w:ind w:firstLine="480"/>
        <w:rPr>
          <w:ins w:id="1338" w:author="刘全" w:date="2021-12-03T12:02:00Z"/>
        </w:rPr>
      </w:pPr>
      <w:ins w:id="1339" w:author="刘全" w:date="2021-12-03T12:02:00Z">
        <w:r>
          <w:rPr>
            <w:rFonts w:hint="eastAsia"/>
          </w:rPr>
          <w:t>一般水电工程施工计划的制订周期为月，甚至是整个施工期。而土石方调运平衡周期一般为日。二者之间一般不相同，因此，存在周期协调的问题，由于土石方平衡周期一般比施工周期短，因此，可以将施工计划分解至土石方平衡周期，鉴于工程现场土石方平衡周期一般都在日以上，目前系统未设计比日更短的分解周期。</w:t>
        </w:r>
      </w:ins>
    </w:p>
    <w:p w14:paraId="45CD9F82" w14:textId="77777777" w:rsidR="00A2081F" w:rsidRDefault="00A2081F" w:rsidP="00A2081F">
      <w:pPr>
        <w:pStyle w:val="21"/>
        <w:ind w:firstLine="480"/>
        <w:rPr>
          <w:ins w:id="1340" w:author="刘全" w:date="2021-12-03T12:02:00Z"/>
        </w:rPr>
      </w:pPr>
      <w:ins w:id="1341" w:author="刘全" w:date="2021-12-03T12:02:00Z">
        <w:r>
          <w:rPr>
            <w:rFonts w:hint="eastAsia"/>
          </w:rPr>
          <w:t>计划分解模式指如果主生产计划的执行周期大于计划分解周期，如何将跨越多个分解周期的工作量分解到各个分解周期中？显然，根据总量与各周期量之间的关系说明分解模式，分解模式有均匀分解、正弦分解和枕形分解等。其分解图示如</w:t>
        </w:r>
        <w:r>
          <w:fldChar w:fldCharType="begin"/>
        </w:r>
        <w:r>
          <w:instrText xml:space="preserve"> REF </w:instrText>
        </w:r>
        <w:r>
          <w:rPr>
            <w:rFonts w:hint="eastAsia"/>
          </w:rPr>
          <w:instrText>图</w:instrText>
        </w:r>
        <w:r>
          <w:rPr>
            <w:rFonts w:hint="eastAsia"/>
          </w:rPr>
          <w:instrText>0303</w:instrText>
        </w:r>
        <w:r>
          <w:rPr>
            <w:rFonts w:hint="eastAsia"/>
          </w:rPr>
          <w:instrText>典型分解模式</w:instrText>
        </w:r>
        <w:r>
          <w:rPr>
            <w:rFonts w:hint="eastAsia"/>
          </w:rPr>
          <w:instrText xml:space="preserve"> \h</w:instrText>
        </w:r>
        <w:r>
          <w:instrText xml:space="preserve"> </w:instrText>
        </w:r>
      </w:ins>
      <w:ins w:id="1342" w:author="刘全" w:date="2021-12-03T12:02:00Z">
        <w:r>
          <w:fldChar w:fldCharType="separate"/>
        </w:r>
        <w:r w:rsidRPr="00586411">
          <w:rPr>
            <w:rFonts w:hint="eastAsia"/>
          </w:rPr>
          <w:t>图</w:t>
        </w:r>
        <w:r>
          <w:rPr>
            <w:noProof/>
          </w:rPr>
          <w:t>3</w:t>
        </w:r>
        <w:r w:rsidRPr="00586411">
          <w:t>.</w:t>
        </w:r>
        <w:r>
          <w:rPr>
            <w:noProof/>
          </w:rPr>
          <w:t>5</w:t>
        </w:r>
        <w:r>
          <w:fldChar w:fldCharType="end"/>
        </w:r>
        <w:r>
          <w:rPr>
            <w:rFonts w:hint="eastAsia"/>
          </w:rPr>
          <w:t>所示。缺省分解模式为均匀分解。</w:t>
        </w:r>
      </w:ins>
    </w:p>
    <w:p w14:paraId="7C6D161D" w14:textId="4B1369C7" w:rsidR="00A2081F" w:rsidRPr="00EF05C4" w:rsidRDefault="00A2081F" w:rsidP="00A2081F">
      <w:pPr>
        <w:pStyle w:val="af0"/>
        <w:rPr>
          <w:ins w:id="1343" w:author="刘全" w:date="2021-12-03T12:02:00Z"/>
        </w:rPr>
      </w:pPr>
      <w:ins w:id="1344" w:author="刘全" w:date="2021-12-03T12:02:00Z">
        <w:r w:rsidRPr="00EF05C4">
          <w:rPr>
            <w:noProof/>
          </w:rPr>
          <w:drawing>
            <wp:inline distT="0" distB="0" distL="0" distR="0" wp14:anchorId="7171CA8B" wp14:editId="4986951E">
              <wp:extent cx="5753735" cy="92773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735" cy="927735"/>
                      </a:xfrm>
                      <a:prstGeom prst="rect">
                        <a:avLst/>
                      </a:prstGeom>
                      <a:noFill/>
                      <a:ln>
                        <a:noFill/>
                      </a:ln>
                    </pic:spPr>
                  </pic:pic>
                </a:graphicData>
              </a:graphic>
            </wp:inline>
          </w:drawing>
        </w:r>
      </w:ins>
    </w:p>
    <w:p w14:paraId="7FF65935" w14:textId="77777777" w:rsidR="00A2081F" w:rsidRDefault="00A2081F" w:rsidP="00A2081F">
      <w:pPr>
        <w:pStyle w:val="ad"/>
        <w:rPr>
          <w:ins w:id="1345" w:author="刘全" w:date="2021-12-03T12:02:00Z"/>
        </w:rPr>
      </w:pPr>
      <w:bookmarkStart w:id="1346" w:name="图0303典型分解模式"/>
      <w:ins w:id="1347" w:author="刘全" w:date="2021-12-03T12:02:00Z">
        <w:r w:rsidRPr="00586411">
          <w:rPr>
            <w:rFonts w:hint="eastAsia"/>
          </w:rPr>
          <w:t>图</w:t>
        </w:r>
        <w:r w:rsidRPr="00586411">
          <w:fldChar w:fldCharType="begin"/>
        </w:r>
        <w:r w:rsidRPr="00586411">
          <w:instrText xml:space="preserve"> STYLEREF 1 \s </w:instrText>
        </w:r>
        <w:r w:rsidRPr="00586411">
          <w:fldChar w:fldCharType="separate"/>
        </w:r>
        <w:r>
          <w:rPr>
            <w:noProof/>
          </w:rPr>
          <w:t>3</w:t>
        </w:r>
        <w:r w:rsidRPr="00586411">
          <w:fldChar w:fldCharType="end"/>
        </w:r>
        <w:r w:rsidRPr="00586411">
          <w:t>.</w:t>
        </w:r>
        <w:r w:rsidRPr="00586411">
          <w:fldChar w:fldCharType="begin"/>
        </w:r>
        <w:r w:rsidRPr="00586411">
          <w:instrText xml:space="preserve"> SEQ </w:instrText>
        </w:r>
        <w:r w:rsidRPr="00586411">
          <w:rPr>
            <w:rFonts w:hint="eastAsia"/>
          </w:rPr>
          <w:instrText>图</w:instrText>
        </w:r>
        <w:r w:rsidRPr="00586411">
          <w:rPr>
            <w:rFonts w:hint="eastAsia"/>
          </w:rPr>
          <w:instrText xml:space="preserve"> \* ARABIC \s 1</w:instrText>
        </w:r>
        <w:r w:rsidRPr="00586411">
          <w:instrText xml:space="preserve"> </w:instrText>
        </w:r>
        <w:r w:rsidRPr="00586411">
          <w:fldChar w:fldCharType="separate"/>
        </w:r>
        <w:r>
          <w:rPr>
            <w:noProof/>
          </w:rPr>
          <w:t>5</w:t>
        </w:r>
        <w:r w:rsidRPr="00586411">
          <w:fldChar w:fldCharType="end"/>
        </w:r>
        <w:bookmarkEnd w:id="1346"/>
        <w:r>
          <w:rPr>
            <w:rFonts w:hint="eastAsia"/>
          </w:rPr>
          <w:tab/>
        </w:r>
        <w:r>
          <w:rPr>
            <w:rFonts w:hint="eastAsia"/>
          </w:rPr>
          <w:t>典型分解模式（</w:t>
        </w:r>
        <w:r w:rsidRPr="002056AD">
          <w:rPr>
            <w:i/>
          </w:rPr>
          <w:t>a</w:t>
        </w:r>
        <w:r>
          <w:rPr>
            <w:rFonts w:hint="eastAsia"/>
          </w:rPr>
          <w:t>平均模式；</w:t>
        </w:r>
        <w:r w:rsidRPr="002056AD">
          <w:rPr>
            <w:rFonts w:hint="eastAsia"/>
            <w:i/>
          </w:rPr>
          <w:t>b</w:t>
        </w:r>
        <w:r>
          <w:rPr>
            <w:rFonts w:hint="eastAsia"/>
          </w:rPr>
          <w:t>正弦模式；</w:t>
        </w:r>
        <w:r w:rsidRPr="002056AD">
          <w:rPr>
            <w:rFonts w:hint="eastAsia"/>
            <w:i/>
          </w:rPr>
          <w:t>c</w:t>
        </w:r>
        <w:r>
          <w:rPr>
            <w:rFonts w:hint="eastAsia"/>
          </w:rPr>
          <w:t>枕形模式）</w:t>
        </w:r>
      </w:ins>
    </w:p>
    <w:p w14:paraId="370FDE88" w14:textId="77777777" w:rsidR="00A2081F" w:rsidRPr="00A2081F" w:rsidRDefault="00A2081F" w:rsidP="008755A6"/>
    <w:p w14:paraId="5B50B7A9" w14:textId="549E0AD6" w:rsidR="00233B30" w:rsidRDefault="00233B30">
      <w:pPr>
        <w:pStyle w:val="3"/>
        <w:pPrChange w:id="1348" w:author="刘全" w:date="2021-12-02T22:29:00Z">
          <w:pPr>
            <w:pStyle w:val="2"/>
          </w:pPr>
        </w:pPrChange>
      </w:pPr>
      <w:bookmarkStart w:id="1349" w:name="_Toc89377542"/>
      <w:r>
        <w:rPr>
          <w:rFonts w:hint="eastAsia"/>
        </w:rPr>
        <w:lastRenderedPageBreak/>
        <w:t>资源化处理</w:t>
      </w:r>
      <w:r>
        <w:t>场站</w:t>
      </w:r>
      <w:r>
        <w:rPr>
          <w:rFonts w:hint="eastAsia"/>
        </w:rPr>
        <w:t>及其</w:t>
      </w:r>
      <w:r>
        <w:t>功能信息</w:t>
      </w:r>
      <w:bookmarkEnd w:id="1349"/>
    </w:p>
    <w:p w14:paraId="6F9F2CB2" w14:textId="55902FE4" w:rsidR="00D97ABC" w:rsidRDefault="00D97ABC" w:rsidP="00D97ABC">
      <w:pPr>
        <w:pStyle w:val="4"/>
        <w:rPr>
          <w:moveTo w:id="1350" w:author="刘全" w:date="2021-12-03T12:06:00Z"/>
        </w:rPr>
      </w:pPr>
      <w:bookmarkStart w:id="1351" w:name="_Toc267473673"/>
      <w:moveToRangeStart w:id="1352" w:author="刘全" w:date="2021-12-03T12:06:00Z" w:name="move89425576"/>
      <w:moveTo w:id="1353" w:author="刘全" w:date="2021-12-03T12:06:00Z">
        <w:r>
          <w:rPr>
            <w:rFonts w:hint="eastAsia"/>
          </w:rPr>
          <w:t>资源化处理</w:t>
        </w:r>
        <w:r>
          <w:t>场站</w:t>
        </w:r>
        <w:r>
          <w:rPr>
            <w:rFonts w:hint="eastAsia"/>
          </w:rPr>
          <w:t>描述</w:t>
        </w:r>
      </w:moveTo>
    </w:p>
    <w:moveToRangeEnd w:id="1352"/>
    <w:p w14:paraId="1A419FC9" w14:textId="0FB7EB4B" w:rsidR="00D97ABC" w:rsidRDefault="00D97ABC">
      <w:pPr>
        <w:rPr>
          <w:ins w:id="1354" w:author="刘全" w:date="2021-12-03T12:05:00Z"/>
        </w:rPr>
        <w:pPrChange w:id="1355" w:author="刘全" w:date="2021-12-03T12:06:00Z">
          <w:pPr>
            <w:pStyle w:val="2"/>
            <w:numPr>
              <w:numId w:val="5"/>
            </w:numPr>
            <w:tabs>
              <w:tab w:val="clear" w:pos="1080"/>
              <w:tab w:val="num" w:pos="720"/>
            </w:tabs>
            <w:spacing w:line="240" w:lineRule="auto"/>
            <w:ind w:left="576" w:hanging="576"/>
            <w:textAlignment w:val="auto"/>
          </w:pPr>
        </w:pPrChange>
      </w:pPr>
      <w:ins w:id="1356" w:author="刘全" w:date="2021-12-03T12:06:00Z">
        <w:r>
          <w:rPr>
            <w:rFonts w:hint="eastAsia"/>
          </w:rPr>
          <w:t>（</w:t>
        </w:r>
        <w:r>
          <w:fldChar w:fldCharType="begin"/>
        </w:r>
        <w:r>
          <w:rPr>
            <w:rFonts w:hint="eastAsia"/>
          </w:rPr>
          <w:instrText>seq</w:instrText>
        </w:r>
        <w:r>
          <w:instrText xml:space="preserve">  </w:instrText>
        </w:r>
        <w:r>
          <w:rPr>
            <w:rFonts w:hint="eastAsia"/>
          </w:rPr>
          <w:instrText>序号</w:instrText>
        </w:r>
        <w:r>
          <w:rPr>
            <w:rFonts w:hint="eastAsia"/>
          </w:rPr>
          <w:instrText xml:space="preserve"> \</w:instrText>
        </w:r>
        <w:r>
          <w:instrText xml:space="preserve">s 1 \s 2 \s 3 \s 4 </w:instrText>
        </w:r>
        <w:r>
          <w:fldChar w:fldCharType="separate"/>
        </w:r>
        <w:r>
          <w:rPr>
            <w:noProof/>
          </w:rPr>
          <w:t>1</w:t>
        </w:r>
        <w:r>
          <w:fldChar w:fldCharType="end"/>
        </w:r>
        <w:r>
          <w:rPr>
            <w:rFonts w:hint="eastAsia"/>
          </w:rPr>
          <w:t>）</w:t>
        </w:r>
      </w:ins>
      <w:ins w:id="1357" w:author="刘全" w:date="2021-12-03T12:05:00Z">
        <w:r>
          <w:rPr>
            <w:rFonts w:hint="eastAsia"/>
          </w:rPr>
          <w:t>料源点</w:t>
        </w:r>
        <w:bookmarkEnd w:id="1351"/>
      </w:ins>
    </w:p>
    <w:p w14:paraId="629B8F0D" w14:textId="77777777" w:rsidR="00D97ABC" w:rsidRDefault="00D97ABC">
      <w:pPr>
        <w:rPr>
          <w:ins w:id="1358" w:author="刘全" w:date="2021-12-03T12:05:00Z"/>
        </w:rPr>
        <w:pPrChange w:id="1359" w:author="刘全" w:date="2021-12-03T12:06:00Z">
          <w:pPr>
            <w:pStyle w:val="21"/>
            <w:ind w:firstLine="480"/>
          </w:pPr>
        </w:pPrChange>
      </w:pPr>
      <w:ins w:id="1360" w:author="刘全" w:date="2021-12-03T12:05:00Z">
        <w:r>
          <w:rPr>
            <w:rFonts w:hint="eastAsia"/>
          </w:rPr>
          <w:t>料源点指施工过程中外来物料的供应点，如：水泥、钢筋等的供应点。一般为外来物资的入口。如当前定义外来物资水泥的料源点为场内道路与外部道路的接口处。这类料性转换点输入料性为空，输出料性为特定的物资类型。</w:t>
        </w:r>
      </w:ins>
    </w:p>
    <w:p w14:paraId="04CBC5EF" w14:textId="703DD8ED" w:rsidR="00D97ABC" w:rsidRDefault="00D97ABC">
      <w:pPr>
        <w:rPr>
          <w:ins w:id="1361" w:author="刘全" w:date="2021-12-03T12:05:00Z"/>
        </w:rPr>
        <w:pPrChange w:id="1362" w:author="刘全" w:date="2021-12-03T12:06:00Z">
          <w:pPr>
            <w:pStyle w:val="2"/>
            <w:tabs>
              <w:tab w:val="clear" w:pos="1080"/>
              <w:tab w:val="num" w:pos="720"/>
            </w:tabs>
            <w:spacing w:line="240" w:lineRule="auto"/>
            <w:textAlignment w:val="auto"/>
          </w:pPr>
        </w:pPrChange>
      </w:pPr>
      <w:bookmarkStart w:id="1363" w:name="_Toc267473674"/>
      <w:ins w:id="1364" w:author="刘全" w:date="2021-12-03T12:06:00Z">
        <w:r>
          <w:rPr>
            <w:rFonts w:hint="eastAsia"/>
          </w:rPr>
          <w:t>（</w:t>
        </w:r>
        <w:r>
          <w:fldChar w:fldCharType="begin"/>
        </w:r>
        <w:r>
          <w:rPr>
            <w:rFonts w:hint="eastAsia"/>
          </w:rPr>
          <w:instrText>seq</w:instrText>
        </w:r>
        <w:r>
          <w:instrText xml:space="preserve">  </w:instrText>
        </w:r>
        <w:r>
          <w:rPr>
            <w:rFonts w:hint="eastAsia"/>
          </w:rPr>
          <w:instrText>序号</w:instrText>
        </w:r>
        <w:r>
          <w:rPr>
            <w:rFonts w:hint="eastAsia"/>
          </w:rPr>
          <w:instrText xml:space="preserve"> \</w:instrText>
        </w:r>
        <w:r>
          <w:instrText xml:space="preserve">s 1 \s 2 \s 3 \s 4 </w:instrText>
        </w:r>
        <w:r>
          <w:fldChar w:fldCharType="separate"/>
        </w:r>
        <w:r>
          <w:rPr>
            <w:noProof/>
          </w:rPr>
          <w:t>2</w:t>
        </w:r>
        <w:r>
          <w:fldChar w:fldCharType="end"/>
        </w:r>
        <w:r>
          <w:rPr>
            <w:rFonts w:hint="eastAsia"/>
          </w:rPr>
          <w:t>）</w:t>
        </w:r>
      </w:ins>
      <w:ins w:id="1365" w:author="刘全" w:date="2021-12-03T12:05:00Z">
        <w:r>
          <w:rPr>
            <w:rFonts w:hint="eastAsia"/>
          </w:rPr>
          <w:t>料场</w:t>
        </w:r>
        <w:bookmarkEnd w:id="1363"/>
      </w:ins>
    </w:p>
    <w:p w14:paraId="18751DFF" w14:textId="77777777" w:rsidR="00D97ABC" w:rsidRPr="00535A2D" w:rsidRDefault="00D97ABC">
      <w:pPr>
        <w:rPr>
          <w:ins w:id="1366" w:author="刘全" w:date="2021-12-03T12:05:00Z"/>
        </w:rPr>
        <w:pPrChange w:id="1367" w:author="刘全" w:date="2021-12-03T12:06:00Z">
          <w:pPr>
            <w:pStyle w:val="21"/>
            <w:ind w:firstLine="480"/>
          </w:pPr>
        </w:pPrChange>
      </w:pPr>
      <w:ins w:id="1368" w:author="刘全" w:date="2021-12-03T12:05:00Z">
        <w:r>
          <w:rPr>
            <w:rFonts w:hint="eastAsia"/>
          </w:rPr>
          <w:t>料场指总布置场内考虑的土石料开采场。如：牛厩石料场。与料源点类似，这类料性转换点输入料性为空，输出料性为特定的物资类型。</w:t>
        </w:r>
      </w:ins>
    </w:p>
    <w:p w14:paraId="600C6DA4" w14:textId="46FCEDDC" w:rsidR="00D97ABC" w:rsidRDefault="00D97ABC">
      <w:pPr>
        <w:rPr>
          <w:ins w:id="1369" w:author="刘全" w:date="2021-12-03T12:05:00Z"/>
        </w:rPr>
        <w:pPrChange w:id="1370" w:author="刘全" w:date="2021-12-03T12:06:00Z">
          <w:pPr>
            <w:pStyle w:val="2"/>
            <w:tabs>
              <w:tab w:val="clear" w:pos="1080"/>
              <w:tab w:val="num" w:pos="720"/>
            </w:tabs>
            <w:spacing w:line="240" w:lineRule="auto"/>
            <w:textAlignment w:val="auto"/>
          </w:pPr>
        </w:pPrChange>
      </w:pPr>
      <w:bookmarkStart w:id="1371" w:name="_Toc267473675"/>
      <w:ins w:id="1372" w:author="刘全" w:date="2021-12-03T12:06:00Z">
        <w:r>
          <w:rPr>
            <w:rFonts w:hint="eastAsia"/>
          </w:rPr>
          <w:t>（</w:t>
        </w:r>
        <w:r>
          <w:fldChar w:fldCharType="begin"/>
        </w:r>
        <w:r>
          <w:rPr>
            <w:rFonts w:hint="eastAsia"/>
          </w:rPr>
          <w:instrText>seq</w:instrText>
        </w:r>
        <w:r>
          <w:instrText xml:space="preserve">  </w:instrText>
        </w:r>
        <w:r>
          <w:rPr>
            <w:rFonts w:hint="eastAsia"/>
          </w:rPr>
          <w:instrText>序号</w:instrText>
        </w:r>
        <w:r>
          <w:rPr>
            <w:rFonts w:hint="eastAsia"/>
          </w:rPr>
          <w:instrText xml:space="preserve"> \</w:instrText>
        </w:r>
        <w:r>
          <w:instrText xml:space="preserve">s 1 \s 2 \s 3 \s 4 </w:instrText>
        </w:r>
        <w:r>
          <w:fldChar w:fldCharType="separate"/>
        </w:r>
        <w:r>
          <w:rPr>
            <w:noProof/>
          </w:rPr>
          <w:t>3</w:t>
        </w:r>
        <w:r>
          <w:fldChar w:fldCharType="end"/>
        </w:r>
        <w:r>
          <w:rPr>
            <w:rFonts w:hint="eastAsia"/>
          </w:rPr>
          <w:t>）</w:t>
        </w:r>
      </w:ins>
      <w:ins w:id="1373" w:author="刘全" w:date="2021-12-03T12:05:00Z">
        <w:r>
          <w:rPr>
            <w:rFonts w:hint="eastAsia"/>
          </w:rPr>
          <w:t>砂石料生产厂</w:t>
        </w:r>
        <w:bookmarkEnd w:id="1371"/>
      </w:ins>
    </w:p>
    <w:p w14:paraId="57D71AA6" w14:textId="77777777" w:rsidR="00D97ABC" w:rsidRPr="00EE3EA5" w:rsidRDefault="00D97ABC">
      <w:pPr>
        <w:rPr>
          <w:ins w:id="1374" w:author="刘全" w:date="2021-12-03T12:05:00Z"/>
        </w:rPr>
        <w:pPrChange w:id="1375" w:author="刘全" w:date="2021-12-03T12:06:00Z">
          <w:pPr>
            <w:pStyle w:val="21"/>
            <w:ind w:firstLine="480"/>
          </w:pPr>
        </w:pPrChange>
      </w:pPr>
      <w:ins w:id="1376" w:author="刘全" w:date="2021-12-03T12:05:00Z">
        <w:r>
          <w:rPr>
            <w:rFonts w:hint="eastAsia"/>
          </w:rPr>
          <w:t>砂石料生产厂是毛料向混凝土骨料转换的转换点。根据目前的设定，毛料向混凝土骨料转换为一步完成（某些工程的加工步骤较多）。这类料性转换点输入料性为毛料，输出料性为混凝土骨料。</w:t>
        </w:r>
      </w:ins>
    </w:p>
    <w:p w14:paraId="7226259F" w14:textId="4D4E115D" w:rsidR="00D97ABC" w:rsidRDefault="00D97ABC">
      <w:pPr>
        <w:rPr>
          <w:ins w:id="1377" w:author="刘全" w:date="2021-12-03T12:05:00Z"/>
        </w:rPr>
        <w:pPrChange w:id="1378" w:author="刘全" w:date="2021-12-03T12:06:00Z">
          <w:pPr>
            <w:pStyle w:val="2"/>
            <w:tabs>
              <w:tab w:val="clear" w:pos="1080"/>
              <w:tab w:val="num" w:pos="720"/>
            </w:tabs>
            <w:spacing w:line="240" w:lineRule="auto"/>
            <w:textAlignment w:val="auto"/>
          </w:pPr>
        </w:pPrChange>
      </w:pPr>
      <w:bookmarkStart w:id="1379" w:name="_Toc267473676"/>
      <w:ins w:id="1380" w:author="刘全" w:date="2021-12-03T12:06:00Z">
        <w:r>
          <w:rPr>
            <w:rFonts w:hint="eastAsia"/>
          </w:rPr>
          <w:t>（</w:t>
        </w:r>
        <w:r>
          <w:fldChar w:fldCharType="begin"/>
        </w:r>
        <w:r>
          <w:rPr>
            <w:rFonts w:hint="eastAsia"/>
          </w:rPr>
          <w:instrText>seq</w:instrText>
        </w:r>
        <w:r>
          <w:instrText xml:space="preserve">  </w:instrText>
        </w:r>
        <w:r>
          <w:rPr>
            <w:rFonts w:hint="eastAsia"/>
          </w:rPr>
          <w:instrText>序号</w:instrText>
        </w:r>
        <w:r>
          <w:rPr>
            <w:rFonts w:hint="eastAsia"/>
          </w:rPr>
          <w:instrText xml:space="preserve"> \</w:instrText>
        </w:r>
        <w:r>
          <w:instrText xml:space="preserve">s 1 \s 2 \s 3 \s 4 </w:instrText>
        </w:r>
        <w:r>
          <w:fldChar w:fldCharType="separate"/>
        </w:r>
        <w:r>
          <w:rPr>
            <w:noProof/>
          </w:rPr>
          <w:t>4</w:t>
        </w:r>
        <w:r>
          <w:fldChar w:fldCharType="end"/>
        </w:r>
        <w:r>
          <w:rPr>
            <w:rFonts w:hint="eastAsia"/>
          </w:rPr>
          <w:t>）</w:t>
        </w:r>
      </w:ins>
      <w:ins w:id="1381" w:author="刘全" w:date="2021-12-03T12:05:00Z">
        <w:r>
          <w:rPr>
            <w:rFonts w:hint="eastAsia"/>
          </w:rPr>
          <w:t>混凝土生产厂（拌和楼）</w:t>
        </w:r>
        <w:bookmarkEnd w:id="1379"/>
      </w:ins>
    </w:p>
    <w:p w14:paraId="3C7E445D" w14:textId="77777777" w:rsidR="00D97ABC" w:rsidRPr="000E6670" w:rsidRDefault="00D97ABC">
      <w:pPr>
        <w:rPr>
          <w:ins w:id="1382" w:author="刘全" w:date="2021-12-03T12:05:00Z"/>
        </w:rPr>
        <w:pPrChange w:id="1383" w:author="刘全" w:date="2021-12-03T12:06:00Z">
          <w:pPr>
            <w:pStyle w:val="21"/>
            <w:ind w:firstLine="480"/>
          </w:pPr>
        </w:pPrChange>
      </w:pPr>
      <w:ins w:id="1384" w:author="刘全" w:date="2021-12-03T12:05:00Z">
        <w:r>
          <w:rPr>
            <w:rFonts w:hint="eastAsia"/>
          </w:rPr>
          <w:t>混凝土拌和楼是工程混凝土供应点，实现混凝土骨料和水泥向混凝土转换。这类料性转换点输入料性为混凝土骨料（主要物料类型），实际上受到料性转换的影响，其输入料性还包括水泥，输出料性为混凝土。不同的混凝土系统的输出料性是不同的，大坝混凝土生产系统的输出料性为“大坝混凝土”，以便说明拌和系统的分工差异。</w:t>
        </w:r>
      </w:ins>
    </w:p>
    <w:p w14:paraId="53118A83" w14:textId="0ACF49C7" w:rsidR="00D97ABC" w:rsidRPr="008A4D67" w:rsidRDefault="00D97ABC">
      <w:pPr>
        <w:rPr>
          <w:ins w:id="1385" w:author="刘全" w:date="2021-12-03T12:05:00Z"/>
        </w:rPr>
        <w:pPrChange w:id="1386" w:author="刘全" w:date="2021-12-03T12:06:00Z">
          <w:pPr>
            <w:pStyle w:val="2"/>
            <w:tabs>
              <w:tab w:val="clear" w:pos="1080"/>
              <w:tab w:val="num" w:pos="720"/>
            </w:tabs>
            <w:spacing w:line="240" w:lineRule="auto"/>
            <w:textAlignment w:val="auto"/>
          </w:pPr>
        </w:pPrChange>
      </w:pPr>
      <w:bookmarkStart w:id="1387" w:name="_Toc267473677"/>
      <w:ins w:id="1388" w:author="刘全" w:date="2021-12-03T12:06:00Z">
        <w:r>
          <w:rPr>
            <w:rFonts w:hint="eastAsia"/>
          </w:rPr>
          <w:t>（</w:t>
        </w:r>
        <w:r>
          <w:fldChar w:fldCharType="begin"/>
        </w:r>
        <w:r>
          <w:rPr>
            <w:rFonts w:hint="eastAsia"/>
          </w:rPr>
          <w:instrText>seq</w:instrText>
        </w:r>
        <w:r>
          <w:instrText xml:space="preserve">  </w:instrText>
        </w:r>
        <w:r>
          <w:rPr>
            <w:rFonts w:hint="eastAsia"/>
          </w:rPr>
          <w:instrText>序号</w:instrText>
        </w:r>
        <w:r>
          <w:rPr>
            <w:rFonts w:hint="eastAsia"/>
          </w:rPr>
          <w:instrText xml:space="preserve"> \</w:instrText>
        </w:r>
        <w:r>
          <w:instrText xml:space="preserve">s 1 \s 2 \s 3 \s 4 </w:instrText>
        </w:r>
        <w:r>
          <w:fldChar w:fldCharType="separate"/>
        </w:r>
        <w:r>
          <w:rPr>
            <w:noProof/>
          </w:rPr>
          <w:t>5</w:t>
        </w:r>
        <w:r>
          <w:fldChar w:fldCharType="end"/>
        </w:r>
        <w:r>
          <w:rPr>
            <w:rFonts w:hint="eastAsia"/>
          </w:rPr>
          <w:t>）</w:t>
        </w:r>
      </w:ins>
      <w:ins w:id="1389" w:author="刘全" w:date="2021-12-03T12:05:00Z">
        <w:r w:rsidRPr="008A4D67">
          <w:rPr>
            <w:rFonts w:hint="eastAsia"/>
          </w:rPr>
          <w:t>中转场</w:t>
        </w:r>
        <w:bookmarkEnd w:id="1387"/>
      </w:ins>
    </w:p>
    <w:p w14:paraId="62FB9E8D" w14:textId="77777777" w:rsidR="00D97ABC" w:rsidRPr="00CB3031" w:rsidRDefault="00D97ABC">
      <w:pPr>
        <w:rPr>
          <w:ins w:id="1390" w:author="刘全" w:date="2021-12-03T12:05:00Z"/>
        </w:rPr>
        <w:pPrChange w:id="1391" w:author="刘全" w:date="2021-12-03T12:06:00Z">
          <w:pPr>
            <w:pStyle w:val="21"/>
            <w:ind w:firstLine="480"/>
          </w:pPr>
        </w:pPrChange>
      </w:pPr>
      <w:ins w:id="1392" w:author="刘全" w:date="2021-12-03T12:05:00Z">
        <w:r>
          <w:rPr>
            <w:rFonts w:hint="eastAsia"/>
          </w:rPr>
          <w:t>中转场是物料转换中间产物暂存场所，目的是以空间堆存应对供销时差。这类料性转换点的输入料性与输出料性相同，但是由于中转场的分工和服务部位不同，因此中转的料性可能不同。如：新建村中转场主要用于中转大坝混凝土骨料，因此，其输入和输出料性为“大坝混凝土骨料毛料组”，以便明确界定中转场的功能和分工。</w:t>
        </w:r>
      </w:ins>
    </w:p>
    <w:p w14:paraId="69FE74B1" w14:textId="3D0BDAA2" w:rsidR="00D97ABC" w:rsidRDefault="00D97ABC">
      <w:pPr>
        <w:rPr>
          <w:ins w:id="1393" w:author="刘全" w:date="2021-12-03T12:05:00Z"/>
        </w:rPr>
        <w:pPrChange w:id="1394" w:author="刘全" w:date="2021-12-03T12:06:00Z">
          <w:pPr>
            <w:pStyle w:val="2"/>
            <w:tabs>
              <w:tab w:val="clear" w:pos="1080"/>
              <w:tab w:val="num" w:pos="720"/>
            </w:tabs>
            <w:spacing w:line="240" w:lineRule="auto"/>
            <w:textAlignment w:val="auto"/>
          </w:pPr>
        </w:pPrChange>
      </w:pPr>
      <w:bookmarkStart w:id="1395" w:name="_Toc267473678"/>
      <w:ins w:id="1396" w:author="刘全" w:date="2021-12-03T12:06:00Z">
        <w:r>
          <w:rPr>
            <w:rFonts w:hint="eastAsia"/>
          </w:rPr>
          <w:t>（</w:t>
        </w:r>
        <w:r>
          <w:fldChar w:fldCharType="begin"/>
        </w:r>
        <w:r>
          <w:rPr>
            <w:rFonts w:hint="eastAsia"/>
          </w:rPr>
          <w:instrText>seq</w:instrText>
        </w:r>
        <w:r>
          <w:instrText xml:space="preserve">  </w:instrText>
        </w:r>
        <w:r>
          <w:rPr>
            <w:rFonts w:hint="eastAsia"/>
          </w:rPr>
          <w:instrText>序号</w:instrText>
        </w:r>
        <w:r>
          <w:rPr>
            <w:rFonts w:hint="eastAsia"/>
          </w:rPr>
          <w:instrText xml:space="preserve"> \</w:instrText>
        </w:r>
        <w:r>
          <w:instrText xml:space="preserve">s 1 \s 2 \s 3 \s 4 </w:instrText>
        </w:r>
        <w:r>
          <w:fldChar w:fldCharType="separate"/>
        </w:r>
        <w:r>
          <w:rPr>
            <w:noProof/>
          </w:rPr>
          <w:t>6</w:t>
        </w:r>
        <w:r>
          <w:fldChar w:fldCharType="end"/>
        </w:r>
        <w:r>
          <w:rPr>
            <w:rFonts w:hint="eastAsia"/>
          </w:rPr>
          <w:t>）</w:t>
        </w:r>
      </w:ins>
      <w:ins w:id="1397" w:author="刘全" w:date="2021-12-03T12:05:00Z">
        <w:r>
          <w:rPr>
            <w:rFonts w:hint="eastAsia"/>
          </w:rPr>
          <w:t>渣场</w:t>
        </w:r>
        <w:bookmarkEnd w:id="1395"/>
      </w:ins>
    </w:p>
    <w:p w14:paraId="61CF9299" w14:textId="77777777" w:rsidR="00D97ABC" w:rsidRPr="00A82754" w:rsidRDefault="00D97ABC" w:rsidP="00D97ABC">
      <w:pPr>
        <w:pStyle w:val="21"/>
        <w:ind w:firstLine="480"/>
        <w:rPr>
          <w:ins w:id="1398" w:author="刘全" w:date="2021-12-03T12:05:00Z"/>
        </w:rPr>
      </w:pPr>
      <w:ins w:id="1399" w:author="刘全" w:date="2021-12-03T12:05:00Z">
        <w:r w:rsidRPr="00A82754">
          <w:t>渣场用于堆存弃料。</w:t>
        </w:r>
        <w:r>
          <w:rPr>
            <w:rFonts w:hint="eastAsia"/>
          </w:rPr>
          <w:t>这类料性转换点只有输入料性（弃料组），没有输出料性。</w:t>
        </w:r>
      </w:ins>
    </w:p>
    <w:p w14:paraId="75DBA0CD" w14:textId="09788551" w:rsidR="00233B30" w:rsidDel="00D97ABC" w:rsidRDefault="00B44426">
      <w:pPr>
        <w:pStyle w:val="4"/>
        <w:rPr>
          <w:moveFrom w:id="1400" w:author="刘全" w:date="2021-12-03T12:06:00Z"/>
        </w:rPr>
        <w:pPrChange w:id="1401" w:author="刘全" w:date="2021-12-03T12:05:00Z">
          <w:pPr/>
        </w:pPrChange>
      </w:pPr>
      <w:moveFromRangeStart w:id="1402" w:author="刘全" w:date="2021-12-03T12:06:00Z" w:name="move89425576"/>
      <w:moveFrom w:id="1403" w:author="刘全" w:date="2021-12-03T12:06:00Z">
        <w:r w:rsidDel="00D97ABC">
          <w:rPr>
            <w:rFonts w:hint="eastAsia"/>
          </w:rPr>
          <w:t>资源化处理</w:t>
        </w:r>
        <w:r w:rsidDel="00D97ABC">
          <w:t>场站</w:t>
        </w:r>
        <w:r w:rsidDel="00D97ABC">
          <w:rPr>
            <w:rFonts w:hint="eastAsia"/>
          </w:rPr>
          <w:t>描述</w:t>
        </w:r>
      </w:moveFrom>
    </w:p>
    <w:moveFromRangeEnd w:id="1402"/>
    <w:p w14:paraId="7E798D11" w14:textId="508297F1" w:rsidR="00B44426" w:rsidRDefault="00B44426">
      <w:pPr>
        <w:pStyle w:val="4"/>
        <w:rPr>
          <w:ins w:id="1404" w:author="刘全" w:date="2021-12-03T12:06:00Z"/>
        </w:rPr>
        <w:pPrChange w:id="1405" w:author="刘全" w:date="2021-12-03T12:06:00Z">
          <w:pPr/>
        </w:pPrChange>
      </w:pPr>
      <w:r>
        <w:rPr>
          <w:rFonts w:hint="eastAsia"/>
        </w:rPr>
        <w:t>料性</w:t>
      </w:r>
      <w:r>
        <w:t>转换</w:t>
      </w:r>
      <w:r>
        <w:rPr>
          <w:rFonts w:hint="eastAsia"/>
        </w:rPr>
        <w:t>及其</w:t>
      </w:r>
      <w:r>
        <w:t>资源消耗描述</w:t>
      </w:r>
    </w:p>
    <w:p w14:paraId="444D39A8" w14:textId="10BF6894" w:rsidR="00D97ABC" w:rsidRDefault="00D97ABC">
      <w:pPr>
        <w:rPr>
          <w:ins w:id="1406" w:author="刘全" w:date="2021-12-03T12:07:00Z"/>
        </w:rPr>
        <w:pPrChange w:id="1407" w:author="刘全" w:date="2021-12-03T12:07:00Z">
          <w:pPr>
            <w:pStyle w:val="3"/>
            <w:tabs>
              <w:tab w:val="num" w:pos="1080"/>
            </w:tabs>
            <w:spacing w:line="360" w:lineRule="auto"/>
            <w:textAlignment w:val="auto"/>
          </w:pPr>
        </w:pPrChange>
      </w:pPr>
      <w:ins w:id="1408" w:author="刘全" w:date="2021-12-03T12:07:00Z">
        <w:r>
          <w:rPr>
            <w:rFonts w:hint="eastAsia"/>
          </w:rPr>
          <w:t>（</w:t>
        </w:r>
        <w:r>
          <w:fldChar w:fldCharType="begin"/>
        </w:r>
        <w:r>
          <w:rPr>
            <w:rFonts w:hint="eastAsia"/>
          </w:rPr>
          <w:instrText>seq</w:instrText>
        </w:r>
        <w:r>
          <w:instrText xml:space="preserve">  </w:instrText>
        </w:r>
        <w:r>
          <w:rPr>
            <w:rFonts w:hint="eastAsia"/>
          </w:rPr>
          <w:instrText>序号</w:instrText>
        </w:r>
        <w:r>
          <w:rPr>
            <w:rFonts w:hint="eastAsia"/>
          </w:rPr>
          <w:instrText xml:space="preserve"> \</w:instrText>
        </w:r>
        <w:r>
          <w:instrText xml:space="preserve">s 1 \s 2 \s 3 \s 4 </w:instrText>
        </w:r>
        <w:r>
          <w:fldChar w:fldCharType="separate"/>
        </w:r>
        <w:r>
          <w:rPr>
            <w:noProof/>
          </w:rPr>
          <w:t>6</w:t>
        </w:r>
        <w:r>
          <w:fldChar w:fldCharType="end"/>
        </w:r>
        <w:r>
          <w:rPr>
            <w:rFonts w:hint="eastAsia"/>
          </w:rPr>
          <w:t>）料性转换</w:t>
        </w:r>
      </w:ins>
    </w:p>
    <w:p w14:paraId="61A9BCEB" w14:textId="77777777" w:rsidR="00D97ABC" w:rsidRDefault="00D97ABC" w:rsidP="00D97ABC">
      <w:pPr>
        <w:pStyle w:val="21"/>
        <w:ind w:firstLine="480"/>
        <w:rPr>
          <w:ins w:id="1409" w:author="刘全" w:date="2021-12-03T12:07:00Z"/>
        </w:rPr>
      </w:pPr>
      <w:ins w:id="1410" w:author="刘全" w:date="2021-12-03T12:07:00Z">
        <w:r>
          <w:rPr>
            <w:rFonts w:hint="eastAsia"/>
          </w:rPr>
          <w:t>料性转换即物料经过分类或加工后性质的转换。举例说明，根据地质资料可以预测，“右岸缆机平台石方开挖”开挖</w:t>
        </w:r>
        <w:r>
          <w:rPr>
            <w:rFonts w:hint="eastAsia"/>
          </w:rPr>
          <w:t>1.0</w:t>
        </w:r>
        <w:r>
          <w:rPr>
            <w:rFonts w:hint="eastAsia"/>
          </w:rPr>
          <w:t>自然方可以分解得到“隐</w:t>
        </w:r>
        <w:r>
          <w:rPr>
            <w:rFonts w:hint="eastAsia"/>
          </w:rPr>
          <w:t>-</w:t>
        </w:r>
        <w:r>
          <w:rPr>
            <w:rFonts w:hint="eastAsia"/>
          </w:rPr>
          <w:t>微晶岩可用料”</w:t>
        </w:r>
        <w:r>
          <w:rPr>
            <w:rFonts w:hint="eastAsia"/>
          </w:rPr>
          <w:t>0.1957</w:t>
        </w:r>
        <w:r>
          <w:rPr>
            <w:rFonts w:hint="eastAsia"/>
          </w:rPr>
          <w:t>方和“弃石料”</w:t>
        </w:r>
        <w:r>
          <w:rPr>
            <w:rFonts w:hint="eastAsia"/>
          </w:rPr>
          <w:t>0.8043</w:t>
        </w:r>
        <w:r>
          <w:rPr>
            <w:rFonts w:hint="eastAsia"/>
          </w:rPr>
          <w:t>方，为了说明物料转换方向和转换分组，所以将原始物料置于“组”</w:t>
        </w:r>
        <w:r>
          <w:rPr>
            <w:rFonts w:hint="eastAsia"/>
          </w:rPr>
          <w:t>1</w:t>
        </w:r>
        <w:r>
          <w:rPr>
            <w:rFonts w:hint="eastAsia"/>
          </w:rPr>
          <w:t>中，而转换后的物料置于“组”</w:t>
        </w:r>
        <w:r>
          <w:rPr>
            <w:rFonts w:hint="eastAsia"/>
          </w:rPr>
          <w:t>0</w:t>
        </w:r>
        <w:r>
          <w:rPr>
            <w:rFonts w:hint="eastAsia"/>
          </w:rPr>
          <w:t>中，见</w:t>
        </w:r>
        <w:r>
          <w:fldChar w:fldCharType="begin"/>
        </w:r>
        <w:r>
          <w:instrText xml:space="preserve"> REF </w:instrText>
        </w:r>
        <w:r>
          <w:rPr>
            <w:rFonts w:hint="eastAsia"/>
          </w:rPr>
          <w:instrText>料性转换基本单元示例</w:instrText>
        </w:r>
        <w:r>
          <w:rPr>
            <w:rFonts w:hint="eastAsia"/>
          </w:rPr>
          <w:instrText xml:space="preserve"> \h</w:instrText>
        </w:r>
        <w:r>
          <w:instrText xml:space="preserve"> </w:instrText>
        </w:r>
      </w:ins>
      <w:ins w:id="1411" w:author="刘全" w:date="2021-12-03T12:07:00Z">
        <w:r>
          <w:fldChar w:fldCharType="separate"/>
        </w:r>
        <w:r>
          <w:rPr>
            <w:rFonts w:hint="eastAsia"/>
          </w:rPr>
          <w:t>表</w:t>
        </w:r>
        <w:r>
          <w:rPr>
            <w:noProof/>
          </w:rPr>
          <w:t>5</w:t>
        </w:r>
        <w:r w:rsidRPr="00BC6B0D">
          <w:t>.</w:t>
        </w:r>
        <w:r>
          <w:rPr>
            <w:noProof/>
          </w:rPr>
          <w:t>3</w:t>
        </w:r>
        <w:r>
          <w:fldChar w:fldCharType="end"/>
        </w:r>
        <w:r>
          <w:rPr>
            <w:rFonts w:hint="eastAsia"/>
          </w:rPr>
          <w:t>。本例从开挖后物料利用分解的角度说明料性转换。</w:t>
        </w:r>
      </w:ins>
    </w:p>
    <w:p w14:paraId="47C169DF" w14:textId="77777777" w:rsidR="00D97ABC" w:rsidRPr="0060205C" w:rsidRDefault="00D97ABC" w:rsidP="00D97ABC">
      <w:pPr>
        <w:pStyle w:val="ae"/>
        <w:rPr>
          <w:ins w:id="1412" w:author="刘全" w:date="2021-12-03T12:07:00Z"/>
        </w:rPr>
      </w:pPr>
      <w:ins w:id="1413" w:author="刘全" w:date="2021-12-03T12:07:00Z">
        <w:r>
          <w:rPr>
            <w:rFonts w:hint="eastAsia"/>
          </w:rPr>
          <w:lastRenderedPageBreak/>
          <w:t>表</w:t>
        </w:r>
        <w:r w:rsidRPr="00BC6B0D">
          <w:fldChar w:fldCharType="begin"/>
        </w:r>
        <w:r w:rsidRPr="00BC6B0D">
          <w:instrText xml:space="preserve"> STYLEREF 1 \s </w:instrText>
        </w:r>
        <w:r w:rsidRPr="00BC6B0D">
          <w:fldChar w:fldCharType="separate"/>
        </w:r>
        <w:r>
          <w:rPr>
            <w:noProof/>
          </w:rPr>
          <w:t>5</w:t>
        </w:r>
        <w:r w:rsidRPr="00BC6B0D">
          <w:fldChar w:fldCharType="end"/>
        </w:r>
        <w:r w:rsidRPr="00BC6B0D">
          <w:t>.</w:t>
        </w:r>
        <w:r w:rsidRPr="00BC6B0D">
          <w:fldChar w:fldCharType="begin"/>
        </w:r>
        <w:r w:rsidRPr="00BC6B0D">
          <w:instrText xml:space="preserve"> SEQ </w:instrText>
        </w:r>
        <w:r>
          <w:rPr>
            <w:rFonts w:hint="eastAsia"/>
          </w:rPr>
          <w:instrText>表</w:instrText>
        </w:r>
        <w:r w:rsidRPr="00BC6B0D">
          <w:rPr>
            <w:rFonts w:hint="eastAsia"/>
          </w:rPr>
          <w:instrText xml:space="preserve"> \* ARABIC \s 1</w:instrText>
        </w:r>
        <w:r w:rsidRPr="00BC6B0D">
          <w:instrText xml:space="preserve"> </w:instrText>
        </w:r>
        <w:r w:rsidRPr="00BC6B0D">
          <w:fldChar w:fldCharType="separate"/>
        </w:r>
        <w:r>
          <w:rPr>
            <w:noProof/>
          </w:rPr>
          <w:t>3</w:t>
        </w:r>
        <w:r w:rsidRPr="00BC6B0D">
          <w:fldChar w:fldCharType="end"/>
        </w:r>
        <w:r w:rsidRPr="00BC6B0D">
          <w:rPr>
            <w:rFonts w:hint="eastAsia"/>
          </w:rPr>
          <w:tab/>
        </w:r>
        <w:r>
          <w:rPr>
            <w:rFonts w:hint="eastAsia"/>
          </w:rPr>
          <w:t>料性转换基本单元示例</w:t>
        </w:r>
      </w:ins>
    </w:p>
    <w:tbl>
      <w:tblPr>
        <w:tblStyle w:val="af1"/>
        <w:tblW w:w="7699" w:type="dxa"/>
        <w:jc w:val="center"/>
        <w:tblLook w:val="01E0" w:firstRow="1" w:lastRow="1" w:firstColumn="1" w:lastColumn="1" w:noHBand="0" w:noVBand="0"/>
      </w:tblPr>
      <w:tblGrid>
        <w:gridCol w:w="2916"/>
        <w:gridCol w:w="3494"/>
        <w:gridCol w:w="426"/>
        <w:gridCol w:w="863"/>
      </w:tblGrid>
      <w:tr w:rsidR="00D97ABC" w14:paraId="28091330" w14:textId="77777777" w:rsidTr="00EF6B70">
        <w:trPr>
          <w:trHeight w:val="255"/>
          <w:jc w:val="center"/>
          <w:ins w:id="1414" w:author="刘全" w:date="2021-12-03T12:07:00Z"/>
        </w:trPr>
        <w:tc>
          <w:tcPr>
            <w:tcW w:w="2916" w:type="dxa"/>
            <w:noWrap/>
          </w:tcPr>
          <w:p w14:paraId="62077C6E" w14:textId="77777777" w:rsidR="00D97ABC" w:rsidRDefault="00D97ABC">
            <w:pPr>
              <w:pStyle w:val="af"/>
              <w:ind w:firstLineChars="0"/>
              <w:rPr>
                <w:ins w:id="1415" w:author="刘全" w:date="2021-12-03T12:07:00Z"/>
              </w:rPr>
              <w:pPrChange w:id="1416" w:author="刘全" w:date="2021-12-03T12:08:00Z">
                <w:pPr>
                  <w:pStyle w:val="af"/>
                  <w:ind w:firstLine="420"/>
                </w:pPr>
              </w:pPrChange>
            </w:pPr>
            <w:ins w:id="1417" w:author="刘全" w:date="2021-12-03T12:07:00Z">
              <w:r>
                <w:rPr>
                  <w:rFonts w:hint="eastAsia"/>
                </w:rPr>
                <w:t>料性转换名</w:t>
              </w:r>
            </w:ins>
          </w:p>
        </w:tc>
        <w:tc>
          <w:tcPr>
            <w:tcW w:w="3494" w:type="dxa"/>
            <w:noWrap/>
          </w:tcPr>
          <w:p w14:paraId="543D81CB" w14:textId="77777777" w:rsidR="00D97ABC" w:rsidRDefault="00D97ABC">
            <w:pPr>
              <w:pStyle w:val="af"/>
              <w:ind w:firstLineChars="0"/>
              <w:rPr>
                <w:ins w:id="1418" w:author="刘全" w:date="2021-12-03T12:07:00Z"/>
              </w:rPr>
              <w:pPrChange w:id="1419" w:author="刘全" w:date="2021-12-03T12:08:00Z">
                <w:pPr>
                  <w:pStyle w:val="af"/>
                  <w:ind w:firstLine="420"/>
                </w:pPr>
              </w:pPrChange>
            </w:pPr>
            <w:ins w:id="1420" w:author="刘全" w:date="2021-12-03T12:07:00Z">
              <w:r>
                <w:rPr>
                  <w:rFonts w:hint="eastAsia"/>
                </w:rPr>
                <w:t>料性名</w:t>
              </w:r>
            </w:ins>
          </w:p>
        </w:tc>
        <w:tc>
          <w:tcPr>
            <w:tcW w:w="426" w:type="dxa"/>
            <w:noWrap/>
          </w:tcPr>
          <w:p w14:paraId="56A92FEC" w14:textId="77777777" w:rsidR="00D97ABC" w:rsidRDefault="00D97ABC">
            <w:pPr>
              <w:pStyle w:val="af"/>
              <w:ind w:firstLineChars="0"/>
              <w:rPr>
                <w:ins w:id="1421" w:author="刘全" w:date="2021-12-03T12:07:00Z"/>
              </w:rPr>
              <w:pPrChange w:id="1422" w:author="刘全" w:date="2021-12-03T12:08:00Z">
                <w:pPr>
                  <w:pStyle w:val="af"/>
                  <w:ind w:firstLine="420"/>
                </w:pPr>
              </w:pPrChange>
            </w:pPr>
            <w:ins w:id="1423" w:author="刘全" w:date="2021-12-03T12:07:00Z">
              <w:r>
                <w:rPr>
                  <w:rFonts w:hint="eastAsia"/>
                </w:rPr>
                <w:t>组</w:t>
              </w:r>
            </w:ins>
          </w:p>
        </w:tc>
        <w:tc>
          <w:tcPr>
            <w:tcW w:w="863" w:type="dxa"/>
            <w:noWrap/>
          </w:tcPr>
          <w:p w14:paraId="33A04F25" w14:textId="77777777" w:rsidR="00D97ABC" w:rsidRDefault="00D97ABC">
            <w:pPr>
              <w:pStyle w:val="af"/>
              <w:ind w:firstLineChars="0"/>
              <w:rPr>
                <w:ins w:id="1424" w:author="刘全" w:date="2021-12-03T12:07:00Z"/>
              </w:rPr>
              <w:pPrChange w:id="1425" w:author="刘全" w:date="2021-12-03T12:08:00Z">
                <w:pPr>
                  <w:pStyle w:val="af"/>
                  <w:ind w:firstLine="420"/>
                </w:pPr>
              </w:pPrChange>
            </w:pPr>
            <w:ins w:id="1426" w:author="刘全" w:date="2021-12-03T12:07:00Z">
              <w:r>
                <w:rPr>
                  <w:rFonts w:hint="eastAsia"/>
                </w:rPr>
                <w:t>比例</w:t>
              </w:r>
            </w:ins>
          </w:p>
        </w:tc>
      </w:tr>
      <w:tr w:rsidR="00D97ABC" w14:paraId="47A22CFA" w14:textId="77777777" w:rsidTr="00EF6B70">
        <w:trPr>
          <w:trHeight w:val="255"/>
          <w:jc w:val="center"/>
          <w:ins w:id="1427" w:author="刘全" w:date="2021-12-03T12:07:00Z"/>
        </w:trPr>
        <w:tc>
          <w:tcPr>
            <w:tcW w:w="2916" w:type="dxa"/>
            <w:vMerge w:val="restart"/>
            <w:noWrap/>
          </w:tcPr>
          <w:p w14:paraId="7F31DC9E" w14:textId="77777777" w:rsidR="00D97ABC" w:rsidRDefault="00D97ABC">
            <w:pPr>
              <w:pStyle w:val="af"/>
              <w:ind w:firstLineChars="0"/>
              <w:rPr>
                <w:ins w:id="1428" w:author="刘全" w:date="2021-12-03T12:07:00Z"/>
                <w:rFonts w:ascii="宋体" w:hAnsi="宋体"/>
              </w:rPr>
              <w:pPrChange w:id="1429" w:author="刘全" w:date="2021-12-03T12:08:00Z">
                <w:pPr>
                  <w:pStyle w:val="af"/>
                  <w:ind w:firstLine="420"/>
                </w:pPr>
              </w:pPrChange>
            </w:pPr>
            <w:ins w:id="1430" w:author="刘全" w:date="2021-12-03T12:07:00Z">
              <w:r>
                <w:rPr>
                  <w:rFonts w:hint="eastAsia"/>
                </w:rPr>
                <w:t>右岸缆机平台石方开挖转换</w:t>
              </w:r>
            </w:ins>
          </w:p>
          <w:p w14:paraId="36E9A4D7" w14:textId="77777777" w:rsidR="00D97ABC" w:rsidRDefault="00D97ABC">
            <w:pPr>
              <w:pStyle w:val="af"/>
              <w:ind w:firstLineChars="0"/>
              <w:rPr>
                <w:ins w:id="1431" w:author="刘全" w:date="2021-12-03T12:07:00Z"/>
                <w:rFonts w:ascii="宋体" w:hAnsi="宋体"/>
              </w:rPr>
              <w:pPrChange w:id="1432" w:author="刘全" w:date="2021-12-03T12:08:00Z">
                <w:pPr>
                  <w:pStyle w:val="af"/>
                  <w:ind w:firstLine="420"/>
                </w:pPr>
              </w:pPrChange>
            </w:pPr>
            <w:ins w:id="1433" w:author="刘全" w:date="2021-12-03T12:07:00Z">
              <w:r>
                <w:rPr>
                  <w:rFonts w:hint="eastAsia"/>
                </w:rPr>
                <w:t>510020020</w:t>
              </w:r>
            </w:ins>
          </w:p>
        </w:tc>
        <w:tc>
          <w:tcPr>
            <w:tcW w:w="3494" w:type="dxa"/>
            <w:noWrap/>
          </w:tcPr>
          <w:p w14:paraId="3C65A74B" w14:textId="77777777" w:rsidR="00D97ABC" w:rsidRDefault="00D97ABC">
            <w:pPr>
              <w:pStyle w:val="af"/>
              <w:ind w:firstLineChars="0"/>
              <w:rPr>
                <w:ins w:id="1434" w:author="刘全" w:date="2021-12-03T12:07:00Z"/>
                <w:rFonts w:ascii="宋体" w:hAnsi="宋体"/>
              </w:rPr>
              <w:pPrChange w:id="1435" w:author="刘全" w:date="2021-12-03T12:08:00Z">
                <w:pPr>
                  <w:pStyle w:val="af"/>
                  <w:ind w:firstLine="420"/>
                </w:pPr>
              </w:pPrChange>
            </w:pPr>
            <w:ins w:id="1436" w:author="刘全" w:date="2021-12-03T12:07:00Z">
              <w:r>
                <w:rPr>
                  <w:rFonts w:hint="eastAsia"/>
                </w:rPr>
                <w:t>右岸缆机平台石方开挖</w:t>
              </w:r>
              <w:r>
                <w:rPr>
                  <w:rFonts w:hint="eastAsia"/>
                </w:rPr>
                <w:t>500050020</w:t>
              </w:r>
            </w:ins>
          </w:p>
        </w:tc>
        <w:tc>
          <w:tcPr>
            <w:tcW w:w="426" w:type="dxa"/>
            <w:noWrap/>
          </w:tcPr>
          <w:p w14:paraId="22CFC443" w14:textId="77777777" w:rsidR="00D97ABC" w:rsidRDefault="00D97ABC">
            <w:pPr>
              <w:pStyle w:val="af"/>
              <w:ind w:firstLineChars="0"/>
              <w:rPr>
                <w:ins w:id="1437" w:author="刘全" w:date="2021-12-03T12:07:00Z"/>
                <w:rFonts w:ascii="宋体" w:hAnsi="宋体"/>
              </w:rPr>
              <w:pPrChange w:id="1438" w:author="刘全" w:date="2021-12-03T12:08:00Z">
                <w:pPr>
                  <w:pStyle w:val="af"/>
                  <w:ind w:firstLine="420"/>
                </w:pPr>
              </w:pPrChange>
            </w:pPr>
            <w:ins w:id="1439" w:author="刘全" w:date="2021-12-03T12:07:00Z">
              <w:r>
                <w:rPr>
                  <w:rFonts w:hint="eastAsia"/>
                </w:rPr>
                <w:t>1</w:t>
              </w:r>
            </w:ins>
          </w:p>
        </w:tc>
        <w:tc>
          <w:tcPr>
            <w:tcW w:w="863" w:type="dxa"/>
            <w:noWrap/>
          </w:tcPr>
          <w:p w14:paraId="17A8F3EB" w14:textId="77777777" w:rsidR="00D97ABC" w:rsidRDefault="00D97ABC">
            <w:pPr>
              <w:pStyle w:val="af"/>
              <w:ind w:firstLineChars="0"/>
              <w:rPr>
                <w:ins w:id="1440" w:author="刘全" w:date="2021-12-03T12:07:00Z"/>
                <w:rFonts w:ascii="宋体" w:hAnsi="宋体"/>
              </w:rPr>
              <w:pPrChange w:id="1441" w:author="刘全" w:date="2021-12-03T12:08:00Z">
                <w:pPr>
                  <w:pStyle w:val="af"/>
                  <w:ind w:firstLine="420"/>
                </w:pPr>
              </w:pPrChange>
            </w:pPr>
            <w:ins w:id="1442" w:author="刘全" w:date="2021-12-03T12:07:00Z">
              <w:r>
                <w:rPr>
                  <w:rFonts w:hint="eastAsia"/>
                </w:rPr>
                <w:t>1.0000</w:t>
              </w:r>
            </w:ins>
          </w:p>
        </w:tc>
      </w:tr>
      <w:tr w:rsidR="00D97ABC" w14:paraId="63A679FB" w14:textId="77777777" w:rsidTr="00EF6B70">
        <w:trPr>
          <w:trHeight w:val="255"/>
          <w:jc w:val="center"/>
          <w:ins w:id="1443" w:author="刘全" w:date="2021-12-03T12:07:00Z"/>
        </w:trPr>
        <w:tc>
          <w:tcPr>
            <w:tcW w:w="2916" w:type="dxa"/>
            <w:vMerge/>
            <w:noWrap/>
          </w:tcPr>
          <w:p w14:paraId="33A44BE9" w14:textId="77777777" w:rsidR="00D97ABC" w:rsidRDefault="00D97ABC">
            <w:pPr>
              <w:pStyle w:val="af"/>
              <w:ind w:firstLineChars="0"/>
              <w:rPr>
                <w:ins w:id="1444" w:author="刘全" w:date="2021-12-03T12:07:00Z"/>
                <w:rFonts w:ascii="宋体" w:hAnsi="宋体"/>
              </w:rPr>
              <w:pPrChange w:id="1445" w:author="刘全" w:date="2021-12-03T12:08:00Z">
                <w:pPr>
                  <w:pStyle w:val="af"/>
                  <w:ind w:firstLine="420"/>
                </w:pPr>
              </w:pPrChange>
            </w:pPr>
          </w:p>
        </w:tc>
        <w:tc>
          <w:tcPr>
            <w:tcW w:w="3494" w:type="dxa"/>
            <w:noWrap/>
          </w:tcPr>
          <w:p w14:paraId="4101025C" w14:textId="77777777" w:rsidR="00D97ABC" w:rsidRDefault="00D97ABC">
            <w:pPr>
              <w:pStyle w:val="af"/>
              <w:ind w:firstLineChars="0"/>
              <w:rPr>
                <w:ins w:id="1446" w:author="刘全" w:date="2021-12-03T12:07:00Z"/>
                <w:rFonts w:ascii="宋体" w:hAnsi="宋体"/>
              </w:rPr>
              <w:pPrChange w:id="1447" w:author="刘全" w:date="2021-12-03T12:08:00Z">
                <w:pPr>
                  <w:pStyle w:val="af"/>
                  <w:ind w:firstLine="420"/>
                </w:pPr>
              </w:pPrChange>
            </w:pPr>
            <w:ins w:id="1448" w:author="刘全" w:date="2021-12-03T12:07:00Z">
              <w:r>
                <w:rPr>
                  <w:rFonts w:hint="eastAsia"/>
                </w:rPr>
                <w:t>隐</w:t>
              </w:r>
              <w:r>
                <w:rPr>
                  <w:rFonts w:hint="eastAsia"/>
                </w:rPr>
                <w:t>-</w:t>
              </w:r>
              <w:r>
                <w:rPr>
                  <w:rFonts w:hint="eastAsia"/>
                </w:rPr>
                <w:t>微晶岩可用料</w:t>
              </w:r>
              <w:r>
                <w:rPr>
                  <w:rFonts w:hint="eastAsia"/>
                </w:rPr>
                <w:t>500020011</w:t>
              </w:r>
            </w:ins>
          </w:p>
        </w:tc>
        <w:tc>
          <w:tcPr>
            <w:tcW w:w="426" w:type="dxa"/>
            <w:noWrap/>
          </w:tcPr>
          <w:p w14:paraId="5EC45FA8" w14:textId="77777777" w:rsidR="00D97ABC" w:rsidRDefault="00D97ABC">
            <w:pPr>
              <w:pStyle w:val="af"/>
              <w:ind w:firstLineChars="0"/>
              <w:rPr>
                <w:ins w:id="1449" w:author="刘全" w:date="2021-12-03T12:07:00Z"/>
                <w:rFonts w:ascii="宋体" w:hAnsi="宋体"/>
              </w:rPr>
              <w:pPrChange w:id="1450" w:author="刘全" w:date="2021-12-03T12:08:00Z">
                <w:pPr>
                  <w:pStyle w:val="af"/>
                  <w:ind w:firstLine="420"/>
                </w:pPr>
              </w:pPrChange>
            </w:pPr>
            <w:ins w:id="1451" w:author="刘全" w:date="2021-12-03T12:07:00Z">
              <w:r>
                <w:rPr>
                  <w:rFonts w:hint="eastAsia"/>
                </w:rPr>
                <w:t>0</w:t>
              </w:r>
            </w:ins>
          </w:p>
        </w:tc>
        <w:tc>
          <w:tcPr>
            <w:tcW w:w="863" w:type="dxa"/>
            <w:noWrap/>
          </w:tcPr>
          <w:p w14:paraId="2E96A0E0" w14:textId="77777777" w:rsidR="00D97ABC" w:rsidRDefault="00D97ABC">
            <w:pPr>
              <w:pStyle w:val="af"/>
              <w:ind w:firstLineChars="0"/>
              <w:rPr>
                <w:ins w:id="1452" w:author="刘全" w:date="2021-12-03T12:07:00Z"/>
                <w:rFonts w:ascii="宋体" w:hAnsi="宋体"/>
              </w:rPr>
              <w:pPrChange w:id="1453" w:author="刘全" w:date="2021-12-03T12:08:00Z">
                <w:pPr>
                  <w:pStyle w:val="af"/>
                  <w:ind w:firstLine="420"/>
                </w:pPr>
              </w:pPrChange>
            </w:pPr>
            <w:ins w:id="1454" w:author="刘全" w:date="2021-12-03T12:07:00Z">
              <w:r>
                <w:rPr>
                  <w:rFonts w:hint="eastAsia"/>
                </w:rPr>
                <w:t>0.1957</w:t>
              </w:r>
            </w:ins>
          </w:p>
        </w:tc>
      </w:tr>
      <w:tr w:rsidR="00D97ABC" w14:paraId="77491E70" w14:textId="77777777" w:rsidTr="00EF6B70">
        <w:trPr>
          <w:trHeight w:val="255"/>
          <w:jc w:val="center"/>
          <w:ins w:id="1455" w:author="刘全" w:date="2021-12-03T12:07:00Z"/>
        </w:trPr>
        <w:tc>
          <w:tcPr>
            <w:tcW w:w="2916" w:type="dxa"/>
            <w:vMerge/>
            <w:noWrap/>
          </w:tcPr>
          <w:p w14:paraId="04A26C67" w14:textId="77777777" w:rsidR="00D97ABC" w:rsidRDefault="00D97ABC">
            <w:pPr>
              <w:pStyle w:val="af"/>
              <w:ind w:firstLineChars="0"/>
              <w:rPr>
                <w:ins w:id="1456" w:author="刘全" w:date="2021-12-03T12:07:00Z"/>
                <w:rFonts w:ascii="宋体" w:hAnsi="宋体"/>
              </w:rPr>
              <w:pPrChange w:id="1457" w:author="刘全" w:date="2021-12-03T12:08:00Z">
                <w:pPr>
                  <w:pStyle w:val="af"/>
                  <w:ind w:firstLine="420"/>
                </w:pPr>
              </w:pPrChange>
            </w:pPr>
          </w:p>
        </w:tc>
        <w:tc>
          <w:tcPr>
            <w:tcW w:w="3494" w:type="dxa"/>
            <w:noWrap/>
          </w:tcPr>
          <w:p w14:paraId="66255334" w14:textId="77777777" w:rsidR="00D97ABC" w:rsidRDefault="00D97ABC">
            <w:pPr>
              <w:pStyle w:val="af"/>
              <w:ind w:firstLineChars="0"/>
              <w:rPr>
                <w:ins w:id="1458" w:author="刘全" w:date="2021-12-03T12:07:00Z"/>
                <w:rFonts w:ascii="宋体" w:hAnsi="宋体"/>
              </w:rPr>
              <w:pPrChange w:id="1459" w:author="刘全" w:date="2021-12-03T12:08:00Z">
                <w:pPr>
                  <w:pStyle w:val="af"/>
                  <w:ind w:firstLine="420"/>
                </w:pPr>
              </w:pPrChange>
            </w:pPr>
            <w:ins w:id="1460" w:author="刘全" w:date="2021-12-03T12:07:00Z">
              <w:r>
                <w:rPr>
                  <w:rFonts w:hint="eastAsia"/>
                </w:rPr>
                <w:t>弃石料</w:t>
              </w:r>
              <w:r>
                <w:rPr>
                  <w:rFonts w:hint="eastAsia"/>
                </w:rPr>
                <w:t>500030020</w:t>
              </w:r>
            </w:ins>
          </w:p>
        </w:tc>
        <w:tc>
          <w:tcPr>
            <w:tcW w:w="426" w:type="dxa"/>
            <w:noWrap/>
          </w:tcPr>
          <w:p w14:paraId="40F5DD0A" w14:textId="77777777" w:rsidR="00D97ABC" w:rsidRDefault="00D97ABC">
            <w:pPr>
              <w:pStyle w:val="af"/>
              <w:ind w:firstLineChars="0"/>
              <w:rPr>
                <w:ins w:id="1461" w:author="刘全" w:date="2021-12-03T12:07:00Z"/>
                <w:rFonts w:ascii="宋体" w:hAnsi="宋体"/>
              </w:rPr>
              <w:pPrChange w:id="1462" w:author="刘全" w:date="2021-12-03T12:08:00Z">
                <w:pPr>
                  <w:pStyle w:val="af"/>
                  <w:ind w:firstLine="420"/>
                </w:pPr>
              </w:pPrChange>
            </w:pPr>
            <w:ins w:id="1463" w:author="刘全" w:date="2021-12-03T12:07:00Z">
              <w:r>
                <w:rPr>
                  <w:rFonts w:hint="eastAsia"/>
                </w:rPr>
                <w:t>0</w:t>
              </w:r>
            </w:ins>
          </w:p>
        </w:tc>
        <w:tc>
          <w:tcPr>
            <w:tcW w:w="863" w:type="dxa"/>
            <w:noWrap/>
          </w:tcPr>
          <w:p w14:paraId="332D98BB" w14:textId="77777777" w:rsidR="00D97ABC" w:rsidRDefault="00D97ABC">
            <w:pPr>
              <w:pStyle w:val="af"/>
              <w:ind w:firstLineChars="0"/>
              <w:rPr>
                <w:ins w:id="1464" w:author="刘全" w:date="2021-12-03T12:07:00Z"/>
                <w:rFonts w:ascii="宋体" w:hAnsi="宋体"/>
              </w:rPr>
              <w:pPrChange w:id="1465" w:author="刘全" w:date="2021-12-03T12:08:00Z">
                <w:pPr>
                  <w:pStyle w:val="af"/>
                  <w:ind w:firstLine="420"/>
                </w:pPr>
              </w:pPrChange>
            </w:pPr>
            <w:ins w:id="1466" w:author="刘全" w:date="2021-12-03T12:07:00Z">
              <w:r>
                <w:rPr>
                  <w:rFonts w:hint="eastAsia"/>
                </w:rPr>
                <w:t>0.8043</w:t>
              </w:r>
            </w:ins>
          </w:p>
        </w:tc>
      </w:tr>
    </w:tbl>
    <w:p w14:paraId="4B21AD17" w14:textId="77777777" w:rsidR="00D97ABC" w:rsidRDefault="00D97ABC" w:rsidP="00D97ABC">
      <w:pPr>
        <w:pStyle w:val="21"/>
        <w:ind w:firstLine="480"/>
        <w:rPr>
          <w:ins w:id="1467" w:author="刘全" w:date="2021-12-03T12:07:00Z"/>
        </w:rPr>
      </w:pPr>
      <w:ins w:id="1468" w:author="刘全" w:date="2021-12-03T12:07:00Z">
        <w:r>
          <w:rPr>
            <w:rFonts w:hint="eastAsia"/>
          </w:rPr>
          <w:t>由于料性转换存在一对多的关系，因此将料性转换的说明分别存储于“转换描述”和“料性转换”两个表中。</w:t>
        </w:r>
      </w:ins>
    </w:p>
    <w:p w14:paraId="65FA35AD" w14:textId="77777777" w:rsidR="00D97ABC" w:rsidRPr="0060205C" w:rsidRDefault="00D97ABC" w:rsidP="00D97ABC">
      <w:pPr>
        <w:pStyle w:val="ae"/>
        <w:rPr>
          <w:ins w:id="1469" w:author="刘全" w:date="2021-12-03T12:07:00Z"/>
        </w:rPr>
      </w:pPr>
      <w:ins w:id="1470" w:author="刘全" w:date="2021-12-03T12:07:00Z">
        <w:r>
          <w:rPr>
            <w:rFonts w:hint="eastAsia"/>
          </w:rPr>
          <w:t>表</w:t>
        </w:r>
        <w:r w:rsidRPr="00BC6B0D">
          <w:fldChar w:fldCharType="begin"/>
        </w:r>
        <w:r w:rsidRPr="00BC6B0D">
          <w:instrText xml:space="preserve"> STYLEREF 1 \s </w:instrText>
        </w:r>
        <w:r w:rsidRPr="00BC6B0D">
          <w:fldChar w:fldCharType="separate"/>
        </w:r>
        <w:r>
          <w:rPr>
            <w:noProof/>
          </w:rPr>
          <w:t>5</w:t>
        </w:r>
        <w:r w:rsidRPr="00BC6B0D">
          <w:fldChar w:fldCharType="end"/>
        </w:r>
        <w:r w:rsidRPr="00BC6B0D">
          <w:t>.</w:t>
        </w:r>
        <w:r w:rsidRPr="00BC6B0D">
          <w:fldChar w:fldCharType="begin"/>
        </w:r>
        <w:r w:rsidRPr="00BC6B0D">
          <w:instrText xml:space="preserve"> SEQ </w:instrText>
        </w:r>
        <w:r>
          <w:rPr>
            <w:rFonts w:hint="eastAsia"/>
          </w:rPr>
          <w:instrText>表</w:instrText>
        </w:r>
        <w:r w:rsidRPr="00BC6B0D">
          <w:rPr>
            <w:rFonts w:hint="eastAsia"/>
          </w:rPr>
          <w:instrText xml:space="preserve"> \* ARABIC \s 1</w:instrText>
        </w:r>
        <w:r w:rsidRPr="00BC6B0D">
          <w:instrText xml:space="preserve"> </w:instrText>
        </w:r>
        <w:r w:rsidRPr="00BC6B0D">
          <w:fldChar w:fldCharType="separate"/>
        </w:r>
        <w:r>
          <w:rPr>
            <w:noProof/>
          </w:rPr>
          <w:t>4</w:t>
        </w:r>
        <w:r w:rsidRPr="00BC6B0D">
          <w:fldChar w:fldCharType="end"/>
        </w:r>
        <w:r w:rsidRPr="00BC6B0D">
          <w:rPr>
            <w:rFonts w:hint="eastAsia"/>
          </w:rPr>
          <w:tab/>
        </w:r>
        <w:r>
          <w:rPr>
            <w:rFonts w:hint="eastAsia"/>
          </w:rPr>
          <w:t>“转换描述”表的部分内容</w:t>
        </w:r>
      </w:ins>
    </w:p>
    <w:tbl>
      <w:tblPr>
        <w:tblStyle w:val="af1"/>
        <w:tblW w:w="5317" w:type="dxa"/>
        <w:jc w:val="center"/>
        <w:tblLook w:val="01E0" w:firstRow="1" w:lastRow="1" w:firstColumn="1" w:lastColumn="1" w:noHBand="0" w:noVBand="0"/>
      </w:tblPr>
      <w:tblGrid>
        <w:gridCol w:w="1161"/>
        <w:gridCol w:w="2920"/>
        <w:gridCol w:w="1236"/>
      </w:tblGrid>
      <w:tr w:rsidR="00D97ABC" w14:paraId="27FCDFB3" w14:textId="77777777" w:rsidTr="00EF6B70">
        <w:trPr>
          <w:trHeight w:val="255"/>
          <w:jc w:val="center"/>
          <w:ins w:id="1471" w:author="刘全" w:date="2021-12-03T12:07:00Z"/>
        </w:trPr>
        <w:tc>
          <w:tcPr>
            <w:tcW w:w="1161" w:type="dxa"/>
            <w:noWrap/>
          </w:tcPr>
          <w:p w14:paraId="4AEA2462" w14:textId="77777777" w:rsidR="00D97ABC" w:rsidRDefault="00D97ABC">
            <w:pPr>
              <w:pStyle w:val="af"/>
              <w:ind w:firstLineChars="0"/>
              <w:rPr>
                <w:ins w:id="1472" w:author="刘全" w:date="2021-12-03T12:07:00Z"/>
                <w:rFonts w:ascii="宋体" w:hAnsi="宋体"/>
              </w:rPr>
              <w:pPrChange w:id="1473" w:author="刘全" w:date="2021-12-03T12:08:00Z">
                <w:pPr>
                  <w:pStyle w:val="af"/>
                  <w:ind w:firstLine="420"/>
                </w:pPr>
              </w:pPrChange>
            </w:pPr>
            <w:ins w:id="1474" w:author="刘全" w:date="2021-12-03T12:07:00Z">
              <w:r>
                <w:rPr>
                  <w:rFonts w:hint="eastAsia"/>
                </w:rPr>
                <w:t>编号</w:t>
              </w:r>
            </w:ins>
          </w:p>
        </w:tc>
        <w:tc>
          <w:tcPr>
            <w:tcW w:w="2920" w:type="dxa"/>
            <w:noWrap/>
          </w:tcPr>
          <w:p w14:paraId="1382AB15" w14:textId="77777777" w:rsidR="00D97ABC" w:rsidRDefault="00D97ABC">
            <w:pPr>
              <w:pStyle w:val="af"/>
              <w:ind w:firstLineChars="0"/>
              <w:rPr>
                <w:ins w:id="1475" w:author="刘全" w:date="2021-12-03T12:07:00Z"/>
                <w:rFonts w:ascii="宋体" w:hAnsi="宋体"/>
              </w:rPr>
              <w:pPrChange w:id="1476" w:author="刘全" w:date="2021-12-03T12:08:00Z">
                <w:pPr>
                  <w:pStyle w:val="af"/>
                  <w:ind w:firstLine="420"/>
                </w:pPr>
              </w:pPrChange>
            </w:pPr>
            <w:ins w:id="1477" w:author="刘全" w:date="2021-12-03T12:07:00Z">
              <w:r>
                <w:rPr>
                  <w:rFonts w:hint="eastAsia"/>
                </w:rPr>
                <w:t>名称</w:t>
              </w:r>
            </w:ins>
          </w:p>
        </w:tc>
        <w:tc>
          <w:tcPr>
            <w:tcW w:w="1236" w:type="dxa"/>
            <w:noWrap/>
          </w:tcPr>
          <w:p w14:paraId="16E9F230" w14:textId="77777777" w:rsidR="00D97ABC" w:rsidRDefault="00D97ABC">
            <w:pPr>
              <w:pStyle w:val="af"/>
              <w:ind w:firstLineChars="0"/>
              <w:rPr>
                <w:ins w:id="1478" w:author="刘全" w:date="2021-12-03T12:07:00Z"/>
                <w:rFonts w:ascii="宋体" w:hAnsi="宋体"/>
              </w:rPr>
              <w:pPrChange w:id="1479" w:author="刘全" w:date="2021-12-03T12:08:00Z">
                <w:pPr>
                  <w:pStyle w:val="af"/>
                  <w:ind w:firstLine="420"/>
                </w:pPr>
              </w:pPrChange>
            </w:pPr>
            <w:ins w:id="1480" w:author="刘全" w:date="2021-12-03T12:07:00Z">
              <w:r>
                <w:rPr>
                  <w:rFonts w:hint="eastAsia"/>
                </w:rPr>
                <w:t>就地转换</w:t>
              </w:r>
            </w:ins>
          </w:p>
        </w:tc>
      </w:tr>
      <w:tr w:rsidR="00D97ABC" w14:paraId="0BF5D465" w14:textId="77777777" w:rsidTr="00EF6B70">
        <w:trPr>
          <w:trHeight w:val="255"/>
          <w:jc w:val="center"/>
          <w:ins w:id="1481" w:author="刘全" w:date="2021-12-03T12:07:00Z"/>
        </w:trPr>
        <w:tc>
          <w:tcPr>
            <w:tcW w:w="0" w:type="auto"/>
            <w:noWrap/>
          </w:tcPr>
          <w:p w14:paraId="2B1E9BB6" w14:textId="77777777" w:rsidR="00D97ABC" w:rsidRDefault="00D97ABC">
            <w:pPr>
              <w:pStyle w:val="af"/>
              <w:ind w:firstLineChars="0"/>
              <w:rPr>
                <w:ins w:id="1482" w:author="刘全" w:date="2021-12-03T12:07:00Z"/>
                <w:rFonts w:ascii="宋体" w:hAnsi="宋体"/>
              </w:rPr>
              <w:pPrChange w:id="1483" w:author="刘全" w:date="2021-12-03T12:08:00Z">
                <w:pPr>
                  <w:pStyle w:val="af"/>
                  <w:ind w:firstLine="420"/>
                </w:pPr>
              </w:pPrChange>
            </w:pPr>
            <w:ins w:id="1484" w:author="刘全" w:date="2021-12-03T12:07:00Z">
              <w:r>
                <w:rPr>
                  <w:rFonts w:hint="eastAsia"/>
                </w:rPr>
                <w:t>510010010</w:t>
              </w:r>
            </w:ins>
          </w:p>
        </w:tc>
        <w:tc>
          <w:tcPr>
            <w:tcW w:w="0" w:type="auto"/>
            <w:noWrap/>
          </w:tcPr>
          <w:p w14:paraId="50486C1C" w14:textId="77777777" w:rsidR="00D97ABC" w:rsidRDefault="00D97ABC">
            <w:pPr>
              <w:pStyle w:val="af"/>
              <w:ind w:firstLineChars="0"/>
              <w:rPr>
                <w:ins w:id="1485" w:author="刘全" w:date="2021-12-03T12:07:00Z"/>
                <w:rFonts w:ascii="宋体" w:hAnsi="宋体"/>
              </w:rPr>
              <w:pPrChange w:id="1486" w:author="刘全" w:date="2021-12-03T12:08:00Z">
                <w:pPr>
                  <w:pStyle w:val="af"/>
                  <w:ind w:firstLine="420"/>
                </w:pPr>
              </w:pPrChange>
            </w:pPr>
            <w:ins w:id="1487" w:author="刘全" w:date="2021-12-03T12:07:00Z">
              <w:r>
                <w:rPr>
                  <w:rFonts w:hint="eastAsia"/>
                </w:rPr>
                <w:t>土料处理</w:t>
              </w:r>
            </w:ins>
          </w:p>
        </w:tc>
        <w:tc>
          <w:tcPr>
            <w:tcW w:w="1236" w:type="dxa"/>
            <w:noWrap/>
          </w:tcPr>
          <w:p w14:paraId="05684398" w14:textId="77777777" w:rsidR="00D97ABC" w:rsidRDefault="00D97ABC">
            <w:pPr>
              <w:pStyle w:val="af"/>
              <w:ind w:firstLineChars="0"/>
              <w:rPr>
                <w:ins w:id="1488" w:author="刘全" w:date="2021-12-03T12:07:00Z"/>
                <w:rFonts w:ascii="宋体" w:hAnsi="宋体"/>
              </w:rPr>
              <w:pPrChange w:id="1489" w:author="刘全" w:date="2021-12-03T12:08:00Z">
                <w:pPr>
                  <w:pStyle w:val="af"/>
                  <w:ind w:firstLine="420"/>
                </w:pPr>
              </w:pPrChange>
            </w:pPr>
            <w:ins w:id="1490" w:author="刘全" w:date="2021-12-03T12:07:00Z">
              <w:r>
                <w:rPr>
                  <w:rFonts w:hint="eastAsia"/>
                </w:rPr>
                <w:t>TRUE</w:t>
              </w:r>
            </w:ins>
          </w:p>
        </w:tc>
      </w:tr>
      <w:tr w:rsidR="00D97ABC" w14:paraId="7944482B" w14:textId="77777777" w:rsidTr="00EF6B70">
        <w:trPr>
          <w:trHeight w:val="255"/>
          <w:jc w:val="center"/>
          <w:ins w:id="1491" w:author="刘全" w:date="2021-12-03T12:07:00Z"/>
        </w:trPr>
        <w:tc>
          <w:tcPr>
            <w:tcW w:w="0" w:type="auto"/>
            <w:noWrap/>
          </w:tcPr>
          <w:p w14:paraId="70E1E6AD" w14:textId="77777777" w:rsidR="00D97ABC" w:rsidRDefault="00D97ABC">
            <w:pPr>
              <w:pStyle w:val="af"/>
              <w:ind w:firstLineChars="0"/>
              <w:rPr>
                <w:ins w:id="1492" w:author="刘全" w:date="2021-12-03T12:07:00Z"/>
                <w:rFonts w:ascii="宋体" w:hAnsi="宋体"/>
              </w:rPr>
              <w:pPrChange w:id="1493" w:author="刘全" w:date="2021-12-03T12:08:00Z">
                <w:pPr>
                  <w:pStyle w:val="af"/>
                  <w:ind w:firstLine="420"/>
                </w:pPr>
              </w:pPrChange>
            </w:pPr>
            <w:ins w:id="1494" w:author="刘全" w:date="2021-12-03T12:07:00Z">
              <w:r>
                <w:rPr>
                  <w:rFonts w:hint="eastAsia"/>
                </w:rPr>
                <w:t>510020010</w:t>
              </w:r>
            </w:ins>
          </w:p>
        </w:tc>
        <w:tc>
          <w:tcPr>
            <w:tcW w:w="0" w:type="auto"/>
            <w:noWrap/>
          </w:tcPr>
          <w:p w14:paraId="255B7FB3" w14:textId="77777777" w:rsidR="00D97ABC" w:rsidRDefault="00D97ABC">
            <w:pPr>
              <w:pStyle w:val="af"/>
              <w:ind w:firstLineChars="0"/>
              <w:rPr>
                <w:ins w:id="1495" w:author="刘全" w:date="2021-12-03T12:07:00Z"/>
                <w:rFonts w:ascii="宋体" w:hAnsi="宋体"/>
              </w:rPr>
              <w:pPrChange w:id="1496" w:author="刘全" w:date="2021-12-03T12:08:00Z">
                <w:pPr>
                  <w:pStyle w:val="af"/>
                  <w:ind w:firstLine="420"/>
                </w:pPr>
              </w:pPrChange>
            </w:pPr>
            <w:ins w:id="1497" w:author="刘全" w:date="2021-12-03T12:07:00Z">
              <w:r>
                <w:rPr>
                  <w:rFonts w:hint="eastAsia"/>
                </w:rPr>
                <w:t>左岸缆机平台石方开挖转换</w:t>
              </w:r>
            </w:ins>
          </w:p>
        </w:tc>
        <w:tc>
          <w:tcPr>
            <w:tcW w:w="1236" w:type="dxa"/>
            <w:noWrap/>
          </w:tcPr>
          <w:p w14:paraId="423EAB74" w14:textId="77777777" w:rsidR="00D97ABC" w:rsidRDefault="00D97ABC">
            <w:pPr>
              <w:pStyle w:val="af"/>
              <w:ind w:firstLineChars="0"/>
              <w:rPr>
                <w:ins w:id="1498" w:author="刘全" w:date="2021-12-03T12:07:00Z"/>
                <w:rFonts w:ascii="宋体" w:hAnsi="宋体"/>
              </w:rPr>
              <w:pPrChange w:id="1499" w:author="刘全" w:date="2021-12-03T12:08:00Z">
                <w:pPr>
                  <w:pStyle w:val="af"/>
                  <w:ind w:firstLine="420"/>
                </w:pPr>
              </w:pPrChange>
            </w:pPr>
            <w:ins w:id="1500" w:author="刘全" w:date="2021-12-03T12:07:00Z">
              <w:r>
                <w:rPr>
                  <w:rFonts w:hint="eastAsia"/>
                </w:rPr>
                <w:t>TRUE</w:t>
              </w:r>
            </w:ins>
          </w:p>
        </w:tc>
      </w:tr>
      <w:tr w:rsidR="00D97ABC" w14:paraId="7530D2E3" w14:textId="77777777" w:rsidTr="00EF6B70">
        <w:trPr>
          <w:trHeight w:val="255"/>
          <w:jc w:val="center"/>
          <w:ins w:id="1501" w:author="刘全" w:date="2021-12-03T12:07:00Z"/>
        </w:trPr>
        <w:tc>
          <w:tcPr>
            <w:tcW w:w="0" w:type="auto"/>
            <w:noWrap/>
          </w:tcPr>
          <w:p w14:paraId="4B91A151" w14:textId="77777777" w:rsidR="00D97ABC" w:rsidRDefault="00D97ABC">
            <w:pPr>
              <w:pStyle w:val="af"/>
              <w:ind w:firstLineChars="0"/>
              <w:rPr>
                <w:ins w:id="1502" w:author="刘全" w:date="2021-12-03T12:07:00Z"/>
                <w:rFonts w:ascii="宋体" w:hAnsi="宋体"/>
              </w:rPr>
              <w:pPrChange w:id="1503" w:author="刘全" w:date="2021-12-03T12:08:00Z">
                <w:pPr>
                  <w:pStyle w:val="af"/>
                  <w:ind w:firstLine="420"/>
                </w:pPr>
              </w:pPrChange>
            </w:pPr>
            <w:ins w:id="1504" w:author="刘全" w:date="2021-12-03T12:07:00Z">
              <w:r>
                <w:rPr>
                  <w:rFonts w:hint="eastAsia"/>
                </w:rPr>
                <w:t>510020020</w:t>
              </w:r>
            </w:ins>
          </w:p>
        </w:tc>
        <w:tc>
          <w:tcPr>
            <w:tcW w:w="0" w:type="auto"/>
            <w:noWrap/>
          </w:tcPr>
          <w:p w14:paraId="2CE67878" w14:textId="77777777" w:rsidR="00D97ABC" w:rsidRDefault="00D97ABC">
            <w:pPr>
              <w:pStyle w:val="af"/>
              <w:ind w:firstLineChars="0"/>
              <w:rPr>
                <w:ins w:id="1505" w:author="刘全" w:date="2021-12-03T12:07:00Z"/>
                <w:rFonts w:ascii="宋体" w:hAnsi="宋体"/>
              </w:rPr>
              <w:pPrChange w:id="1506" w:author="刘全" w:date="2021-12-03T12:08:00Z">
                <w:pPr>
                  <w:pStyle w:val="af"/>
                  <w:ind w:firstLine="420"/>
                </w:pPr>
              </w:pPrChange>
            </w:pPr>
            <w:ins w:id="1507" w:author="刘全" w:date="2021-12-03T12:07:00Z">
              <w:r>
                <w:rPr>
                  <w:rFonts w:hint="eastAsia"/>
                </w:rPr>
                <w:t>右岸缆机平台石方开挖转换</w:t>
              </w:r>
            </w:ins>
          </w:p>
        </w:tc>
        <w:tc>
          <w:tcPr>
            <w:tcW w:w="1236" w:type="dxa"/>
            <w:noWrap/>
          </w:tcPr>
          <w:p w14:paraId="20A8577B" w14:textId="77777777" w:rsidR="00D97ABC" w:rsidRDefault="00D97ABC">
            <w:pPr>
              <w:pStyle w:val="af"/>
              <w:ind w:firstLineChars="0"/>
              <w:rPr>
                <w:ins w:id="1508" w:author="刘全" w:date="2021-12-03T12:07:00Z"/>
                <w:rFonts w:ascii="宋体" w:hAnsi="宋体"/>
              </w:rPr>
              <w:pPrChange w:id="1509" w:author="刘全" w:date="2021-12-03T12:08:00Z">
                <w:pPr>
                  <w:pStyle w:val="af"/>
                  <w:ind w:firstLine="420"/>
                </w:pPr>
              </w:pPrChange>
            </w:pPr>
            <w:ins w:id="1510" w:author="刘全" w:date="2021-12-03T12:07:00Z">
              <w:r>
                <w:rPr>
                  <w:rFonts w:hint="eastAsia"/>
                </w:rPr>
                <w:t>TRUE</w:t>
              </w:r>
            </w:ins>
          </w:p>
        </w:tc>
      </w:tr>
    </w:tbl>
    <w:p w14:paraId="6D173A0F" w14:textId="77777777" w:rsidR="00D97ABC" w:rsidRDefault="00D97ABC" w:rsidP="00D97ABC">
      <w:pPr>
        <w:pStyle w:val="21"/>
        <w:ind w:firstLine="480"/>
        <w:rPr>
          <w:ins w:id="1511" w:author="刘全" w:date="2021-12-03T12:07:00Z"/>
        </w:rPr>
      </w:pPr>
      <w:ins w:id="1512" w:author="刘全" w:date="2021-12-03T12:07:00Z">
        <w:r>
          <w:rPr>
            <w:rFonts w:hint="eastAsia"/>
          </w:rPr>
          <w:t>“转换描述”为主表说明料性转换的名称和转换的条件是就地转换还是需要专门的施工工厂进行。“料性转换”表为从表，说明各个料性的转换比例。</w:t>
        </w:r>
      </w:ins>
    </w:p>
    <w:p w14:paraId="2F1B4B5C" w14:textId="77777777" w:rsidR="00D97ABC" w:rsidRPr="0060205C" w:rsidRDefault="00D97ABC" w:rsidP="00D97ABC">
      <w:pPr>
        <w:pStyle w:val="ae"/>
        <w:rPr>
          <w:ins w:id="1513" w:author="刘全" w:date="2021-12-03T12:07:00Z"/>
        </w:rPr>
      </w:pPr>
      <w:ins w:id="1514" w:author="刘全" w:date="2021-12-03T12:07:00Z">
        <w:r>
          <w:rPr>
            <w:rFonts w:hint="eastAsia"/>
          </w:rPr>
          <w:t>表</w:t>
        </w:r>
        <w:r w:rsidRPr="00BC6B0D">
          <w:fldChar w:fldCharType="begin"/>
        </w:r>
        <w:r w:rsidRPr="00BC6B0D">
          <w:instrText xml:space="preserve"> STYLEREF 1 \s </w:instrText>
        </w:r>
        <w:r w:rsidRPr="00BC6B0D">
          <w:fldChar w:fldCharType="separate"/>
        </w:r>
        <w:r>
          <w:rPr>
            <w:noProof/>
          </w:rPr>
          <w:t>5</w:t>
        </w:r>
        <w:r w:rsidRPr="00BC6B0D">
          <w:fldChar w:fldCharType="end"/>
        </w:r>
        <w:r w:rsidRPr="00BC6B0D">
          <w:t>.</w:t>
        </w:r>
        <w:r w:rsidRPr="00BC6B0D">
          <w:fldChar w:fldCharType="begin"/>
        </w:r>
        <w:r w:rsidRPr="00BC6B0D">
          <w:instrText xml:space="preserve"> SEQ </w:instrText>
        </w:r>
        <w:r>
          <w:rPr>
            <w:rFonts w:hint="eastAsia"/>
          </w:rPr>
          <w:instrText>表</w:instrText>
        </w:r>
        <w:r w:rsidRPr="00BC6B0D">
          <w:rPr>
            <w:rFonts w:hint="eastAsia"/>
          </w:rPr>
          <w:instrText xml:space="preserve"> \* ARABIC \s 1</w:instrText>
        </w:r>
        <w:r w:rsidRPr="00BC6B0D">
          <w:instrText xml:space="preserve"> </w:instrText>
        </w:r>
        <w:r w:rsidRPr="00BC6B0D">
          <w:fldChar w:fldCharType="separate"/>
        </w:r>
        <w:r>
          <w:rPr>
            <w:noProof/>
          </w:rPr>
          <w:t>5</w:t>
        </w:r>
        <w:r w:rsidRPr="00BC6B0D">
          <w:fldChar w:fldCharType="end"/>
        </w:r>
        <w:r w:rsidRPr="00BC6B0D">
          <w:rPr>
            <w:rFonts w:hint="eastAsia"/>
          </w:rPr>
          <w:tab/>
        </w:r>
        <w:r>
          <w:rPr>
            <w:rFonts w:hint="eastAsia"/>
          </w:rPr>
          <w:t>“料性转换”表的部分内容</w:t>
        </w:r>
      </w:ins>
    </w:p>
    <w:tbl>
      <w:tblPr>
        <w:tblStyle w:val="af1"/>
        <w:tblW w:w="6068" w:type="dxa"/>
        <w:jc w:val="center"/>
        <w:tblLook w:val="01E0" w:firstRow="1" w:lastRow="1" w:firstColumn="1" w:lastColumn="1" w:noHBand="0" w:noVBand="0"/>
      </w:tblPr>
      <w:tblGrid>
        <w:gridCol w:w="846"/>
        <w:gridCol w:w="1581"/>
        <w:gridCol w:w="1581"/>
        <w:gridCol w:w="846"/>
        <w:gridCol w:w="1214"/>
      </w:tblGrid>
      <w:tr w:rsidR="00D97ABC" w14:paraId="4B765160" w14:textId="77777777" w:rsidTr="00D97ABC">
        <w:trPr>
          <w:trHeight w:val="255"/>
          <w:jc w:val="center"/>
          <w:ins w:id="1515" w:author="刘全" w:date="2021-12-03T12:07:00Z"/>
        </w:trPr>
        <w:tc>
          <w:tcPr>
            <w:tcW w:w="846" w:type="dxa"/>
            <w:noWrap/>
          </w:tcPr>
          <w:p w14:paraId="4526D047" w14:textId="77777777" w:rsidR="00D97ABC" w:rsidRDefault="00D97ABC">
            <w:pPr>
              <w:pStyle w:val="af"/>
              <w:ind w:firstLineChars="0"/>
              <w:rPr>
                <w:ins w:id="1516" w:author="刘全" w:date="2021-12-03T12:07:00Z"/>
                <w:rFonts w:ascii="宋体" w:hAnsi="宋体"/>
              </w:rPr>
              <w:pPrChange w:id="1517" w:author="刘全" w:date="2021-12-03T12:08:00Z">
                <w:pPr>
                  <w:pStyle w:val="af"/>
                  <w:ind w:firstLine="420"/>
                </w:pPr>
              </w:pPrChange>
            </w:pPr>
            <w:ins w:id="1518" w:author="刘全" w:date="2021-12-03T12:07:00Z">
              <w:r>
                <w:rPr>
                  <w:rFonts w:hint="eastAsia"/>
                </w:rPr>
                <w:t>编号</w:t>
              </w:r>
            </w:ins>
          </w:p>
        </w:tc>
        <w:tc>
          <w:tcPr>
            <w:tcW w:w="1581" w:type="dxa"/>
            <w:noWrap/>
          </w:tcPr>
          <w:p w14:paraId="7D11150C" w14:textId="77777777" w:rsidR="00D97ABC" w:rsidRDefault="00D97ABC">
            <w:pPr>
              <w:pStyle w:val="af"/>
              <w:ind w:firstLineChars="0"/>
              <w:rPr>
                <w:ins w:id="1519" w:author="刘全" w:date="2021-12-03T12:07:00Z"/>
                <w:rFonts w:ascii="宋体" w:hAnsi="宋体"/>
              </w:rPr>
              <w:pPrChange w:id="1520" w:author="刘全" w:date="2021-12-03T12:08:00Z">
                <w:pPr>
                  <w:pStyle w:val="af"/>
                  <w:ind w:firstLine="420"/>
                </w:pPr>
              </w:pPrChange>
            </w:pPr>
            <w:ins w:id="1521" w:author="刘全" w:date="2021-12-03T12:07:00Z">
              <w:r>
                <w:rPr>
                  <w:rFonts w:hint="eastAsia"/>
                </w:rPr>
                <w:t>转换号</w:t>
              </w:r>
            </w:ins>
          </w:p>
        </w:tc>
        <w:tc>
          <w:tcPr>
            <w:tcW w:w="1581" w:type="dxa"/>
            <w:noWrap/>
          </w:tcPr>
          <w:p w14:paraId="136164B9" w14:textId="77777777" w:rsidR="00D97ABC" w:rsidRDefault="00D97ABC">
            <w:pPr>
              <w:pStyle w:val="af"/>
              <w:ind w:firstLineChars="0"/>
              <w:rPr>
                <w:ins w:id="1522" w:author="刘全" w:date="2021-12-03T12:07:00Z"/>
                <w:rFonts w:ascii="宋体" w:hAnsi="宋体"/>
              </w:rPr>
              <w:pPrChange w:id="1523" w:author="刘全" w:date="2021-12-03T12:08:00Z">
                <w:pPr>
                  <w:pStyle w:val="af"/>
                  <w:ind w:firstLine="420"/>
                </w:pPr>
              </w:pPrChange>
            </w:pPr>
            <w:ins w:id="1524" w:author="刘全" w:date="2021-12-03T12:07:00Z">
              <w:r>
                <w:rPr>
                  <w:rFonts w:hint="eastAsia"/>
                </w:rPr>
                <w:t>料性号</w:t>
              </w:r>
            </w:ins>
          </w:p>
        </w:tc>
        <w:tc>
          <w:tcPr>
            <w:tcW w:w="846" w:type="dxa"/>
            <w:noWrap/>
          </w:tcPr>
          <w:p w14:paraId="1A61CE53" w14:textId="77777777" w:rsidR="00D97ABC" w:rsidRDefault="00D97ABC">
            <w:pPr>
              <w:pStyle w:val="af"/>
              <w:ind w:firstLineChars="0"/>
              <w:rPr>
                <w:ins w:id="1525" w:author="刘全" w:date="2021-12-03T12:07:00Z"/>
                <w:rFonts w:ascii="宋体" w:hAnsi="宋体"/>
              </w:rPr>
              <w:pPrChange w:id="1526" w:author="刘全" w:date="2021-12-03T12:08:00Z">
                <w:pPr>
                  <w:pStyle w:val="af"/>
                  <w:ind w:firstLine="420"/>
                </w:pPr>
              </w:pPrChange>
            </w:pPr>
            <w:ins w:id="1527" w:author="刘全" w:date="2021-12-03T12:07:00Z">
              <w:r>
                <w:rPr>
                  <w:rFonts w:hint="eastAsia"/>
                </w:rPr>
                <w:t>组</w:t>
              </w:r>
            </w:ins>
          </w:p>
        </w:tc>
        <w:tc>
          <w:tcPr>
            <w:tcW w:w="1214" w:type="dxa"/>
            <w:noWrap/>
          </w:tcPr>
          <w:p w14:paraId="3534F3B6" w14:textId="77777777" w:rsidR="00D97ABC" w:rsidRDefault="00D97ABC">
            <w:pPr>
              <w:pStyle w:val="af"/>
              <w:ind w:firstLineChars="0"/>
              <w:rPr>
                <w:ins w:id="1528" w:author="刘全" w:date="2021-12-03T12:07:00Z"/>
                <w:rFonts w:ascii="宋体" w:hAnsi="宋体"/>
              </w:rPr>
              <w:pPrChange w:id="1529" w:author="刘全" w:date="2021-12-03T12:08:00Z">
                <w:pPr>
                  <w:pStyle w:val="af"/>
                  <w:ind w:firstLine="420"/>
                </w:pPr>
              </w:pPrChange>
            </w:pPr>
            <w:ins w:id="1530" w:author="刘全" w:date="2021-12-03T12:07:00Z">
              <w:r>
                <w:rPr>
                  <w:rFonts w:hint="eastAsia"/>
                </w:rPr>
                <w:t>比例</w:t>
              </w:r>
            </w:ins>
          </w:p>
        </w:tc>
      </w:tr>
      <w:tr w:rsidR="00D97ABC" w14:paraId="7FFDD98E" w14:textId="77777777" w:rsidTr="00D97ABC">
        <w:trPr>
          <w:trHeight w:val="255"/>
          <w:jc w:val="center"/>
          <w:ins w:id="1531" w:author="刘全" w:date="2021-12-03T12:07:00Z"/>
        </w:trPr>
        <w:tc>
          <w:tcPr>
            <w:tcW w:w="846" w:type="dxa"/>
            <w:noWrap/>
          </w:tcPr>
          <w:p w14:paraId="151CBBED" w14:textId="77777777" w:rsidR="00D97ABC" w:rsidRDefault="00D97ABC">
            <w:pPr>
              <w:pStyle w:val="af"/>
              <w:ind w:firstLineChars="0"/>
              <w:rPr>
                <w:ins w:id="1532" w:author="刘全" w:date="2021-12-03T12:07:00Z"/>
                <w:rFonts w:ascii="宋体" w:hAnsi="宋体"/>
              </w:rPr>
              <w:pPrChange w:id="1533" w:author="刘全" w:date="2021-12-03T12:08:00Z">
                <w:pPr>
                  <w:pStyle w:val="af"/>
                  <w:ind w:firstLine="420"/>
                </w:pPr>
              </w:pPrChange>
            </w:pPr>
            <w:ins w:id="1534" w:author="刘全" w:date="2021-12-03T12:07:00Z">
              <w:r>
                <w:rPr>
                  <w:rFonts w:hint="eastAsia"/>
                </w:rPr>
                <w:t>1</w:t>
              </w:r>
            </w:ins>
          </w:p>
        </w:tc>
        <w:tc>
          <w:tcPr>
            <w:tcW w:w="1581" w:type="dxa"/>
            <w:noWrap/>
          </w:tcPr>
          <w:p w14:paraId="0A6223BB" w14:textId="77777777" w:rsidR="00D97ABC" w:rsidRDefault="00D97ABC">
            <w:pPr>
              <w:pStyle w:val="af"/>
              <w:ind w:firstLineChars="0"/>
              <w:rPr>
                <w:ins w:id="1535" w:author="刘全" w:date="2021-12-03T12:07:00Z"/>
                <w:rFonts w:ascii="宋体" w:hAnsi="宋体"/>
              </w:rPr>
              <w:pPrChange w:id="1536" w:author="刘全" w:date="2021-12-03T12:08:00Z">
                <w:pPr>
                  <w:pStyle w:val="af"/>
                  <w:ind w:firstLine="420"/>
                </w:pPr>
              </w:pPrChange>
            </w:pPr>
            <w:ins w:id="1537" w:author="刘全" w:date="2021-12-03T12:07:00Z">
              <w:r>
                <w:rPr>
                  <w:rFonts w:hint="eastAsia"/>
                </w:rPr>
                <w:t>510010010</w:t>
              </w:r>
            </w:ins>
          </w:p>
        </w:tc>
        <w:tc>
          <w:tcPr>
            <w:tcW w:w="1581" w:type="dxa"/>
            <w:noWrap/>
          </w:tcPr>
          <w:p w14:paraId="72016BFC" w14:textId="77777777" w:rsidR="00D97ABC" w:rsidRDefault="00D97ABC">
            <w:pPr>
              <w:pStyle w:val="af"/>
              <w:ind w:firstLineChars="0"/>
              <w:rPr>
                <w:ins w:id="1538" w:author="刘全" w:date="2021-12-03T12:07:00Z"/>
                <w:rFonts w:ascii="宋体" w:hAnsi="宋体"/>
              </w:rPr>
              <w:pPrChange w:id="1539" w:author="刘全" w:date="2021-12-03T12:08:00Z">
                <w:pPr>
                  <w:pStyle w:val="af"/>
                  <w:ind w:firstLine="420"/>
                </w:pPr>
              </w:pPrChange>
            </w:pPr>
            <w:ins w:id="1540" w:author="刘全" w:date="2021-12-03T12:07:00Z">
              <w:r>
                <w:rPr>
                  <w:rFonts w:hint="eastAsia"/>
                </w:rPr>
                <w:t>500010010</w:t>
              </w:r>
            </w:ins>
          </w:p>
        </w:tc>
        <w:tc>
          <w:tcPr>
            <w:tcW w:w="846" w:type="dxa"/>
            <w:noWrap/>
          </w:tcPr>
          <w:p w14:paraId="3B98A572" w14:textId="77777777" w:rsidR="00D97ABC" w:rsidRDefault="00D97ABC">
            <w:pPr>
              <w:pStyle w:val="af"/>
              <w:ind w:firstLineChars="0"/>
              <w:rPr>
                <w:ins w:id="1541" w:author="刘全" w:date="2021-12-03T12:07:00Z"/>
                <w:rFonts w:ascii="宋体" w:hAnsi="宋体"/>
              </w:rPr>
              <w:pPrChange w:id="1542" w:author="刘全" w:date="2021-12-03T12:08:00Z">
                <w:pPr>
                  <w:pStyle w:val="af"/>
                  <w:ind w:firstLine="420"/>
                </w:pPr>
              </w:pPrChange>
            </w:pPr>
            <w:ins w:id="1543" w:author="刘全" w:date="2021-12-03T12:07:00Z">
              <w:r>
                <w:rPr>
                  <w:rFonts w:hint="eastAsia"/>
                </w:rPr>
                <w:t>1</w:t>
              </w:r>
            </w:ins>
          </w:p>
        </w:tc>
        <w:tc>
          <w:tcPr>
            <w:tcW w:w="1214" w:type="dxa"/>
            <w:noWrap/>
          </w:tcPr>
          <w:p w14:paraId="6A0FECD7" w14:textId="77777777" w:rsidR="00D97ABC" w:rsidRDefault="00D97ABC">
            <w:pPr>
              <w:pStyle w:val="af"/>
              <w:ind w:firstLineChars="0"/>
              <w:rPr>
                <w:ins w:id="1544" w:author="刘全" w:date="2021-12-03T12:07:00Z"/>
                <w:rFonts w:ascii="宋体" w:hAnsi="宋体"/>
              </w:rPr>
              <w:pPrChange w:id="1545" w:author="刘全" w:date="2021-12-03T12:08:00Z">
                <w:pPr>
                  <w:pStyle w:val="af"/>
                  <w:ind w:firstLine="420"/>
                </w:pPr>
              </w:pPrChange>
            </w:pPr>
            <w:ins w:id="1546" w:author="刘全" w:date="2021-12-03T12:07:00Z">
              <w:r>
                <w:rPr>
                  <w:rFonts w:hint="eastAsia"/>
                </w:rPr>
                <w:t xml:space="preserve">1.0000 </w:t>
              </w:r>
            </w:ins>
          </w:p>
        </w:tc>
      </w:tr>
      <w:tr w:rsidR="00D97ABC" w14:paraId="45DBF430" w14:textId="77777777" w:rsidTr="00D97ABC">
        <w:trPr>
          <w:trHeight w:val="255"/>
          <w:jc w:val="center"/>
          <w:ins w:id="1547" w:author="刘全" w:date="2021-12-03T12:07:00Z"/>
        </w:trPr>
        <w:tc>
          <w:tcPr>
            <w:tcW w:w="846" w:type="dxa"/>
            <w:noWrap/>
          </w:tcPr>
          <w:p w14:paraId="48901A8A" w14:textId="77777777" w:rsidR="00D97ABC" w:rsidRDefault="00D97ABC">
            <w:pPr>
              <w:pStyle w:val="af"/>
              <w:ind w:firstLineChars="0"/>
              <w:rPr>
                <w:ins w:id="1548" w:author="刘全" w:date="2021-12-03T12:07:00Z"/>
                <w:rFonts w:ascii="宋体" w:hAnsi="宋体"/>
              </w:rPr>
              <w:pPrChange w:id="1549" w:author="刘全" w:date="2021-12-03T12:08:00Z">
                <w:pPr>
                  <w:pStyle w:val="af"/>
                  <w:ind w:firstLine="420"/>
                </w:pPr>
              </w:pPrChange>
            </w:pPr>
            <w:ins w:id="1550" w:author="刘全" w:date="2021-12-03T12:07:00Z">
              <w:r>
                <w:rPr>
                  <w:rFonts w:hint="eastAsia"/>
                </w:rPr>
                <w:t>2</w:t>
              </w:r>
            </w:ins>
          </w:p>
        </w:tc>
        <w:tc>
          <w:tcPr>
            <w:tcW w:w="1581" w:type="dxa"/>
            <w:noWrap/>
          </w:tcPr>
          <w:p w14:paraId="5B570702" w14:textId="77777777" w:rsidR="00D97ABC" w:rsidRDefault="00D97ABC">
            <w:pPr>
              <w:pStyle w:val="af"/>
              <w:ind w:firstLineChars="0"/>
              <w:rPr>
                <w:ins w:id="1551" w:author="刘全" w:date="2021-12-03T12:07:00Z"/>
                <w:rFonts w:ascii="宋体" w:hAnsi="宋体"/>
              </w:rPr>
              <w:pPrChange w:id="1552" w:author="刘全" w:date="2021-12-03T12:08:00Z">
                <w:pPr>
                  <w:pStyle w:val="af"/>
                  <w:ind w:firstLine="420"/>
                </w:pPr>
              </w:pPrChange>
            </w:pPr>
            <w:ins w:id="1553" w:author="刘全" w:date="2021-12-03T12:07:00Z">
              <w:r>
                <w:rPr>
                  <w:rFonts w:hint="eastAsia"/>
                </w:rPr>
                <w:t>510010010</w:t>
              </w:r>
            </w:ins>
          </w:p>
        </w:tc>
        <w:tc>
          <w:tcPr>
            <w:tcW w:w="1581" w:type="dxa"/>
            <w:noWrap/>
          </w:tcPr>
          <w:p w14:paraId="34B4C0A1" w14:textId="77777777" w:rsidR="00D97ABC" w:rsidRDefault="00D97ABC">
            <w:pPr>
              <w:pStyle w:val="af"/>
              <w:ind w:firstLineChars="0"/>
              <w:rPr>
                <w:ins w:id="1554" w:author="刘全" w:date="2021-12-03T12:07:00Z"/>
                <w:rFonts w:ascii="宋体" w:hAnsi="宋体"/>
              </w:rPr>
              <w:pPrChange w:id="1555" w:author="刘全" w:date="2021-12-03T12:08:00Z">
                <w:pPr>
                  <w:pStyle w:val="af"/>
                  <w:ind w:firstLine="420"/>
                </w:pPr>
              </w:pPrChange>
            </w:pPr>
            <w:ins w:id="1556" w:author="刘全" w:date="2021-12-03T12:07:00Z">
              <w:r>
                <w:rPr>
                  <w:rFonts w:hint="eastAsia"/>
                </w:rPr>
                <w:t>500030010</w:t>
              </w:r>
            </w:ins>
          </w:p>
        </w:tc>
        <w:tc>
          <w:tcPr>
            <w:tcW w:w="846" w:type="dxa"/>
            <w:noWrap/>
          </w:tcPr>
          <w:p w14:paraId="154E9F5B" w14:textId="77777777" w:rsidR="00D97ABC" w:rsidRDefault="00D97ABC">
            <w:pPr>
              <w:pStyle w:val="af"/>
              <w:ind w:firstLineChars="0"/>
              <w:rPr>
                <w:ins w:id="1557" w:author="刘全" w:date="2021-12-03T12:07:00Z"/>
                <w:rFonts w:ascii="宋体" w:hAnsi="宋体"/>
              </w:rPr>
              <w:pPrChange w:id="1558" w:author="刘全" w:date="2021-12-03T12:08:00Z">
                <w:pPr>
                  <w:pStyle w:val="af"/>
                  <w:ind w:firstLine="420"/>
                </w:pPr>
              </w:pPrChange>
            </w:pPr>
            <w:ins w:id="1559" w:author="刘全" w:date="2021-12-03T12:07:00Z">
              <w:r>
                <w:rPr>
                  <w:rFonts w:hint="eastAsia"/>
                </w:rPr>
                <w:t>0</w:t>
              </w:r>
            </w:ins>
          </w:p>
        </w:tc>
        <w:tc>
          <w:tcPr>
            <w:tcW w:w="1214" w:type="dxa"/>
            <w:noWrap/>
          </w:tcPr>
          <w:p w14:paraId="044428C0" w14:textId="77777777" w:rsidR="00D97ABC" w:rsidRDefault="00D97ABC">
            <w:pPr>
              <w:pStyle w:val="af"/>
              <w:ind w:firstLineChars="0"/>
              <w:rPr>
                <w:ins w:id="1560" w:author="刘全" w:date="2021-12-03T12:07:00Z"/>
                <w:rFonts w:ascii="宋体" w:hAnsi="宋体"/>
              </w:rPr>
              <w:pPrChange w:id="1561" w:author="刘全" w:date="2021-12-03T12:08:00Z">
                <w:pPr>
                  <w:pStyle w:val="af"/>
                  <w:ind w:firstLine="420"/>
                </w:pPr>
              </w:pPrChange>
            </w:pPr>
            <w:ins w:id="1562" w:author="刘全" w:date="2021-12-03T12:07:00Z">
              <w:r>
                <w:rPr>
                  <w:rFonts w:hint="eastAsia"/>
                </w:rPr>
                <w:t xml:space="preserve">1.0000 </w:t>
              </w:r>
            </w:ins>
          </w:p>
        </w:tc>
      </w:tr>
      <w:tr w:rsidR="00D97ABC" w14:paraId="7255AC08" w14:textId="77777777" w:rsidTr="00D97ABC">
        <w:trPr>
          <w:trHeight w:val="255"/>
          <w:jc w:val="center"/>
          <w:ins w:id="1563" w:author="刘全" w:date="2021-12-03T12:07:00Z"/>
        </w:trPr>
        <w:tc>
          <w:tcPr>
            <w:tcW w:w="846" w:type="dxa"/>
            <w:noWrap/>
          </w:tcPr>
          <w:p w14:paraId="2233B63F" w14:textId="77777777" w:rsidR="00D97ABC" w:rsidRDefault="00D97ABC">
            <w:pPr>
              <w:pStyle w:val="af"/>
              <w:ind w:firstLineChars="0"/>
              <w:rPr>
                <w:ins w:id="1564" w:author="刘全" w:date="2021-12-03T12:07:00Z"/>
                <w:rFonts w:ascii="宋体" w:hAnsi="宋体"/>
              </w:rPr>
              <w:pPrChange w:id="1565" w:author="刘全" w:date="2021-12-03T12:08:00Z">
                <w:pPr>
                  <w:pStyle w:val="af"/>
                  <w:ind w:firstLine="420"/>
                </w:pPr>
              </w:pPrChange>
            </w:pPr>
            <w:ins w:id="1566" w:author="刘全" w:date="2021-12-03T12:07:00Z">
              <w:r>
                <w:rPr>
                  <w:rFonts w:hint="eastAsia"/>
                </w:rPr>
                <w:t>3</w:t>
              </w:r>
            </w:ins>
          </w:p>
        </w:tc>
        <w:tc>
          <w:tcPr>
            <w:tcW w:w="1581" w:type="dxa"/>
            <w:noWrap/>
          </w:tcPr>
          <w:p w14:paraId="34E35C70" w14:textId="77777777" w:rsidR="00D97ABC" w:rsidRDefault="00D97ABC">
            <w:pPr>
              <w:pStyle w:val="af"/>
              <w:ind w:firstLineChars="0"/>
              <w:rPr>
                <w:ins w:id="1567" w:author="刘全" w:date="2021-12-03T12:07:00Z"/>
                <w:rFonts w:ascii="宋体" w:hAnsi="宋体"/>
              </w:rPr>
              <w:pPrChange w:id="1568" w:author="刘全" w:date="2021-12-03T12:08:00Z">
                <w:pPr>
                  <w:pStyle w:val="af"/>
                  <w:ind w:firstLine="420"/>
                </w:pPr>
              </w:pPrChange>
            </w:pPr>
            <w:ins w:id="1569" w:author="刘全" w:date="2021-12-03T12:07:00Z">
              <w:r>
                <w:rPr>
                  <w:rFonts w:hint="eastAsia"/>
                </w:rPr>
                <w:t>510020010</w:t>
              </w:r>
            </w:ins>
          </w:p>
        </w:tc>
        <w:tc>
          <w:tcPr>
            <w:tcW w:w="1581" w:type="dxa"/>
            <w:noWrap/>
          </w:tcPr>
          <w:p w14:paraId="115E0E74" w14:textId="77777777" w:rsidR="00D97ABC" w:rsidRDefault="00D97ABC">
            <w:pPr>
              <w:pStyle w:val="af"/>
              <w:ind w:firstLineChars="0"/>
              <w:rPr>
                <w:ins w:id="1570" w:author="刘全" w:date="2021-12-03T12:07:00Z"/>
                <w:rFonts w:ascii="宋体" w:hAnsi="宋体"/>
              </w:rPr>
              <w:pPrChange w:id="1571" w:author="刘全" w:date="2021-12-03T12:08:00Z">
                <w:pPr>
                  <w:pStyle w:val="af"/>
                  <w:ind w:firstLine="420"/>
                </w:pPr>
              </w:pPrChange>
            </w:pPr>
            <w:ins w:id="1572" w:author="刘全" w:date="2021-12-03T12:07:00Z">
              <w:r>
                <w:rPr>
                  <w:rFonts w:hint="eastAsia"/>
                </w:rPr>
                <w:t>500050010</w:t>
              </w:r>
            </w:ins>
          </w:p>
        </w:tc>
        <w:tc>
          <w:tcPr>
            <w:tcW w:w="846" w:type="dxa"/>
            <w:noWrap/>
          </w:tcPr>
          <w:p w14:paraId="605D42D8" w14:textId="77777777" w:rsidR="00D97ABC" w:rsidRDefault="00D97ABC">
            <w:pPr>
              <w:pStyle w:val="af"/>
              <w:ind w:firstLineChars="0"/>
              <w:rPr>
                <w:ins w:id="1573" w:author="刘全" w:date="2021-12-03T12:07:00Z"/>
                <w:rFonts w:ascii="宋体" w:hAnsi="宋体"/>
              </w:rPr>
              <w:pPrChange w:id="1574" w:author="刘全" w:date="2021-12-03T12:08:00Z">
                <w:pPr>
                  <w:pStyle w:val="af"/>
                  <w:ind w:firstLine="420"/>
                </w:pPr>
              </w:pPrChange>
            </w:pPr>
            <w:ins w:id="1575" w:author="刘全" w:date="2021-12-03T12:07:00Z">
              <w:r>
                <w:rPr>
                  <w:rFonts w:hint="eastAsia"/>
                </w:rPr>
                <w:t>1</w:t>
              </w:r>
            </w:ins>
          </w:p>
        </w:tc>
        <w:tc>
          <w:tcPr>
            <w:tcW w:w="1214" w:type="dxa"/>
            <w:noWrap/>
          </w:tcPr>
          <w:p w14:paraId="74DA35FA" w14:textId="77777777" w:rsidR="00D97ABC" w:rsidRDefault="00D97ABC">
            <w:pPr>
              <w:pStyle w:val="af"/>
              <w:ind w:firstLineChars="0"/>
              <w:rPr>
                <w:ins w:id="1576" w:author="刘全" w:date="2021-12-03T12:07:00Z"/>
                <w:rFonts w:ascii="宋体" w:hAnsi="宋体"/>
              </w:rPr>
              <w:pPrChange w:id="1577" w:author="刘全" w:date="2021-12-03T12:08:00Z">
                <w:pPr>
                  <w:pStyle w:val="af"/>
                  <w:ind w:firstLine="420"/>
                </w:pPr>
              </w:pPrChange>
            </w:pPr>
            <w:ins w:id="1578" w:author="刘全" w:date="2021-12-03T12:07:00Z">
              <w:r>
                <w:rPr>
                  <w:rFonts w:hint="eastAsia"/>
                </w:rPr>
                <w:t xml:space="preserve">1.0000 </w:t>
              </w:r>
            </w:ins>
          </w:p>
        </w:tc>
      </w:tr>
      <w:tr w:rsidR="00D97ABC" w14:paraId="40E3E265" w14:textId="77777777" w:rsidTr="00D97ABC">
        <w:trPr>
          <w:trHeight w:val="255"/>
          <w:jc w:val="center"/>
          <w:ins w:id="1579" w:author="刘全" w:date="2021-12-03T12:07:00Z"/>
        </w:trPr>
        <w:tc>
          <w:tcPr>
            <w:tcW w:w="846" w:type="dxa"/>
            <w:noWrap/>
          </w:tcPr>
          <w:p w14:paraId="5BB5A49E" w14:textId="77777777" w:rsidR="00D97ABC" w:rsidRDefault="00D97ABC">
            <w:pPr>
              <w:pStyle w:val="af"/>
              <w:ind w:firstLineChars="0"/>
              <w:rPr>
                <w:ins w:id="1580" w:author="刘全" w:date="2021-12-03T12:07:00Z"/>
                <w:rFonts w:ascii="宋体" w:hAnsi="宋体"/>
              </w:rPr>
              <w:pPrChange w:id="1581" w:author="刘全" w:date="2021-12-03T12:08:00Z">
                <w:pPr>
                  <w:pStyle w:val="af"/>
                  <w:ind w:firstLine="420"/>
                </w:pPr>
              </w:pPrChange>
            </w:pPr>
            <w:ins w:id="1582" w:author="刘全" w:date="2021-12-03T12:07:00Z">
              <w:r>
                <w:rPr>
                  <w:rFonts w:hint="eastAsia"/>
                </w:rPr>
                <w:t>4</w:t>
              </w:r>
            </w:ins>
          </w:p>
        </w:tc>
        <w:tc>
          <w:tcPr>
            <w:tcW w:w="1581" w:type="dxa"/>
            <w:noWrap/>
          </w:tcPr>
          <w:p w14:paraId="62792906" w14:textId="77777777" w:rsidR="00D97ABC" w:rsidRDefault="00D97ABC">
            <w:pPr>
              <w:pStyle w:val="af"/>
              <w:ind w:firstLineChars="0"/>
              <w:rPr>
                <w:ins w:id="1583" w:author="刘全" w:date="2021-12-03T12:07:00Z"/>
                <w:rFonts w:ascii="宋体" w:hAnsi="宋体"/>
              </w:rPr>
              <w:pPrChange w:id="1584" w:author="刘全" w:date="2021-12-03T12:08:00Z">
                <w:pPr>
                  <w:pStyle w:val="af"/>
                  <w:ind w:firstLine="420"/>
                </w:pPr>
              </w:pPrChange>
            </w:pPr>
            <w:ins w:id="1585" w:author="刘全" w:date="2021-12-03T12:07:00Z">
              <w:r>
                <w:rPr>
                  <w:rFonts w:hint="eastAsia"/>
                </w:rPr>
                <w:t>510020010</w:t>
              </w:r>
            </w:ins>
          </w:p>
        </w:tc>
        <w:tc>
          <w:tcPr>
            <w:tcW w:w="1581" w:type="dxa"/>
            <w:noWrap/>
          </w:tcPr>
          <w:p w14:paraId="5D27AD09" w14:textId="77777777" w:rsidR="00D97ABC" w:rsidRDefault="00D97ABC">
            <w:pPr>
              <w:pStyle w:val="af"/>
              <w:ind w:firstLineChars="0"/>
              <w:rPr>
                <w:ins w:id="1586" w:author="刘全" w:date="2021-12-03T12:07:00Z"/>
                <w:rFonts w:ascii="宋体" w:hAnsi="宋体"/>
              </w:rPr>
              <w:pPrChange w:id="1587" w:author="刘全" w:date="2021-12-03T12:08:00Z">
                <w:pPr>
                  <w:pStyle w:val="af"/>
                  <w:ind w:firstLine="420"/>
                </w:pPr>
              </w:pPrChange>
            </w:pPr>
            <w:ins w:id="1588" w:author="刘全" w:date="2021-12-03T12:07:00Z">
              <w:r>
                <w:rPr>
                  <w:rFonts w:hint="eastAsia"/>
                </w:rPr>
                <w:t>500020011</w:t>
              </w:r>
            </w:ins>
          </w:p>
        </w:tc>
        <w:tc>
          <w:tcPr>
            <w:tcW w:w="846" w:type="dxa"/>
            <w:noWrap/>
          </w:tcPr>
          <w:p w14:paraId="562614A6" w14:textId="77777777" w:rsidR="00D97ABC" w:rsidRDefault="00D97ABC">
            <w:pPr>
              <w:pStyle w:val="af"/>
              <w:ind w:firstLineChars="0"/>
              <w:rPr>
                <w:ins w:id="1589" w:author="刘全" w:date="2021-12-03T12:07:00Z"/>
                <w:rFonts w:ascii="宋体" w:hAnsi="宋体"/>
              </w:rPr>
              <w:pPrChange w:id="1590" w:author="刘全" w:date="2021-12-03T12:08:00Z">
                <w:pPr>
                  <w:pStyle w:val="af"/>
                  <w:ind w:firstLine="420"/>
                </w:pPr>
              </w:pPrChange>
            </w:pPr>
            <w:ins w:id="1591" w:author="刘全" w:date="2021-12-03T12:07:00Z">
              <w:r>
                <w:rPr>
                  <w:rFonts w:hint="eastAsia"/>
                </w:rPr>
                <w:t>0</w:t>
              </w:r>
            </w:ins>
          </w:p>
        </w:tc>
        <w:tc>
          <w:tcPr>
            <w:tcW w:w="1214" w:type="dxa"/>
            <w:noWrap/>
          </w:tcPr>
          <w:p w14:paraId="0DF3111B" w14:textId="77777777" w:rsidR="00D97ABC" w:rsidRDefault="00D97ABC">
            <w:pPr>
              <w:pStyle w:val="af"/>
              <w:ind w:firstLineChars="0"/>
              <w:rPr>
                <w:ins w:id="1592" w:author="刘全" w:date="2021-12-03T12:07:00Z"/>
                <w:rFonts w:ascii="宋体" w:hAnsi="宋体"/>
              </w:rPr>
              <w:pPrChange w:id="1593" w:author="刘全" w:date="2021-12-03T12:08:00Z">
                <w:pPr>
                  <w:pStyle w:val="af"/>
                  <w:ind w:firstLine="420"/>
                </w:pPr>
              </w:pPrChange>
            </w:pPr>
            <w:ins w:id="1594" w:author="刘全" w:date="2021-12-03T12:07:00Z">
              <w:r>
                <w:rPr>
                  <w:rFonts w:hint="eastAsia"/>
                </w:rPr>
                <w:t xml:space="preserve">0.1957 </w:t>
              </w:r>
            </w:ins>
          </w:p>
        </w:tc>
      </w:tr>
      <w:tr w:rsidR="00D97ABC" w14:paraId="115FA043" w14:textId="77777777" w:rsidTr="00D97ABC">
        <w:trPr>
          <w:trHeight w:val="255"/>
          <w:jc w:val="center"/>
          <w:ins w:id="1595" w:author="刘全" w:date="2021-12-03T12:07:00Z"/>
        </w:trPr>
        <w:tc>
          <w:tcPr>
            <w:tcW w:w="846" w:type="dxa"/>
            <w:noWrap/>
          </w:tcPr>
          <w:p w14:paraId="01710F44" w14:textId="77777777" w:rsidR="00D97ABC" w:rsidRDefault="00D97ABC">
            <w:pPr>
              <w:pStyle w:val="af"/>
              <w:ind w:firstLineChars="0"/>
              <w:rPr>
                <w:ins w:id="1596" w:author="刘全" w:date="2021-12-03T12:07:00Z"/>
                <w:rFonts w:ascii="宋体" w:hAnsi="宋体"/>
              </w:rPr>
              <w:pPrChange w:id="1597" w:author="刘全" w:date="2021-12-03T12:08:00Z">
                <w:pPr>
                  <w:pStyle w:val="af"/>
                  <w:ind w:firstLine="420"/>
                </w:pPr>
              </w:pPrChange>
            </w:pPr>
            <w:ins w:id="1598" w:author="刘全" w:date="2021-12-03T12:07:00Z">
              <w:r>
                <w:rPr>
                  <w:rFonts w:hint="eastAsia"/>
                </w:rPr>
                <w:t>5</w:t>
              </w:r>
            </w:ins>
          </w:p>
        </w:tc>
        <w:tc>
          <w:tcPr>
            <w:tcW w:w="1581" w:type="dxa"/>
            <w:noWrap/>
          </w:tcPr>
          <w:p w14:paraId="69635D9F" w14:textId="77777777" w:rsidR="00D97ABC" w:rsidRDefault="00D97ABC">
            <w:pPr>
              <w:pStyle w:val="af"/>
              <w:ind w:firstLineChars="0"/>
              <w:rPr>
                <w:ins w:id="1599" w:author="刘全" w:date="2021-12-03T12:07:00Z"/>
                <w:rFonts w:ascii="宋体" w:hAnsi="宋体"/>
              </w:rPr>
              <w:pPrChange w:id="1600" w:author="刘全" w:date="2021-12-03T12:08:00Z">
                <w:pPr>
                  <w:pStyle w:val="af"/>
                  <w:ind w:firstLine="420"/>
                </w:pPr>
              </w:pPrChange>
            </w:pPr>
            <w:ins w:id="1601" w:author="刘全" w:date="2021-12-03T12:07:00Z">
              <w:r>
                <w:rPr>
                  <w:rFonts w:hint="eastAsia"/>
                </w:rPr>
                <w:t>510020010</w:t>
              </w:r>
            </w:ins>
          </w:p>
        </w:tc>
        <w:tc>
          <w:tcPr>
            <w:tcW w:w="1581" w:type="dxa"/>
            <w:noWrap/>
          </w:tcPr>
          <w:p w14:paraId="240B8644" w14:textId="77777777" w:rsidR="00D97ABC" w:rsidRDefault="00D97ABC">
            <w:pPr>
              <w:pStyle w:val="af"/>
              <w:ind w:firstLineChars="0"/>
              <w:rPr>
                <w:ins w:id="1602" w:author="刘全" w:date="2021-12-03T12:07:00Z"/>
                <w:rFonts w:ascii="宋体" w:hAnsi="宋体"/>
              </w:rPr>
              <w:pPrChange w:id="1603" w:author="刘全" w:date="2021-12-03T12:08:00Z">
                <w:pPr>
                  <w:pStyle w:val="af"/>
                  <w:ind w:firstLine="420"/>
                </w:pPr>
              </w:pPrChange>
            </w:pPr>
            <w:ins w:id="1604" w:author="刘全" w:date="2021-12-03T12:07:00Z">
              <w:r>
                <w:rPr>
                  <w:rFonts w:hint="eastAsia"/>
                </w:rPr>
                <w:t>500030020</w:t>
              </w:r>
            </w:ins>
          </w:p>
        </w:tc>
        <w:tc>
          <w:tcPr>
            <w:tcW w:w="846" w:type="dxa"/>
            <w:noWrap/>
          </w:tcPr>
          <w:p w14:paraId="692A940D" w14:textId="77777777" w:rsidR="00D97ABC" w:rsidRDefault="00D97ABC">
            <w:pPr>
              <w:pStyle w:val="af"/>
              <w:ind w:firstLineChars="0"/>
              <w:rPr>
                <w:ins w:id="1605" w:author="刘全" w:date="2021-12-03T12:07:00Z"/>
                <w:rFonts w:ascii="宋体" w:hAnsi="宋体"/>
              </w:rPr>
              <w:pPrChange w:id="1606" w:author="刘全" w:date="2021-12-03T12:08:00Z">
                <w:pPr>
                  <w:pStyle w:val="af"/>
                  <w:ind w:firstLine="420"/>
                </w:pPr>
              </w:pPrChange>
            </w:pPr>
            <w:ins w:id="1607" w:author="刘全" w:date="2021-12-03T12:07:00Z">
              <w:r>
                <w:rPr>
                  <w:rFonts w:hint="eastAsia"/>
                </w:rPr>
                <w:t>0</w:t>
              </w:r>
            </w:ins>
          </w:p>
        </w:tc>
        <w:tc>
          <w:tcPr>
            <w:tcW w:w="1214" w:type="dxa"/>
            <w:noWrap/>
          </w:tcPr>
          <w:p w14:paraId="217E9D27" w14:textId="77777777" w:rsidR="00D97ABC" w:rsidRDefault="00D97ABC">
            <w:pPr>
              <w:pStyle w:val="af"/>
              <w:ind w:firstLineChars="0"/>
              <w:rPr>
                <w:ins w:id="1608" w:author="刘全" w:date="2021-12-03T12:07:00Z"/>
                <w:rFonts w:ascii="宋体" w:hAnsi="宋体"/>
              </w:rPr>
              <w:pPrChange w:id="1609" w:author="刘全" w:date="2021-12-03T12:08:00Z">
                <w:pPr>
                  <w:pStyle w:val="af"/>
                  <w:ind w:firstLine="420"/>
                </w:pPr>
              </w:pPrChange>
            </w:pPr>
            <w:ins w:id="1610" w:author="刘全" w:date="2021-12-03T12:07:00Z">
              <w:r>
                <w:rPr>
                  <w:rFonts w:hint="eastAsia"/>
                </w:rPr>
                <w:t xml:space="preserve">0.8043 </w:t>
              </w:r>
            </w:ins>
          </w:p>
        </w:tc>
      </w:tr>
      <w:tr w:rsidR="00D97ABC" w14:paraId="307E5E31" w14:textId="77777777" w:rsidTr="00D97ABC">
        <w:trPr>
          <w:trHeight w:val="255"/>
          <w:jc w:val="center"/>
          <w:ins w:id="1611" w:author="刘全" w:date="2021-12-03T12:07:00Z"/>
        </w:trPr>
        <w:tc>
          <w:tcPr>
            <w:tcW w:w="846" w:type="dxa"/>
            <w:noWrap/>
          </w:tcPr>
          <w:p w14:paraId="1C93DB92" w14:textId="77777777" w:rsidR="00D97ABC" w:rsidRDefault="00D97ABC">
            <w:pPr>
              <w:pStyle w:val="af"/>
              <w:ind w:firstLineChars="0"/>
              <w:rPr>
                <w:ins w:id="1612" w:author="刘全" w:date="2021-12-03T12:07:00Z"/>
                <w:rFonts w:ascii="宋体" w:hAnsi="宋体"/>
              </w:rPr>
              <w:pPrChange w:id="1613" w:author="刘全" w:date="2021-12-03T12:08:00Z">
                <w:pPr>
                  <w:pStyle w:val="af"/>
                  <w:ind w:firstLine="420"/>
                </w:pPr>
              </w:pPrChange>
            </w:pPr>
            <w:ins w:id="1614" w:author="刘全" w:date="2021-12-03T12:07:00Z">
              <w:r>
                <w:rPr>
                  <w:rFonts w:hint="eastAsia"/>
                </w:rPr>
                <w:t>6</w:t>
              </w:r>
            </w:ins>
          </w:p>
        </w:tc>
        <w:tc>
          <w:tcPr>
            <w:tcW w:w="1581" w:type="dxa"/>
            <w:noWrap/>
          </w:tcPr>
          <w:p w14:paraId="6F5B307A" w14:textId="77777777" w:rsidR="00D97ABC" w:rsidRDefault="00D97ABC">
            <w:pPr>
              <w:pStyle w:val="af"/>
              <w:ind w:firstLineChars="0"/>
              <w:rPr>
                <w:ins w:id="1615" w:author="刘全" w:date="2021-12-03T12:07:00Z"/>
                <w:rFonts w:ascii="宋体" w:hAnsi="宋体"/>
              </w:rPr>
              <w:pPrChange w:id="1616" w:author="刘全" w:date="2021-12-03T12:08:00Z">
                <w:pPr>
                  <w:pStyle w:val="af"/>
                  <w:ind w:firstLine="420"/>
                </w:pPr>
              </w:pPrChange>
            </w:pPr>
            <w:ins w:id="1617" w:author="刘全" w:date="2021-12-03T12:07:00Z">
              <w:r>
                <w:rPr>
                  <w:rFonts w:hint="eastAsia"/>
                </w:rPr>
                <w:t>510020020</w:t>
              </w:r>
            </w:ins>
          </w:p>
        </w:tc>
        <w:tc>
          <w:tcPr>
            <w:tcW w:w="1581" w:type="dxa"/>
            <w:noWrap/>
          </w:tcPr>
          <w:p w14:paraId="185F9A41" w14:textId="77777777" w:rsidR="00D97ABC" w:rsidRDefault="00D97ABC">
            <w:pPr>
              <w:pStyle w:val="af"/>
              <w:ind w:firstLineChars="0"/>
              <w:rPr>
                <w:ins w:id="1618" w:author="刘全" w:date="2021-12-03T12:07:00Z"/>
                <w:rFonts w:ascii="宋体" w:hAnsi="宋体"/>
              </w:rPr>
              <w:pPrChange w:id="1619" w:author="刘全" w:date="2021-12-03T12:08:00Z">
                <w:pPr>
                  <w:pStyle w:val="af"/>
                  <w:ind w:firstLine="420"/>
                </w:pPr>
              </w:pPrChange>
            </w:pPr>
            <w:ins w:id="1620" w:author="刘全" w:date="2021-12-03T12:07:00Z">
              <w:r>
                <w:rPr>
                  <w:rFonts w:hint="eastAsia"/>
                </w:rPr>
                <w:t>500050020</w:t>
              </w:r>
            </w:ins>
          </w:p>
        </w:tc>
        <w:tc>
          <w:tcPr>
            <w:tcW w:w="846" w:type="dxa"/>
            <w:noWrap/>
          </w:tcPr>
          <w:p w14:paraId="26AD72AD" w14:textId="77777777" w:rsidR="00D97ABC" w:rsidRDefault="00D97ABC">
            <w:pPr>
              <w:pStyle w:val="af"/>
              <w:ind w:firstLineChars="0"/>
              <w:rPr>
                <w:ins w:id="1621" w:author="刘全" w:date="2021-12-03T12:07:00Z"/>
                <w:rFonts w:ascii="宋体" w:hAnsi="宋体"/>
              </w:rPr>
              <w:pPrChange w:id="1622" w:author="刘全" w:date="2021-12-03T12:08:00Z">
                <w:pPr>
                  <w:pStyle w:val="af"/>
                  <w:ind w:firstLine="420"/>
                </w:pPr>
              </w:pPrChange>
            </w:pPr>
            <w:ins w:id="1623" w:author="刘全" w:date="2021-12-03T12:07:00Z">
              <w:r>
                <w:rPr>
                  <w:rFonts w:hint="eastAsia"/>
                </w:rPr>
                <w:t>1</w:t>
              </w:r>
            </w:ins>
          </w:p>
        </w:tc>
        <w:tc>
          <w:tcPr>
            <w:tcW w:w="1214" w:type="dxa"/>
            <w:noWrap/>
          </w:tcPr>
          <w:p w14:paraId="67152020" w14:textId="77777777" w:rsidR="00D97ABC" w:rsidRDefault="00D97ABC">
            <w:pPr>
              <w:pStyle w:val="af"/>
              <w:ind w:firstLineChars="0"/>
              <w:rPr>
                <w:ins w:id="1624" w:author="刘全" w:date="2021-12-03T12:07:00Z"/>
                <w:rFonts w:ascii="宋体" w:hAnsi="宋体"/>
              </w:rPr>
              <w:pPrChange w:id="1625" w:author="刘全" w:date="2021-12-03T12:08:00Z">
                <w:pPr>
                  <w:pStyle w:val="af"/>
                  <w:ind w:firstLine="420"/>
                </w:pPr>
              </w:pPrChange>
            </w:pPr>
            <w:ins w:id="1626" w:author="刘全" w:date="2021-12-03T12:07:00Z">
              <w:r>
                <w:rPr>
                  <w:rFonts w:hint="eastAsia"/>
                </w:rPr>
                <w:t xml:space="preserve">1.0000 </w:t>
              </w:r>
            </w:ins>
          </w:p>
        </w:tc>
      </w:tr>
      <w:tr w:rsidR="00D97ABC" w14:paraId="05BDEDEF" w14:textId="77777777" w:rsidTr="00D97ABC">
        <w:trPr>
          <w:trHeight w:val="255"/>
          <w:jc w:val="center"/>
          <w:ins w:id="1627" w:author="刘全" w:date="2021-12-03T12:07:00Z"/>
        </w:trPr>
        <w:tc>
          <w:tcPr>
            <w:tcW w:w="846" w:type="dxa"/>
            <w:noWrap/>
          </w:tcPr>
          <w:p w14:paraId="7AF04D39" w14:textId="77777777" w:rsidR="00D97ABC" w:rsidRDefault="00D97ABC">
            <w:pPr>
              <w:pStyle w:val="af"/>
              <w:ind w:firstLineChars="0"/>
              <w:rPr>
                <w:ins w:id="1628" w:author="刘全" w:date="2021-12-03T12:07:00Z"/>
                <w:rFonts w:ascii="宋体" w:hAnsi="宋体"/>
              </w:rPr>
              <w:pPrChange w:id="1629" w:author="刘全" w:date="2021-12-03T12:08:00Z">
                <w:pPr>
                  <w:pStyle w:val="af"/>
                  <w:ind w:firstLine="420"/>
                </w:pPr>
              </w:pPrChange>
            </w:pPr>
            <w:ins w:id="1630" w:author="刘全" w:date="2021-12-03T12:07:00Z">
              <w:r>
                <w:rPr>
                  <w:rFonts w:hint="eastAsia"/>
                </w:rPr>
                <w:t>7</w:t>
              </w:r>
            </w:ins>
          </w:p>
        </w:tc>
        <w:tc>
          <w:tcPr>
            <w:tcW w:w="1581" w:type="dxa"/>
            <w:noWrap/>
          </w:tcPr>
          <w:p w14:paraId="6FCF7239" w14:textId="77777777" w:rsidR="00D97ABC" w:rsidRDefault="00D97ABC">
            <w:pPr>
              <w:pStyle w:val="af"/>
              <w:ind w:firstLineChars="0"/>
              <w:rPr>
                <w:ins w:id="1631" w:author="刘全" w:date="2021-12-03T12:07:00Z"/>
                <w:rFonts w:ascii="宋体" w:hAnsi="宋体"/>
              </w:rPr>
              <w:pPrChange w:id="1632" w:author="刘全" w:date="2021-12-03T12:08:00Z">
                <w:pPr>
                  <w:pStyle w:val="af"/>
                  <w:ind w:firstLine="420"/>
                </w:pPr>
              </w:pPrChange>
            </w:pPr>
            <w:ins w:id="1633" w:author="刘全" w:date="2021-12-03T12:07:00Z">
              <w:r>
                <w:rPr>
                  <w:rFonts w:hint="eastAsia"/>
                </w:rPr>
                <w:t>510020020</w:t>
              </w:r>
            </w:ins>
          </w:p>
        </w:tc>
        <w:tc>
          <w:tcPr>
            <w:tcW w:w="1581" w:type="dxa"/>
            <w:noWrap/>
          </w:tcPr>
          <w:p w14:paraId="045DF1EB" w14:textId="77777777" w:rsidR="00D97ABC" w:rsidRDefault="00D97ABC">
            <w:pPr>
              <w:pStyle w:val="af"/>
              <w:ind w:firstLineChars="0"/>
              <w:rPr>
                <w:ins w:id="1634" w:author="刘全" w:date="2021-12-03T12:07:00Z"/>
                <w:rFonts w:ascii="宋体" w:hAnsi="宋体"/>
              </w:rPr>
              <w:pPrChange w:id="1635" w:author="刘全" w:date="2021-12-03T12:08:00Z">
                <w:pPr>
                  <w:pStyle w:val="af"/>
                  <w:ind w:firstLine="420"/>
                </w:pPr>
              </w:pPrChange>
            </w:pPr>
            <w:ins w:id="1636" w:author="刘全" w:date="2021-12-03T12:07:00Z">
              <w:r>
                <w:rPr>
                  <w:rFonts w:hint="eastAsia"/>
                </w:rPr>
                <w:t>500020011</w:t>
              </w:r>
            </w:ins>
          </w:p>
        </w:tc>
        <w:tc>
          <w:tcPr>
            <w:tcW w:w="846" w:type="dxa"/>
            <w:noWrap/>
          </w:tcPr>
          <w:p w14:paraId="23166591" w14:textId="77777777" w:rsidR="00D97ABC" w:rsidRDefault="00D97ABC">
            <w:pPr>
              <w:pStyle w:val="af"/>
              <w:ind w:firstLineChars="0"/>
              <w:rPr>
                <w:ins w:id="1637" w:author="刘全" w:date="2021-12-03T12:07:00Z"/>
                <w:rFonts w:ascii="宋体" w:hAnsi="宋体"/>
              </w:rPr>
              <w:pPrChange w:id="1638" w:author="刘全" w:date="2021-12-03T12:08:00Z">
                <w:pPr>
                  <w:pStyle w:val="af"/>
                  <w:ind w:firstLine="420"/>
                </w:pPr>
              </w:pPrChange>
            </w:pPr>
            <w:ins w:id="1639" w:author="刘全" w:date="2021-12-03T12:07:00Z">
              <w:r>
                <w:rPr>
                  <w:rFonts w:hint="eastAsia"/>
                </w:rPr>
                <w:t>0</w:t>
              </w:r>
            </w:ins>
          </w:p>
        </w:tc>
        <w:tc>
          <w:tcPr>
            <w:tcW w:w="1214" w:type="dxa"/>
            <w:noWrap/>
          </w:tcPr>
          <w:p w14:paraId="2D433110" w14:textId="77777777" w:rsidR="00D97ABC" w:rsidRDefault="00D97ABC">
            <w:pPr>
              <w:pStyle w:val="af"/>
              <w:ind w:firstLineChars="0"/>
              <w:rPr>
                <w:ins w:id="1640" w:author="刘全" w:date="2021-12-03T12:07:00Z"/>
                <w:rFonts w:ascii="宋体" w:hAnsi="宋体"/>
              </w:rPr>
              <w:pPrChange w:id="1641" w:author="刘全" w:date="2021-12-03T12:08:00Z">
                <w:pPr>
                  <w:pStyle w:val="af"/>
                  <w:ind w:firstLine="420"/>
                </w:pPr>
              </w:pPrChange>
            </w:pPr>
            <w:ins w:id="1642" w:author="刘全" w:date="2021-12-03T12:07:00Z">
              <w:r>
                <w:rPr>
                  <w:rFonts w:hint="eastAsia"/>
                </w:rPr>
                <w:t xml:space="preserve">0.1957 </w:t>
              </w:r>
            </w:ins>
          </w:p>
        </w:tc>
      </w:tr>
      <w:tr w:rsidR="00D97ABC" w14:paraId="2D31353A" w14:textId="77777777" w:rsidTr="00D97ABC">
        <w:trPr>
          <w:trHeight w:val="255"/>
          <w:jc w:val="center"/>
          <w:ins w:id="1643" w:author="刘全" w:date="2021-12-03T12:07:00Z"/>
        </w:trPr>
        <w:tc>
          <w:tcPr>
            <w:tcW w:w="846" w:type="dxa"/>
            <w:noWrap/>
          </w:tcPr>
          <w:p w14:paraId="625DA95D" w14:textId="77777777" w:rsidR="00D97ABC" w:rsidRDefault="00D97ABC">
            <w:pPr>
              <w:pStyle w:val="af"/>
              <w:ind w:firstLineChars="0"/>
              <w:rPr>
                <w:ins w:id="1644" w:author="刘全" w:date="2021-12-03T12:07:00Z"/>
                <w:rFonts w:ascii="宋体" w:hAnsi="宋体"/>
              </w:rPr>
              <w:pPrChange w:id="1645" w:author="刘全" w:date="2021-12-03T12:08:00Z">
                <w:pPr>
                  <w:pStyle w:val="af"/>
                  <w:ind w:firstLine="420"/>
                </w:pPr>
              </w:pPrChange>
            </w:pPr>
            <w:ins w:id="1646" w:author="刘全" w:date="2021-12-03T12:07:00Z">
              <w:r>
                <w:rPr>
                  <w:rFonts w:hint="eastAsia"/>
                </w:rPr>
                <w:t>8</w:t>
              </w:r>
            </w:ins>
          </w:p>
        </w:tc>
        <w:tc>
          <w:tcPr>
            <w:tcW w:w="1581" w:type="dxa"/>
            <w:noWrap/>
          </w:tcPr>
          <w:p w14:paraId="3E372FD3" w14:textId="77777777" w:rsidR="00D97ABC" w:rsidRDefault="00D97ABC">
            <w:pPr>
              <w:pStyle w:val="af"/>
              <w:ind w:firstLineChars="0"/>
              <w:rPr>
                <w:ins w:id="1647" w:author="刘全" w:date="2021-12-03T12:07:00Z"/>
                <w:rFonts w:ascii="宋体" w:hAnsi="宋体"/>
              </w:rPr>
              <w:pPrChange w:id="1648" w:author="刘全" w:date="2021-12-03T12:08:00Z">
                <w:pPr>
                  <w:pStyle w:val="af"/>
                  <w:ind w:firstLine="420"/>
                </w:pPr>
              </w:pPrChange>
            </w:pPr>
            <w:ins w:id="1649" w:author="刘全" w:date="2021-12-03T12:07:00Z">
              <w:r>
                <w:rPr>
                  <w:rFonts w:hint="eastAsia"/>
                </w:rPr>
                <w:t>510020020</w:t>
              </w:r>
            </w:ins>
          </w:p>
        </w:tc>
        <w:tc>
          <w:tcPr>
            <w:tcW w:w="1581" w:type="dxa"/>
            <w:noWrap/>
          </w:tcPr>
          <w:p w14:paraId="66327FBA" w14:textId="77777777" w:rsidR="00D97ABC" w:rsidRDefault="00D97ABC">
            <w:pPr>
              <w:pStyle w:val="af"/>
              <w:ind w:firstLineChars="0"/>
              <w:rPr>
                <w:ins w:id="1650" w:author="刘全" w:date="2021-12-03T12:07:00Z"/>
                <w:rFonts w:ascii="宋体" w:hAnsi="宋体"/>
              </w:rPr>
              <w:pPrChange w:id="1651" w:author="刘全" w:date="2021-12-03T12:08:00Z">
                <w:pPr>
                  <w:pStyle w:val="af"/>
                  <w:ind w:firstLine="420"/>
                </w:pPr>
              </w:pPrChange>
            </w:pPr>
            <w:ins w:id="1652" w:author="刘全" w:date="2021-12-03T12:07:00Z">
              <w:r>
                <w:rPr>
                  <w:rFonts w:hint="eastAsia"/>
                </w:rPr>
                <w:t>500030020</w:t>
              </w:r>
            </w:ins>
          </w:p>
        </w:tc>
        <w:tc>
          <w:tcPr>
            <w:tcW w:w="846" w:type="dxa"/>
            <w:noWrap/>
          </w:tcPr>
          <w:p w14:paraId="3A5AE6C0" w14:textId="77777777" w:rsidR="00D97ABC" w:rsidRDefault="00D97ABC">
            <w:pPr>
              <w:pStyle w:val="af"/>
              <w:ind w:firstLineChars="0"/>
              <w:rPr>
                <w:ins w:id="1653" w:author="刘全" w:date="2021-12-03T12:07:00Z"/>
                <w:rFonts w:ascii="宋体" w:hAnsi="宋体"/>
              </w:rPr>
              <w:pPrChange w:id="1654" w:author="刘全" w:date="2021-12-03T12:08:00Z">
                <w:pPr>
                  <w:pStyle w:val="af"/>
                  <w:ind w:firstLine="420"/>
                </w:pPr>
              </w:pPrChange>
            </w:pPr>
            <w:ins w:id="1655" w:author="刘全" w:date="2021-12-03T12:07:00Z">
              <w:r>
                <w:rPr>
                  <w:rFonts w:hint="eastAsia"/>
                </w:rPr>
                <w:t>0</w:t>
              </w:r>
            </w:ins>
          </w:p>
        </w:tc>
        <w:tc>
          <w:tcPr>
            <w:tcW w:w="1214" w:type="dxa"/>
            <w:noWrap/>
          </w:tcPr>
          <w:p w14:paraId="4C5327F8" w14:textId="77777777" w:rsidR="00D97ABC" w:rsidRDefault="00D97ABC">
            <w:pPr>
              <w:pStyle w:val="af"/>
              <w:ind w:firstLineChars="0"/>
              <w:rPr>
                <w:ins w:id="1656" w:author="刘全" w:date="2021-12-03T12:07:00Z"/>
                <w:rFonts w:ascii="宋体" w:hAnsi="宋体"/>
              </w:rPr>
              <w:pPrChange w:id="1657" w:author="刘全" w:date="2021-12-03T12:08:00Z">
                <w:pPr>
                  <w:pStyle w:val="af"/>
                  <w:ind w:firstLine="420"/>
                </w:pPr>
              </w:pPrChange>
            </w:pPr>
            <w:ins w:id="1658" w:author="刘全" w:date="2021-12-03T12:07:00Z">
              <w:r>
                <w:rPr>
                  <w:rFonts w:hint="eastAsia"/>
                </w:rPr>
                <w:t xml:space="preserve">0.8043 </w:t>
              </w:r>
            </w:ins>
          </w:p>
        </w:tc>
      </w:tr>
    </w:tbl>
    <w:p w14:paraId="53D3CDA2" w14:textId="1A1BAA4B" w:rsidR="00D97ABC" w:rsidRDefault="00D97ABC">
      <w:pPr>
        <w:rPr>
          <w:ins w:id="1659" w:author="刘全" w:date="2021-12-03T12:07:00Z"/>
        </w:rPr>
        <w:pPrChange w:id="1660" w:author="刘全" w:date="2021-12-03T12:07:00Z">
          <w:pPr>
            <w:pStyle w:val="3"/>
            <w:tabs>
              <w:tab w:val="num" w:pos="1080"/>
            </w:tabs>
            <w:spacing w:line="360" w:lineRule="auto"/>
            <w:textAlignment w:val="auto"/>
          </w:pPr>
        </w:pPrChange>
      </w:pPr>
      <w:ins w:id="1661" w:author="刘全" w:date="2021-12-03T12:07:00Z">
        <w:r>
          <w:rPr>
            <w:rFonts w:hint="eastAsia"/>
          </w:rPr>
          <w:t>（</w:t>
        </w:r>
        <w:r>
          <w:fldChar w:fldCharType="begin"/>
        </w:r>
        <w:r>
          <w:rPr>
            <w:rFonts w:hint="eastAsia"/>
          </w:rPr>
          <w:instrText>seq</w:instrText>
        </w:r>
        <w:r>
          <w:instrText xml:space="preserve">  </w:instrText>
        </w:r>
        <w:r>
          <w:rPr>
            <w:rFonts w:hint="eastAsia"/>
          </w:rPr>
          <w:instrText>序号</w:instrText>
        </w:r>
        <w:r>
          <w:rPr>
            <w:rFonts w:hint="eastAsia"/>
          </w:rPr>
          <w:instrText xml:space="preserve"> \</w:instrText>
        </w:r>
        <w:r>
          <w:instrText xml:space="preserve">s 1 \s 2 \s 3 \s 4 </w:instrText>
        </w:r>
        <w:r>
          <w:fldChar w:fldCharType="separate"/>
        </w:r>
        <w:r>
          <w:rPr>
            <w:noProof/>
          </w:rPr>
          <w:t>2</w:t>
        </w:r>
        <w:r>
          <w:fldChar w:fldCharType="end"/>
        </w:r>
        <w:r>
          <w:rPr>
            <w:rFonts w:hint="eastAsia"/>
          </w:rPr>
          <w:t>）料性转换的集成输入</w:t>
        </w:r>
      </w:ins>
    </w:p>
    <w:p w14:paraId="7F849857" w14:textId="6A713EA8" w:rsidR="00D97ABC" w:rsidRPr="00A661F3" w:rsidRDefault="00D97ABC" w:rsidP="00D97ABC">
      <w:pPr>
        <w:pStyle w:val="af0"/>
        <w:rPr>
          <w:ins w:id="1662" w:author="刘全" w:date="2021-12-03T12:07:00Z"/>
        </w:rPr>
      </w:pPr>
      <w:ins w:id="1663" w:author="刘全" w:date="2021-12-03T12:07:00Z">
        <w:r w:rsidRPr="00A661F3">
          <w:rPr>
            <w:noProof/>
          </w:rPr>
          <w:drawing>
            <wp:inline distT="0" distB="0" distL="0" distR="0" wp14:anchorId="262490EC" wp14:editId="7371A91A">
              <wp:extent cx="5733415" cy="1974850"/>
              <wp:effectExtent l="0" t="0" r="635" b="635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3415" cy="1974850"/>
                      </a:xfrm>
                      <a:prstGeom prst="rect">
                        <a:avLst/>
                      </a:prstGeom>
                      <a:noFill/>
                      <a:ln>
                        <a:noFill/>
                      </a:ln>
                    </pic:spPr>
                  </pic:pic>
                </a:graphicData>
              </a:graphic>
            </wp:inline>
          </w:drawing>
        </w:r>
      </w:ins>
    </w:p>
    <w:p w14:paraId="1CD52F4E" w14:textId="77777777" w:rsidR="00D97ABC" w:rsidRPr="00507676" w:rsidRDefault="00D97ABC" w:rsidP="00D97ABC">
      <w:pPr>
        <w:pStyle w:val="ad"/>
        <w:rPr>
          <w:ins w:id="1664" w:author="刘全" w:date="2021-12-03T12:07:00Z"/>
        </w:rPr>
      </w:pPr>
      <w:ins w:id="1665" w:author="刘全" w:date="2021-12-03T12:07:00Z">
        <w:r w:rsidRPr="00586411">
          <w:rPr>
            <w:rFonts w:hint="eastAsia"/>
          </w:rPr>
          <w:t>图</w:t>
        </w:r>
        <w:r w:rsidRPr="00586411">
          <w:fldChar w:fldCharType="begin"/>
        </w:r>
        <w:r w:rsidRPr="00586411">
          <w:instrText xml:space="preserve"> STYLEREF 1 \s </w:instrText>
        </w:r>
        <w:r w:rsidRPr="00586411">
          <w:fldChar w:fldCharType="separate"/>
        </w:r>
        <w:r>
          <w:rPr>
            <w:noProof/>
          </w:rPr>
          <w:t>5</w:t>
        </w:r>
        <w:r w:rsidRPr="00586411">
          <w:fldChar w:fldCharType="end"/>
        </w:r>
        <w:r w:rsidRPr="00586411">
          <w:t>.</w:t>
        </w:r>
        <w:r w:rsidRPr="00586411">
          <w:fldChar w:fldCharType="begin"/>
        </w:r>
        <w:r w:rsidRPr="00586411">
          <w:instrText xml:space="preserve"> SEQ </w:instrText>
        </w:r>
        <w:r w:rsidRPr="00586411">
          <w:rPr>
            <w:rFonts w:hint="eastAsia"/>
          </w:rPr>
          <w:instrText>图</w:instrText>
        </w:r>
        <w:r w:rsidRPr="00586411">
          <w:rPr>
            <w:rFonts w:hint="eastAsia"/>
          </w:rPr>
          <w:instrText xml:space="preserve"> \* ARABIC \s 1</w:instrText>
        </w:r>
        <w:r w:rsidRPr="00586411">
          <w:instrText xml:space="preserve"> </w:instrText>
        </w:r>
        <w:r w:rsidRPr="00586411">
          <w:fldChar w:fldCharType="separate"/>
        </w:r>
        <w:r>
          <w:rPr>
            <w:noProof/>
          </w:rPr>
          <w:t>3</w:t>
        </w:r>
        <w:r w:rsidRPr="00586411">
          <w:fldChar w:fldCharType="end"/>
        </w:r>
        <w:r>
          <w:rPr>
            <w:rFonts w:hint="eastAsia"/>
          </w:rPr>
          <w:tab/>
        </w:r>
        <w:r w:rsidRPr="00507676">
          <w:rPr>
            <w:rFonts w:hint="eastAsia"/>
          </w:rPr>
          <w:t>料性转换集成输入界面</w:t>
        </w:r>
      </w:ins>
    </w:p>
    <w:p w14:paraId="398473D1" w14:textId="77777777" w:rsidR="00D97ABC" w:rsidRDefault="00D97ABC" w:rsidP="00D97ABC">
      <w:pPr>
        <w:pStyle w:val="21"/>
        <w:ind w:firstLine="480"/>
        <w:rPr>
          <w:ins w:id="1666" w:author="刘全" w:date="2021-12-03T12:07:00Z"/>
        </w:rPr>
      </w:pPr>
      <w:ins w:id="1667" w:author="刘全" w:date="2021-12-03T12:07:00Z">
        <w:r>
          <w:rPr>
            <w:rFonts w:hint="eastAsia"/>
          </w:rPr>
          <w:t>系统提供了料性转换信息集成录入界面，用以建立料性之间的转换关系，操作界面如</w:t>
        </w:r>
        <w:r>
          <w:fldChar w:fldCharType="begin"/>
        </w:r>
        <w:r>
          <w:instrText xml:space="preserve"> REF </w:instrText>
        </w:r>
        <w:r>
          <w:rPr>
            <w:rFonts w:hint="eastAsia"/>
          </w:rPr>
          <w:instrText>料性转换集成输入界面</w:instrText>
        </w:r>
        <w:r>
          <w:rPr>
            <w:rFonts w:hint="eastAsia"/>
          </w:rPr>
          <w:instrText xml:space="preserve"> \h</w:instrText>
        </w:r>
        <w:r>
          <w:instrText xml:space="preserve"> </w:instrText>
        </w:r>
      </w:ins>
      <w:ins w:id="1668" w:author="刘全" w:date="2021-12-03T12:07:00Z">
        <w:r>
          <w:fldChar w:fldCharType="separate"/>
        </w:r>
        <w:r w:rsidRPr="00586411">
          <w:rPr>
            <w:rFonts w:hint="eastAsia"/>
          </w:rPr>
          <w:t>图</w:t>
        </w:r>
        <w:r>
          <w:rPr>
            <w:noProof/>
          </w:rPr>
          <w:t>5</w:t>
        </w:r>
        <w:r w:rsidRPr="00586411">
          <w:t>.</w:t>
        </w:r>
        <w:r>
          <w:rPr>
            <w:noProof/>
          </w:rPr>
          <w:t>3</w:t>
        </w:r>
        <w:r>
          <w:fldChar w:fldCharType="end"/>
        </w:r>
        <w:r>
          <w:rPr>
            <w:rFonts w:hint="eastAsia"/>
          </w:rPr>
          <w:t>。在料性信息的基础上，录入新的料性转换，点击“新转换”，输入转换名称</w:t>
        </w:r>
        <w:r>
          <w:rPr>
            <w:rFonts w:hint="eastAsia"/>
          </w:rPr>
          <w:lastRenderedPageBreak/>
          <w:t>后，“确定”，系统会自动为新换转分配编号。新建转换后，可以点击“新明细”添加明细数据，添加完成后，点击“审核保存”即可保存相关数据。为了便于核对，在上方修改数据的同时，数据参考视图中同步显示当前正在编辑的料性转换的名称内容。“审核”数据的主要内容是转换的平衡性，即料性转换的原始料性和转换后料性比例和一定是相等的（物质守恒）。</w:t>
        </w:r>
      </w:ins>
    </w:p>
    <w:p w14:paraId="295BE069" w14:textId="029B3A95" w:rsidR="00D97ABC" w:rsidRPr="00A661F3" w:rsidRDefault="00D97ABC" w:rsidP="00D97ABC">
      <w:pPr>
        <w:pStyle w:val="21"/>
        <w:ind w:firstLine="480"/>
        <w:rPr>
          <w:ins w:id="1669" w:author="刘全" w:date="2021-12-03T12:07:00Z"/>
        </w:rPr>
      </w:pPr>
      <w:ins w:id="1670" w:author="刘全" w:date="2021-12-03T12:07:00Z">
        <w:r>
          <w:rPr>
            <w:rFonts w:hint="eastAsia"/>
          </w:rPr>
          <w:t>点击“料性转换”</w:t>
        </w:r>
        <w:r w:rsidRPr="00A661F3">
          <w:rPr>
            <w:noProof/>
          </w:rPr>
          <w:drawing>
            <wp:inline distT="0" distB="0" distL="0" distR="0" wp14:anchorId="63D86D02" wp14:editId="3864804F">
              <wp:extent cx="403860" cy="40386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3860" cy="403860"/>
                      </a:xfrm>
                      <a:prstGeom prst="rect">
                        <a:avLst/>
                      </a:prstGeom>
                      <a:noFill/>
                      <a:ln>
                        <a:noFill/>
                      </a:ln>
                    </pic:spPr>
                  </pic:pic>
                </a:graphicData>
              </a:graphic>
            </wp:inline>
          </w:drawing>
        </w:r>
        <w:r>
          <w:rPr>
            <w:rFonts w:hint="eastAsia"/>
          </w:rPr>
          <w:t>按钮，可以弹出如</w:t>
        </w:r>
        <w:r>
          <w:fldChar w:fldCharType="begin"/>
        </w:r>
        <w:r>
          <w:instrText xml:space="preserve"> REF </w:instrText>
        </w:r>
        <w:r>
          <w:rPr>
            <w:rFonts w:hint="eastAsia"/>
          </w:rPr>
          <w:instrText>料性转换集成输入界面</w:instrText>
        </w:r>
        <w:r>
          <w:rPr>
            <w:rFonts w:hint="eastAsia"/>
          </w:rPr>
          <w:instrText xml:space="preserve"> \h</w:instrText>
        </w:r>
        <w:r>
          <w:instrText xml:space="preserve"> </w:instrText>
        </w:r>
      </w:ins>
      <w:ins w:id="1671" w:author="刘全" w:date="2021-12-03T12:07:00Z">
        <w:r>
          <w:fldChar w:fldCharType="separate"/>
        </w:r>
        <w:r w:rsidRPr="00586411">
          <w:rPr>
            <w:rFonts w:hint="eastAsia"/>
          </w:rPr>
          <w:t>图</w:t>
        </w:r>
        <w:r>
          <w:rPr>
            <w:noProof/>
          </w:rPr>
          <w:t>5</w:t>
        </w:r>
        <w:r w:rsidRPr="00586411">
          <w:t>.</w:t>
        </w:r>
        <w:r>
          <w:rPr>
            <w:noProof/>
          </w:rPr>
          <w:t>3</w:t>
        </w:r>
        <w:r>
          <w:fldChar w:fldCharType="end"/>
        </w:r>
        <w:r>
          <w:rPr>
            <w:rFonts w:hint="eastAsia"/>
          </w:rPr>
          <w:t>所示对话框。</w:t>
        </w:r>
      </w:ins>
    </w:p>
    <w:p w14:paraId="44BCDA8F" w14:textId="3260BF63" w:rsidR="00D97ABC" w:rsidRDefault="00D97ABC">
      <w:pPr>
        <w:rPr>
          <w:ins w:id="1672" w:author="刘全" w:date="2021-12-03T12:07:00Z"/>
        </w:rPr>
        <w:pPrChange w:id="1673" w:author="刘全" w:date="2021-12-03T12:07:00Z">
          <w:pPr>
            <w:pStyle w:val="3"/>
            <w:tabs>
              <w:tab w:val="num" w:pos="1080"/>
            </w:tabs>
            <w:spacing w:line="360" w:lineRule="auto"/>
            <w:textAlignment w:val="auto"/>
          </w:pPr>
        </w:pPrChange>
      </w:pPr>
      <w:bookmarkStart w:id="1674" w:name="_Ref245300315"/>
      <w:bookmarkStart w:id="1675" w:name="_Ref245300318"/>
      <w:bookmarkStart w:id="1676" w:name="_Toc267473672"/>
      <w:ins w:id="1677" w:author="刘全" w:date="2021-12-03T12:07:00Z">
        <w:r>
          <w:rPr>
            <w:rFonts w:hint="eastAsia"/>
          </w:rPr>
          <w:t>（</w:t>
        </w:r>
        <w:r>
          <w:fldChar w:fldCharType="begin"/>
        </w:r>
        <w:r>
          <w:rPr>
            <w:rFonts w:hint="eastAsia"/>
          </w:rPr>
          <w:instrText>seq</w:instrText>
        </w:r>
        <w:r>
          <w:instrText xml:space="preserve">  </w:instrText>
        </w:r>
        <w:r>
          <w:rPr>
            <w:rFonts w:hint="eastAsia"/>
          </w:rPr>
          <w:instrText>序号</w:instrText>
        </w:r>
        <w:r>
          <w:rPr>
            <w:rFonts w:hint="eastAsia"/>
          </w:rPr>
          <w:instrText xml:space="preserve"> \</w:instrText>
        </w:r>
        <w:r>
          <w:instrText xml:space="preserve">s 1 \s 2 \s 3 \s 4 </w:instrText>
        </w:r>
        <w:r>
          <w:fldChar w:fldCharType="separate"/>
        </w:r>
      </w:ins>
      <w:ins w:id="1678" w:author="刘全" w:date="2021-12-03T12:08:00Z">
        <w:r>
          <w:rPr>
            <w:noProof/>
          </w:rPr>
          <w:t>3</w:t>
        </w:r>
      </w:ins>
      <w:ins w:id="1679" w:author="刘全" w:date="2021-12-03T12:07:00Z">
        <w:r>
          <w:fldChar w:fldCharType="end"/>
        </w:r>
        <w:r>
          <w:rPr>
            <w:rFonts w:hint="eastAsia"/>
          </w:rPr>
          <w:t>）料性转换点</w:t>
        </w:r>
        <w:bookmarkEnd w:id="1674"/>
        <w:bookmarkEnd w:id="1675"/>
        <w:bookmarkEnd w:id="1676"/>
      </w:ins>
    </w:p>
    <w:p w14:paraId="1C19858E" w14:textId="77777777" w:rsidR="00D97ABC" w:rsidRDefault="00D97ABC" w:rsidP="00D97ABC">
      <w:pPr>
        <w:pStyle w:val="21"/>
        <w:ind w:firstLine="480"/>
        <w:rPr>
          <w:ins w:id="1680" w:author="刘全" w:date="2021-12-03T12:07:00Z"/>
        </w:rPr>
      </w:pPr>
      <w:ins w:id="1681" w:author="刘全" w:date="2021-12-03T12:07:00Z">
        <w:r>
          <w:rPr>
            <w:rFonts w:hint="eastAsia"/>
          </w:rPr>
          <w:t>水电工程施工可以看作水工建筑物生产过程：在土石料开采、加工的基础上，生产符合级配要求的土石料及混凝土，进行水工建筑物施工。这个物料加工过程也在总布置物料调运仿真系统中称为“料性转换”过程，物料在施工工厂、渣场及料场这些地方被处理、转换。物料料性转化发生处在系统中被称为料性转换点。</w:t>
        </w:r>
      </w:ins>
    </w:p>
    <w:p w14:paraId="1A2557C1" w14:textId="77777777" w:rsidR="00D97ABC" w:rsidRDefault="00D97ABC" w:rsidP="00D97ABC">
      <w:pPr>
        <w:pStyle w:val="21"/>
        <w:ind w:firstLine="480"/>
        <w:rPr>
          <w:ins w:id="1682" w:author="刘全" w:date="2021-12-03T12:07:00Z"/>
        </w:rPr>
      </w:pPr>
      <w:ins w:id="1683" w:author="刘全" w:date="2021-12-03T12:07:00Z">
        <w:r>
          <w:rPr>
            <w:rFonts w:hint="eastAsia"/>
          </w:rPr>
          <w:t>料性转换点是对料性转换发生地点的描述。工程中的料性转换有相当一部分不需要特殊的资源即可发生。如：开挖某工作面，将天然石料转换为可用石料与弃石料，这种转换是自然发生的，或者系统不需要考虑其发生的条件和过程，因此不需要说明料性转换点信息，而在料性转换中定义为“就地转换”。而一些工艺复杂的料性转换，需要专门的施工工厂消耗大量的资源才能实现，如：混凝土生产、砂石料生产等，就必须在由特定的施工工厂完成，由此引出“料性转换点”这一概念。</w:t>
        </w:r>
      </w:ins>
    </w:p>
    <w:p w14:paraId="25A43F50" w14:textId="77777777" w:rsidR="00D97ABC" w:rsidRPr="009665FF" w:rsidRDefault="00D97ABC" w:rsidP="00D97ABC">
      <w:pPr>
        <w:pStyle w:val="21"/>
        <w:ind w:firstLine="480"/>
        <w:rPr>
          <w:ins w:id="1684" w:author="刘全" w:date="2021-12-03T12:07:00Z"/>
        </w:rPr>
      </w:pPr>
      <w:ins w:id="1685" w:author="刘全" w:date="2021-12-03T12:07:00Z">
        <w:r>
          <w:rPr>
            <w:rFonts w:hint="eastAsia"/>
          </w:rPr>
          <w:t>将料性转换点的概念进一步的泛化，只要发生料性转换，且需要专门场所的都定义为料性转换点。其内容包括：料源点、</w:t>
        </w:r>
        <w:r w:rsidRPr="009665FF">
          <w:rPr>
            <w:rFonts w:hint="eastAsia"/>
          </w:rPr>
          <w:t>料场</w:t>
        </w:r>
        <w:r>
          <w:rPr>
            <w:rFonts w:hint="eastAsia"/>
          </w:rPr>
          <w:t>、</w:t>
        </w:r>
        <w:r w:rsidRPr="009665FF">
          <w:rPr>
            <w:rFonts w:hint="eastAsia"/>
          </w:rPr>
          <w:t>砂石料生产厂</w:t>
        </w:r>
        <w:r>
          <w:rPr>
            <w:rFonts w:hint="eastAsia"/>
          </w:rPr>
          <w:t>、</w:t>
        </w:r>
        <w:r w:rsidRPr="009665FF">
          <w:rPr>
            <w:rFonts w:hint="eastAsia"/>
          </w:rPr>
          <w:t>混凝土生产厂</w:t>
        </w:r>
        <w:r>
          <w:rPr>
            <w:rFonts w:hint="eastAsia"/>
          </w:rPr>
          <w:t>、中转场和渣场等。其中料源点、</w:t>
        </w:r>
        <w:r w:rsidRPr="009665FF">
          <w:rPr>
            <w:rFonts w:hint="eastAsia"/>
          </w:rPr>
          <w:t>料场</w:t>
        </w:r>
        <w:r>
          <w:rPr>
            <w:rFonts w:hint="eastAsia"/>
          </w:rPr>
          <w:t>与渣场属于同类，都是单侧转换点，料源点和料场没有输入料性而只有输出料性；渣场只有输入料性没有输出料性。</w:t>
        </w:r>
        <w:r w:rsidRPr="009665FF">
          <w:rPr>
            <w:rFonts w:hint="eastAsia"/>
          </w:rPr>
          <w:t>砂石料生产厂</w:t>
        </w:r>
        <w:r>
          <w:rPr>
            <w:rFonts w:hint="eastAsia"/>
          </w:rPr>
          <w:t>、</w:t>
        </w:r>
        <w:r w:rsidRPr="009665FF">
          <w:rPr>
            <w:rFonts w:hint="eastAsia"/>
          </w:rPr>
          <w:t>混凝土生产厂</w:t>
        </w:r>
        <w:r>
          <w:rPr>
            <w:rFonts w:hint="eastAsia"/>
          </w:rPr>
          <w:t>属于转换类，输入料性和输出料性不一样，属于加工类。中转场是中转类，输入与输出料性相同。根据输入料性与输出料性，系统会自动判断“</w:t>
        </w:r>
        <w:r w:rsidRPr="007462D9">
          <w:rPr>
            <w:rFonts w:hint="eastAsia"/>
          </w:rPr>
          <w:t>类型</w:t>
        </w:r>
        <w:r>
          <w:rPr>
            <w:rFonts w:hint="eastAsia"/>
          </w:rPr>
          <w:t>”字段，并赋予相应的数据。中转场和加工厂等部分一般都有缓冲料堆，为了描述缓冲料堆的容量情况，设置了“</w:t>
        </w:r>
        <w:r w:rsidRPr="009F5678">
          <w:rPr>
            <w:rFonts w:hint="eastAsia"/>
          </w:rPr>
          <w:t>缓冲下限</w:t>
        </w:r>
        <w:r>
          <w:rPr>
            <w:rFonts w:hint="eastAsia"/>
          </w:rPr>
          <w:t>”、“</w:t>
        </w:r>
        <w:r w:rsidRPr="009F5678">
          <w:rPr>
            <w:rFonts w:hint="eastAsia"/>
          </w:rPr>
          <w:t>缓冲上限</w:t>
        </w:r>
        <w:r>
          <w:rPr>
            <w:rFonts w:hint="eastAsia"/>
          </w:rPr>
          <w:t>”和“</w:t>
        </w:r>
        <w:r w:rsidRPr="009F5678">
          <w:rPr>
            <w:rFonts w:hint="eastAsia"/>
          </w:rPr>
          <w:t>垫渣量</w:t>
        </w:r>
        <w:r>
          <w:rPr>
            <w:rFonts w:hint="eastAsia"/>
          </w:rPr>
          <w:t>”参数予以说明。“</w:t>
        </w:r>
        <w:r w:rsidRPr="00061DCE">
          <w:rPr>
            <w:rFonts w:hint="eastAsia"/>
          </w:rPr>
          <w:t>缓冲期</w:t>
        </w:r>
        <w:r>
          <w:rPr>
            <w:rFonts w:hint="eastAsia"/>
          </w:rPr>
          <w:t>”说明设计缓冲周期（该参数暂时没有使用）。“产能”为加工厂、料场的生产强度限制（该参数暂时没有使用）。“机械组号”为相关的机械配置，如相关的加工设备和相关的运输机械等（暂时没有统计施工工厂资源消耗的需要，因此大部分机械组号设置为相关运输机械）。</w:t>
        </w:r>
      </w:ins>
    </w:p>
    <w:p w14:paraId="291D9C62" w14:textId="77777777" w:rsidR="00D97ABC" w:rsidRPr="0060205C" w:rsidRDefault="00D97ABC" w:rsidP="00D97ABC">
      <w:pPr>
        <w:pStyle w:val="ae"/>
        <w:rPr>
          <w:ins w:id="1686" w:author="刘全" w:date="2021-12-03T12:07:00Z"/>
        </w:rPr>
      </w:pPr>
      <w:ins w:id="1687" w:author="刘全" w:date="2021-12-03T12:07:00Z">
        <w:r>
          <w:rPr>
            <w:rFonts w:hint="eastAsia"/>
          </w:rPr>
          <w:lastRenderedPageBreak/>
          <w:t>表</w:t>
        </w:r>
        <w:r w:rsidRPr="00BC6B0D">
          <w:fldChar w:fldCharType="begin"/>
        </w:r>
        <w:r w:rsidRPr="00BC6B0D">
          <w:instrText xml:space="preserve"> STYLEREF 1 \s </w:instrText>
        </w:r>
        <w:r w:rsidRPr="00BC6B0D">
          <w:fldChar w:fldCharType="separate"/>
        </w:r>
        <w:r>
          <w:rPr>
            <w:noProof/>
          </w:rPr>
          <w:t>5</w:t>
        </w:r>
        <w:r w:rsidRPr="00BC6B0D">
          <w:fldChar w:fldCharType="end"/>
        </w:r>
        <w:r w:rsidRPr="00BC6B0D">
          <w:t>.</w:t>
        </w:r>
        <w:r w:rsidRPr="00BC6B0D">
          <w:fldChar w:fldCharType="begin"/>
        </w:r>
        <w:r w:rsidRPr="00BC6B0D">
          <w:instrText xml:space="preserve"> SEQ </w:instrText>
        </w:r>
        <w:r>
          <w:rPr>
            <w:rFonts w:hint="eastAsia"/>
          </w:rPr>
          <w:instrText>表</w:instrText>
        </w:r>
        <w:r w:rsidRPr="00BC6B0D">
          <w:rPr>
            <w:rFonts w:hint="eastAsia"/>
          </w:rPr>
          <w:instrText xml:space="preserve"> \* ARABIC \s 1</w:instrText>
        </w:r>
        <w:r w:rsidRPr="00BC6B0D">
          <w:instrText xml:space="preserve"> </w:instrText>
        </w:r>
        <w:r w:rsidRPr="00BC6B0D">
          <w:fldChar w:fldCharType="separate"/>
        </w:r>
        <w:r>
          <w:rPr>
            <w:noProof/>
          </w:rPr>
          <w:t>6</w:t>
        </w:r>
        <w:r w:rsidRPr="00BC6B0D">
          <w:fldChar w:fldCharType="end"/>
        </w:r>
        <w:r w:rsidRPr="00BC6B0D">
          <w:rPr>
            <w:rFonts w:hint="eastAsia"/>
          </w:rPr>
          <w:tab/>
        </w:r>
        <w:r>
          <w:rPr>
            <w:rFonts w:hint="eastAsia"/>
          </w:rPr>
          <w:t>“料性转换点”表的主要内容</w:t>
        </w:r>
      </w:ins>
    </w:p>
    <w:tbl>
      <w:tblPr>
        <w:tblStyle w:val="af1"/>
        <w:tblW w:w="9208" w:type="dxa"/>
        <w:tblLayout w:type="fixed"/>
        <w:tblCellMar>
          <w:left w:w="28" w:type="dxa"/>
          <w:right w:w="28" w:type="dxa"/>
        </w:tblCellMar>
        <w:tblLook w:val="01E0" w:firstRow="1" w:lastRow="1" w:firstColumn="1" w:lastColumn="1" w:noHBand="0" w:noVBand="0"/>
        <w:tblPrChange w:id="1688" w:author="刘全" w:date="2021-12-07T16:19:00Z">
          <w:tblPr>
            <w:tblStyle w:val="af1"/>
            <w:tblW w:w="9208" w:type="dxa"/>
            <w:tblLayout w:type="fixed"/>
            <w:tblCellMar>
              <w:left w:w="28" w:type="dxa"/>
              <w:right w:w="28" w:type="dxa"/>
            </w:tblCellMar>
            <w:tblLook w:val="01E0" w:firstRow="1" w:lastRow="1" w:firstColumn="1" w:lastColumn="1" w:noHBand="0" w:noVBand="0"/>
          </w:tblPr>
        </w:tblPrChange>
      </w:tblPr>
      <w:tblGrid>
        <w:gridCol w:w="866"/>
        <w:gridCol w:w="866"/>
        <w:gridCol w:w="1073"/>
        <w:gridCol w:w="1046"/>
        <w:gridCol w:w="1030"/>
        <w:gridCol w:w="530"/>
        <w:gridCol w:w="444"/>
        <w:gridCol w:w="1010"/>
        <w:gridCol w:w="404"/>
        <w:gridCol w:w="686"/>
        <w:gridCol w:w="530"/>
        <w:gridCol w:w="723"/>
        <w:tblGridChange w:id="1689">
          <w:tblGrid>
            <w:gridCol w:w="866"/>
            <w:gridCol w:w="866"/>
            <w:gridCol w:w="1073"/>
            <w:gridCol w:w="1046"/>
            <w:gridCol w:w="1030"/>
            <w:gridCol w:w="530"/>
            <w:gridCol w:w="444"/>
            <w:gridCol w:w="1010"/>
            <w:gridCol w:w="404"/>
            <w:gridCol w:w="686"/>
            <w:gridCol w:w="530"/>
            <w:gridCol w:w="723"/>
          </w:tblGrid>
        </w:tblGridChange>
      </w:tblGrid>
      <w:tr w:rsidR="00D97ABC" w:rsidRPr="00FB6BE3" w14:paraId="13AE071F" w14:textId="77777777" w:rsidTr="00975CFC">
        <w:trPr>
          <w:ins w:id="1690" w:author="刘全" w:date="2021-12-03T12:07:00Z"/>
        </w:trPr>
        <w:tc>
          <w:tcPr>
            <w:tcW w:w="866" w:type="dxa"/>
            <w:noWrap/>
            <w:vAlign w:val="center"/>
            <w:tcPrChange w:id="1691" w:author="刘全" w:date="2021-12-07T16:19:00Z">
              <w:tcPr>
                <w:tcW w:w="866" w:type="dxa"/>
                <w:noWrap/>
              </w:tcPr>
            </w:tcPrChange>
          </w:tcPr>
          <w:p w14:paraId="7005178B" w14:textId="77777777" w:rsidR="00D97ABC" w:rsidRPr="00FB6BE3" w:rsidRDefault="00D97ABC">
            <w:pPr>
              <w:pStyle w:val="af"/>
              <w:ind w:firstLineChars="0"/>
              <w:rPr>
                <w:ins w:id="1692" w:author="刘全" w:date="2021-12-03T12:07:00Z"/>
                <w:rFonts w:ascii="宋体" w:hAnsi="宋体"/>
              </w:rPr>
              <w:pPrChange w:id="1693" w:author="刘全" w:date="2021-12-03T12:08:00Z">
                <w:pPr>
                  <w:pStyle w:val="af"/>
                  <w:ind w:firstLine="420"/>
                </w:pPr>
              </w:pPrChange>
            </w:pPr>
            <w:ins w:id="1694" w:author="刘全" w:date="2021-12-03T12:07:00Z">
              <w:r w:rsidRPr="00FB6BE3">
                <w:rPr>
                  <w:rFonts w:hint="eastAsia"/>
                </w:rPr>
                <w:t>编号</w:t>
              </w:r>
            </w:ins>
          </w:p>
        </w:tc>
        <w:tc>
          <w:tcPr>
            <w:tcW w:w="866" w:type="dxa"/>
            <w:noWrap/>
            <w:vAlign w:val="center"/>
            <w:tcPrChange w:id="1695" w:author="刘全" w:date="2021-12-07T16:19:00Z">
              <w:tcPr>
                <w:tcW w:w="866" w:type="dxa"/>
                <w:noWrap/>
              </w:tcPr>
            </w:tcPrChange>
          </w:tcPr>
          <w:p w14:paraId="0E651554" w14:textId="77777777" w:rsidR="00D97ABC" w:rsidRDefault="00D97ABC">
            <w:pPr>
              <w:pStyle w:val="af"/>
              <w:ind w:firstLineChars="0"/>
              <w:rPr>
                <w:ins w:id="1696" w:author="刘全" w:date="2021-12-03T12:07:00Z"/>
              </w:rPr>
              <w:pPrChange w:id="1697" w:author="刘全" w:date="2021-12-03T12:08:00Z">
                <w:pPr>
                  <w:pStyle w:val="af"/>
                  <w:ind w:firstLine="420"/>
                </w:pPr>
              </w:pPrChange>
            </w:pPr>
            <w:ins w:id="1698" w:author="刘全" w:date="2021-12-03T12:07:00Z">
              <w:r w:rsidRPr="00FB6BE3">
                <w:rPr>
                  <w:rFonts w:hint="eastAsia"/>
                </w:rPr>
                <w:t>节点号</w:t>
              </w:r>
            </w:ins>
          </w:p>
          <w:p w14:paraId="56EFE54C" w14:textId="77777777" w:rsidR="00D97ABC" w:rsidRPr="000F25CC" w:rsidRDefault="00D97ABC">
            <w:pPr>
              <w:pStyle w:val="af"/>
              <w:ind w:firstLineChars="0"/>
              <w:rPr>
                <w:ins w:id="1699" w:author="刘全" w:date="2021-12-03T12:07:00Z"/>
              </w:rPr>
              <w:pPrChange w:id="1700" w:author="刘全" w:date="2021-12-03T12:08:00Z">
                <w:pPr>
                  <w:pStyle w:val="af"/>
                  <w:ind w:firstLine="420"/>
                </w:pPr>
              </w:pPrChange>
            </w:pPr>
            <w:ins w:id="1701" w:author="刘全" w:date="2021-12-03T12:07:00Z">
              <w:r>
                <w:rPr>
                  <w:rFonts w:hint="eastAsia"/>
                </w:rPr>
                <w:t>（所在位置）</w:t>
              </w:r>
            </w:ins>
          </w:p>
        </w:tc>
        <w:tc>
          <w:tcPr>
            <w:tcW w:w="1073" w:type="dxa"/>
            <w:noWrap/>
            <w:vAlign w:val="center"/>
            <w:tcPrChange w:id="1702" w:author="刘全" w:date="2021-12-07T16:19:00Z">
              <w:tcPr>
                <w:tcW w:w="1073" w:type="dxa"/>
                <w:noWrap/>
              </w:tcPr>
            </w:tcPrChange>
          </w:tcPr>
          <w:p w14:paraId="4C3C6DC6" w14:textId="77777777" w:rsidR="00D97ABC" w:rsidRPr="00FB6BE3" w:rsidRDefault="00D97ABC">
            <w:pPr>
              <w:pStyle w:val="af"/>
              <w:ind w:firstLineChars="0"/>
              <w:rPr>
                <w:ins w:id="1703" w:author="刘全" w:date="2021-12-03T12:07:00Z"/>
                <w:rFonts w:ascii="宋体" w:hAnsi="宋体"/>
              </w:rPr>
              <w:pPrChange w:id="1704" w:author="刘全" w:date="2021-12-03T12:08:00Z">
                <w:pPr>
                  <w:pStyle w:val="af"/>
                  <w:ind w:firstLine="420"/>
                </w:pPr>
              </w:pPrChange>
            </w:pPr>
            <w:ins w:id="1705" w:author="刘全" w:date="2021-12-03T12:07:00Z">
              <w:r w:rsidRPr="00FB6BE3">
                <w:rPr>
                  <w:rFonts w:hint="eastAsia"/>
                </w:rPr>
                <w:t>名称</w:t>
              </w:r>
            </w:ins>
          </w:p>
        </w:tc>
        <w:tc>
          <w:tcPr>
            <w:tcW w:w="1046" w:type="dxa"/>
            <w:noWrap/>
            <w:vAlign w:val="center"/>
            <w:tcPrChange w:id="1706" w:author="刘全" w:date="2021-12-07T16:19:00Z">
              <w:tcPr>
                <w:tcW w:w="1046" w:type="dxa"/>
                <w:noWrap/>
              </w:tcPr>
            </w:tcPrChange>
          </w:tcPr>
          <w:p w14:paraId="454C249D" w14:textId="77777777" w:rsidR="00D97ABC" w:rsidRPr="00FB6BE3" w:rsidRDefault="00D97ABC">
            <w:pPr>
              <w:pStyle w:val="af"/>
              <w:ind w:firstLineChars="0"/>
              <w:rPr>
                <w:ins w:id="1707" w:author="刘全" w:date="2021-12-03T12:07:00Z"/>
                <w:rFonts w:ascii="宋体" w:hAnsi="宋体"/>
              </w:rPr>
              <w:pPrChange w:id="1708" w:author="刘全" w:date="2021-12-03T12:08:00Z">
                <w:pPr>
                  <w:pStyle w:val="af"/>
                  <w:ind w:firstLine="420"/>
                </w:pPr>
              </w:pPrChange>
            </w:pPr>
            <w:ins w:id="1709" w:author="刘全" w:date="2021-12-03T12:07:00Z">
              <w:r w:rsidRPr="00FB6BE3">
                <w:rPr>
                  <w:rFonts w:hint="eastAsia"/>
                </w:rPr>
                <w:t>输入料性</w:t>
              </w:r>
            </w:ins>
          </w:p>
        </w:tc>
        <w:tc>
          <w:tcPr>
            <w:tcW w:w="1030" w:type="dxa"/>
            <w:noWrap/>
            <w:vAlign w:val="center"/>
            <w:tcPrChange w:id="1710" w:author="刘全" w:date="2021-12-07T16:19:00Z">
              <w:tcPr>
                <w:tcW w:w="1030" w:type="dxa"/>
                <w:noWrap/>
              </w:tcPr>
            </w:tcPrChange>
          </w:tcPr>
          <w:p w14:paraId="15257327" w14:textId="77777777" w:rsidR="00D97ABC" w:rsidRPr="00FB6BE3" w:rsidRDefault="00D97ABC">
            <w:pPr>
              <w:pStyle w:val="af"/>
              <w:ind w:firstLineChars="0"/>
              <w:rPr>
                <w:ins w:id="1711" w:author="刘全" w:date="2021-12-03T12:07:00Z"/>
                <w:rFonts w:ascii="宋体" w:hAnsi="宋体"/>
              </w:rPr>
              <w:pPrChange w:id="1712" w:author="刘全" w:date="2021-12-03T12:08:00Z">
                <w:pPr>
                  <w:pStyle w:val="af"/>
                  <w:ind w:firstLine="420"/>
                </w:pPr>
              </w:pPrChange>
            </w:pPr>
            <w:ins w:id="1713" w:author="刘全" w:date="2021-12-03T12:07:00Z">
              <w:r w:rsidRPr="00FB6BE3">
                <w:rPr>
                  <w:rFonts w:hint="eastAsia"/>
                </w:rPr>
                <w:t>输出料性</w:t>
              </w:r>
            </w:ins>
          </w:p>
        </w:tc>
        <w:tc>
          <w:tcPr>
            <w:tcW w:w="530" w:type="dxa"/>
            <w:noWrap/>
            <w:vAlign w:val="center"/>
            <w:tcPrChange w:id="1714" w:author="刘全" w:date="2021-12-07T16:19:00Z">
              <w:tcPr>
                <w:tcW w:w="530" w:type="dxa"/>
                <w:noWrap/>
              </w:tcPr>
            </w:tcPrChange>
          </w:tcPr>
          <w:p w14:paraId="58BF6A05" w14:textId="77777777" w:rsidR="00D97ABC" w:rsidRPr="00FB6BE3" w:rsidRDefault="00D97ABC">
            <w:pPr>
              <w:pStyle w:val="af"/>
              <w:ind w:firstLineChars="0"/>
              <w:rPr>
                <w:ins w:id="1715" w:author="刘全" w:date="2021-12-03T12:07:00Z"/>
                <w:rFonts w:ascii="宋体" w:hAnsi="宋体"/>
              </w:rPr>
              <w:pPrChange w:id="1716" w:author="刘全" w:date="2021-12-03T12:08:00Z">
                <w:pPr>
                  <w:pStyle w:val="af"/>
                  <w:ind w:firstLine="420"/>
                </w:pPr>
              </w:pPrChange>
            </w:pPr>
            <w:ins w:id="1717" w:author="刘全" w:date="2021-12-03T12:07:00Z">
              <w:r w:rsidRPr="00FB6BE3">
                <w:rPr>
                  <w:rFonts w:hint="eastAsia"/>
                </w:rPr>
                <w:t>类型</w:t>
              </w:r>
            </w:ins>
          </w:p>
        </w:tc>
        <w:tc>
          <w:tcPr>
            <w:tcW w:w="444" w:type="dxa"/>
            <w:noWrap/>
            <w:vAlign w:val="center"/>
            <w:tcPrChange w:id="1718" w:author="刘全" w:date="2021-12-07T16:19:00Z">
              <w:tcPr>
                <w:tcW w:w="444" w:type="dxa"/>
                <w:noWrap/>
              </w:tcPr>
            </w:tcPrChange>
          </w:tcPr>
          <w:p w14:paraId="42532D44" w14:textId="77777777" w:rsidR="00D97ABC" w:rsidRPr="00FB6BE3" w:rsidRDefault="00D97ABC">
            <w:pPr>
              <w:pStyle w:val="af"/>
              <w:ind w:firstLineChars="0"/>
              <w:rPr>
                <w:ins w:id="1719" w:author="刘全" w:date="2021-12-03T12:07:00Z"/>
                <w:rFonts w:ascii="宋体" w:hAnsi="宋体"/>
              </w:rPr>
              <w:pPrChange w:id="1720" w:author="刘全" w:date="2021-12-03T12:08:00Z">
                <w:pPr>
                  <w:pStyle w:val="af"/>
                  <w:ind w:firstLine="420"/>
                </w:pPr>
              </w:pPrChange>
            </w:pPr>
            <w:ins w:id="1721" w:author="刘全" w:date="2021-12-03T12:07:00Z">
              <w:r w:rsidRPr="00FB6BE3">
                <w:rPr>
                  <w:rFonts w:hint="eastAsia"/>
                </w:rPr>
                <w:t>缓冲下限</w:t>
              </w:r>
            </w:ins>
          </w:p>
        </w:tc>
        <w:tc>
          <w:tcPr>
            <w:tcW w:w="1010" w:type="dxa"/>
            <w:noWrap/>
            <w:vAlign w:val="center"/>
            <w:tcPrChange w:id="1722" w:author="刘全" w:date="2021-12-07T16:19:00Z">
              <w:tcPr>
                <w:tcW w:w="1010" w:type="dxa"/>
                <w:noWrap/>
              </w:tcPr>
            </w:tcPrChange>
          </w:tcPr>
          <w:p w14:paraId="0BFC4F51" w14:textId="77777777" w:rsidR="00D97ABC" w:rsidRPr="00FB6BE3" w:rsidRDefault="00D97ABC">
            <w:pPr>
              <w:pStyle w:val="af"/>
              <w:ind w:firstLineChars="0"/>
              <w:rPr>
                <w:ins w:id="1723" w:author="刘全" w:date="2021-12-03T12:07:00Z"/>
                <w:rFonts w:ascii="宋体" w:hAnsi="宋体"/>
              </w:rPr>
              <w:pPrChange w:id="1724" w:author="刘全" w:date="2021-12-03T12:08:00Z">
                <w:pPr>
                  <w:pStyle w:val="af"/>
                  <w:ind w:firstLine="420"/>
                </w:pPr>
              </w:pPrChange>
            </w:pPr>
            <w:ins w:id="1725" w:author="刘全" w:date="2021-12-03T12:07:00Z">
              <w:r w:rsidRPr="00FB6BE3">
                <w:rPr>
                  <w:rFonts w:hint="eastAsia"/>
                </w:rPr>
                <w:t>缓冲上限</w:t>
              </w:r>
            </w:ins>
          </w:p>
        </w:tc>
        <w:tc>
          <w:tcPr>
            <w:tcW w:w="404" w:type="dxa"/>
            <w:noWrap/>
            <w:vAlign w:val="center"/>
            <w:tcPrChange w:id="1726" w:author="刘全" w:date="2021-12-07T16:19:00Z">
              <w:tcPr>
                <w:tcW w:w="404" w:type="dxa"/>
                <w:noWrap/>
              </w:tcPr>
            </w:tcPrChange>
          </w:tcPr>
          <w:p w14:paraId="697B8015" w14:textId="77777777" w:rsidR="00D97ABC" w:rsidRPr="00FB6BE3" w:rsidRDefault="00D97ABC">
            <w:pPr>
              <w:pStyle w:val="af"/>
              <w:ind w:firstLineChars="0"/>
              <w:rPr>
                <w:ins w:id="1727" w:author="刘全" w:date="2021-12-03T12:07:00Z"/>
                <w:rFonts w:ascii="宋体" w:hAnsi="宋体"/>
              </w:rPr>
              <w:pPrChange w:id="1728" w:author="刘全" w:date="2021-12-03T12:08:00Z">
                <w:pPr>
                  <w:pStyle w:val="af"/>
                  <w:ind w:firstLine="420"/>
                </w:pPr>
              </w:pPrChange>
            </w:pPr>
            <w:ins w:id="1729" w:author="刘全" w:date="2021-12-03T12:07:00Z">
              <w:r w:rsidRPr="00FB6BE3">
                <w:rPr>
                  <w:rFonts w:hint="eastAsia"/>
                </w:rPr>
                <w:t>缓冲期</w:t>
              </w:r>
            </w:ins>
          </w:p>
        </w:tc>
        <w:tc>
          <w:tcPr>
            <w:tcW w:w="686" w:type="dxa"/>
            <w:noWrap/>
            <w:vAlign w:val="center"/>
            <w:tcPrChange w:id="1730" w:author="刘全" w:date="2021-12-07T16:19:00Z">
              <w:tcPr>
                <w:tcW w:w="686" w:type="dxa"/>
                <w:noWrap/>
              </w:tcPr>
            </w:tcPrChange>
          </w:tcPr>
          <w:p w14:paraId="41EDA588" w14:textId="77777777" w:rsidR="00D97ABC" w:rsidRPr="00FB6BE3" w:rsidRDefault="00D97ABC">
            <w:pPr>
              <w:pStyle w:val="af"/>
              <w:ind w:firstLineChars="0"/>
              <w:rPr>
                <w:ins w:id="1731" w:author="刘全" w:date="2021-12-03T12:07:00Z"/>
                <w:rFonts w:ascii="宋体" w:hAnsi="宋体"/>
              </w:rPr>
              <w:pPrChange w:id="1732" w:author="刘全" w:date="2021-12-03T12:08:00Z">
                <w:pPr>
                  <w:pStyle w:val="af"/>
                  <w:ind w:firstLine="420"/>
                </w:pPr>
              </w:pPrChange>
            </w:pPr>
            <w:ins w:id="1733" w:author="刘全" w:date="2021-12-03T12:07:00Z">
              <w:r w:rsidRPr="00FB6BE3">
                <w:rPr>
                  <w:rFonts w:hint="eastAsia"/>
                </w:rPr>
                <w:t>垫渣量</w:t>
              </w:r>
            </w:ins>
          </w:p>
        </w:tc>
        <w:tc>
          <w:tcPr>
            <w:tcW w:w="530" w:type="dxa"/>
            <w:noWrap/>
            <w:vAlign w:val="center"/>
            <w:tcPrChange w:id="1734" w:author="刘全" w:date="2021-12-07T16:19:00Z">
              <w:tcPr>
                <w:tcW w:w="530" w:type="dxa"/>
                <w:noWrap/>
              </w:tcPr>
            </w:tcPrChange>
          </w:tcPr>
          <w:p w14:paraId="54F42E91" w14:textId="77777777" w:rsidR="00D97ABC" w:rsidRPr="00FB6BE3" w:rsidRDefault="00D97ABC">
            <w:pPr>
              <w:pStyle w:val="af"/>
              <w:ind w:firstLineChars="0"/>
              <w:rPr>
                <w:ins w:id="1735" w:author="刘全" w:date="2021-12-03T12:07:00Z"/>
                <w:rFonts w:ascii="宋体" w:hAnsi="宋体"/>
              </w:rPr>
              <w:pPrChange w:id="1736" w:author="刘全" w:date="2021-12-03T12:08:00Z">
                <w:pPr>
                  <w:pStyle w:val="af"/>
                  <w:ind w:firstLine="420"/>
                </w:pPr>
              </w:pPrChange>
            </w:pPr>
            <w:ins w:id="1737" w:author="刘全" w:date="2021-12-03T12:07:00Z">
              <w:r w:rsidRPr="00FB6BE3">
                <w:rPr>
                  <w:rFonts w:hint="eastAsia"/>
                </w:rPr>
                <w:t>产能</w:t>
              </w:r>
            </w:ins>
          </w:p>
        </w:tc>
        <w:tc>
          <w:tcPr>
            <w:tcW w:w="723" w:type="dxa"/>
            <w:noWrap/>
            <w:vAlign w:val="center"/>
            <w:tcPrChange w:id="1738" w:author="刘全" w:date="2021-12-07T16:19:00Z">
              <w:tcPr>
                <w:tcW w:w="723" w:type="dxa"/>
                <w:noWrap/>
              </w:tcPr>
            </w:tcPrChange>
          </w:tcPr>
          <w:p w14:paraId="36AB5A8D" w14:textId="77777777" w:rsidR="00D97ABC" w:rsidRDefault="00D97ABC">
            <w:pPr>
              <w:pStyle w:val="af"/>
              <w:ind w:firstLineChars="0"/>
              <w:rPr>
                <w:ins w:id="1739" w:author="刘全" w:date="2021-12-03T12:07:00Z"/>
              </w:rPr>
              <w:pPrChange w:id="1740" w:author="刘全" w:date="2021-12-03T12:08:00Z">
                <w:pPr>
                  <w:pStyle w:val="af"/>
                  <w:ind w:firstLine="420"/>
                </w:pPr>
              </w:pPrChange>
            </w:pPr>
            <w:ins w:id="1741" w:author="刘全" w:date="2021-12-03T12:07:00Z">
              <w:r w:rsidRPr="00FB6BE3">
                <w:rPr>
                  <w:rFonts w:hint="eastAsia"/>
                </w:rPr>
                <w:t>机械</w:t>
              </w:r>
            </w:ins>
          </w:p>
          <w:p w14:paraId="66BD9FF2" w14:textId="77777777" w:rsidR="00D97ABC" w:rsidRPr="00FB6BE3" w:rsidRDefault="00D97ABC">
            <w:pPr>
              <w:pStyle w:val="af"/>
              <w:ind w:firstLineChars="0"/>
              <w:rPr>
                <w:ins w:id="1742" w:author="刘全" w:date="2021-12-03T12:07:00Z"/>
                <w:rFonts w:ascii="宋体" w:hAnsi="宋体"/>
              </w:rPr>
              <w:pPrChange w:id="1743" w:author="刘全" w:date="2021-12-03T12:08:00Z">
                <w:pPr>
                  <w:pStyle w:val="af"/>
                  <w:ind w:firstLine="420"/>
                </w:pPr>
              </w:pPrChange>
            </w:pPr>
            <w:ins w:id="1744" w:author="刘全" w:date="2021-12-03T12:07:00Z">
              <w:r w:rsidRPr="00FB6BE3">
                <w:rPr>
                  <w:rFonts w:hint="eastAsia"/>
                </w:rPr>
                <w:t>组号</w:t>
              </w:r>
            </w:ins>
          </w:p>
        </w:tc>
      </w:tr>
      <w:tr w:rsidR="00D97ABC" w:rsidRPr="00FB6BE3" w14:paraId="4F485016" w14:textId="77777777" w:rsidTr="00975CFC">
        <w:trPr>
          <w:ins w:id="1745" w:author="刘全" w:date="2021-12-03T12:07:00Z"/>
        </w:trPr>
        <w:tc>
          <w:tcPr>
            <w:tcW w:w="866" w:type="dxa"/>
            <w:noWrap/>
            <w:vAlign w:val="center"/>
            <w:tcPrChange w:id="1746" w:author="刘全" w:date="2021-12-07T16:19:00Z">
              <w:tcPr>
                <w:tcW w:w="866" w:type="dxa"/>
                <w:noWrap/>
              </w:tcPr>
            </w:tcPrChange>
          </w:tcPr>
          <w:p w14:paraId="1653DB93" w14:textId="77777777" w:rsidR="00D97ABC" w:rsidRDefault="00D97ABC">
            <w:pPr>
              <w:pStyle w:val="af"/>
              <w:ind w:firstLineChars="0"/>
              <w:rPr>
                <w:ins w:id="1747" w:author="刘全" w:date="2021-12-03T12:07:00Z"/>
              </w:rPr>
              <w:pPrChange w:id="1748" w:author="刘全" w:date="2021-12-03T12:08:00Z">
                <w:pPr>
                  <w:pStyle w:val="af"/>
                  <w:ind w:firstLine="420"/>
                </w:pPr>
              </w:pPrChange>
            </w:pPr>
            <w:ins w:id="1749" w:author="刘全" w:date="2021-12-03T12:07:00Z">
              <w:r>
                <w:rPr>
                  <w:rFonts w:hint="eastAsia"/>
                </w:rPr>
                <w:t>520000</w:t>
              </w:r>
            </w:ins>
          </w:p>
          <w:p w14:paraId="2A1B496E" w14:textId="77777777" w:rsidR="00D97ABC" w:rsidRPr="00FB6BE3" w:rsidRDefault="00D97ABC">
            <w:pPr>
              <w:pStyle w:val="af"/>
              <w:ind w:firstLineChars="0"/>
              <w:rPr>
                <w:ins w:id="1750" w:author="刘全" w:date="2021-12-03T12:07:00Z"/>
                <w:rFonts w:ascii="宋体" w:hAnsi="宋体"/>
              </w:rPr>
              <w:pPrChange w:id="1751" w:author="刘全" w:date="2021-12-03T12:08:00Z">
                <w:pPr>
                  <w:pStyle w:val="af"/>
                  <w:ind w:firstLine="420"/>
                </w:pPr>
              </w:pPrChange>
            </w:pPr>
            <w:ins w:id="1752" w:author="刘全" w:date="2021-12-03T12:07:00Z">
              <w:r w:rsidRPr="00FB6BE3">
                <w:rPr>
                  <w:rFonts w:hint="eastAsia"/>
                </w:rPr>
                <w:t>001</w:t>
              </w:r>
            </w:ins>
          </w:p>
        </w:tc>
        <w:tc>
          <w:tcPr>
            <w:tcW w:w="866" w:type="dxa"/>
            <w:noWrap/>
            <w:vAlign w:val="center"/>
            <w:tcPrChange w:id="1753" w:author="刘全" w:date="2021-12-07T16:19:00Z">
              <w:tcPr>
                <w:tcW w:w="866" w:type="dxa"/>
                <w:noWrap/>
              </w:tcPr>
            </w:tcPrChange>
          </w:tcPr>
          <w:p w14:paraId="73DCCF2F" w14:textId="77777777" w:rsidR="00D97ABC" w:rsidRDefault="00D97ABC">
            <w:pPr>
              <w:pStyle w:val="af"/>
              <w:ind w:firstLineChars="0"/>
              <w:rPr>
                <w:ins w:id="1754" w:author="刘全" w:date="2021-12-03T12:07:00Z"/>
              </w:rPr>
              <w:pPrChange w:id="1755" w:author="刘全" w:date="2021-12-03T12:08:00Z">
                <w:pPr>
                  <w:pStyle w:val="af"/>
                  <w:ind w:firstLine="420"/>
                </w:pPr>
              </w:pPrChange>
            </w:pPr>
            <w:ins w:id="1756" w:author="刘全" w:date="2021-12-03T12:07:00Z">
              <w:r>
                <w:rPr>
                  <w:rFonts w:hint="eastAsia"/>
                </w:rPr>
                <w:t>200000</w:t>
              </w:r>
            </w:ins>
          </w:p>
          <w:p w14:paraId="79053030" w14:textId="77777777" w:rsidR="00D97ABC" w:rsidRPr="00FB6BE3" w:rsidRDefault="00D97ABC">
            <w:pPr>
              <w:pStyle w:val="af"/>
              <w:ind w:firstLineChars="0"/>
              <w:rPr>
                <w:ins w:id="1757" w:author="刘全" w:date="2021-12-03T12:07:00Z"/>
                <w:rFonts w:ascii="宋体" w:hAnsi="宋体"/>
              </w:rPr>
              <w:pPrChange w:id="1758" w:author="刘全" w:date="2021-12-03T12:08:00Z">
                <w:pPr>
                  <w:pStyle w:val="af"/>
                  <w:ind w:firstLine="420"/>
                </w:pPr>
              </w:pPrChange>
            </w:pPr>
            <w:ins w:id="1759" w:author="刘全" w:date="2021-12-03T12:07:00Z">
              <w:r w:rsidRPr="00FB6BE3">
                <w:rPr>
                  <w:rFonts w:hint="eastAsia"/>
                </w:rPr>
                <w:t>190</w:t>
              </w:r>
            </w:ins>
          </w:p>
        </w:tc>
        <w:tc>
          <w:tcPr>
            <w:tcW w:w="1073" w:type="dxa"/>
            <w:noWrap/>
            <w:vAlign w:val="center"/>
            <w:tcPrChange w:id="1760" w:author="刘全" w:date="2021-12-07T16:19:00Z">
              <w:tcPr>
                <w:tcW w:w="1073" w:type="dxa"/>
                <w:noWrap/>
              </w:tcPr>
            </w:tcPrChange>
          </w:tcPr>
          <w:p w14:paraId="571693DA" w14:textId="77777777" w:rsidR="00D97ABC" w:rsidRPr="00FB6BE3" w:rsidRDefault="00D97ABC">
            <w:pPr>
              <w:pStyle w:val="af"/>
              <w:ind w:firstLineChars="0"/>
              <w:rPr>
                <w:ins w:id="1761" w:author="刘全" w:date="2021-12-03T12:07:00Z"/>
                <w:rFonts w:ascii="宋体" w:hAnsi="宋体"/>
              </w:rPr>
              <w:pPrChange w:id="1762" w:author="刘全" w:date="2021-12-03T12:08:00Z">
                <w:pPr>
                  <w:pStyle w:val="af"/>
                  <w:ind w:firstLine="420"/>
                </w:pPr>
              </w:pPrChange>
            </w:pPr>
            <w:ins w:id="1763" w:author="刘全" w:date="2021-12-03T12:07:00Z">
              <w:r w:rsidRPr="00FB6BE3">
                <w:rPr>
                  <w:rFonts w:hint="eastAsia"/>
                </w:rPr>
                <w:t>大坝人工碎石系统</w:t>
              </w:r>
            </w:ins>
          </w:p>
        </w:tc>
        <w:tc>
          <w:tcPr>
            <w:tcW w:w="1046" w:type="dxa"/>
            <w:noWrap/>
            <w:vAlign w:val="center"/>
            <w:tcPrChange w:id="1764" w:author="刘全" w:date="2021-12-07T16:19:00Z">
              <w:tcPr>
                <w:tcW w:w="1046" w:type="dxa"/>
                <w:noWrap/>
              </w:tcPr>
            </w:tcPrChange>
          </w:tcPr>
          <w:p w14:paraId="1832FA20" w14:textId="77777777" w:rsidR="00D97ABC" w:rsidRPr="00FB6BE3" w:rsidRDefault="00D97ABC">
            <w:pPr>
              <w:pStyle w:val="af"/>
              <w:ind w:firstLineChars="0"/>
              <w:rPr>
                <w:ins w:id="1765" w:author="刘全" w:date="2021-12-03T12:07:00Z"/>
                <w:rFonts w:ascii="宋体" w:hAnsi="宋体"/>
              </w:rPr>
              <w:pPrChange w:id="1766" w:author="刘全" w:date="2021-12-03T12:08:00Z">
                <w:pPr>
                  <w:pStyle w:val="af"/>
                  <w:ind w:firstLine="420"/>
                </w:pPr>
              </w:pPrChange>
            </w:pPr>
            <w:ins w:id="1767" w:author="刘全" w:date="2021-12-03T12:07:00Z">
              <w:r w:rsidRPr="00FB6BE3">
                <w:rPr>
                  <w:rFonts w:hint="eastAsia"/>
                </w:rPr>
                <w:t>540030210</w:t>
              </w:r>
            </w:ins>
          </w:p>
        </w:tc>
        <w:tc>
          <w:tcPr>
            <w:tcW w:w="1030" w:type="dxa"/>
            <w:noWrap/>
            <w:vAlign w:val="center"/>
            <w:tcPrChange w:id="1768" w:author="刘全" w:date="2021-12-07T16:19:00Z">
              <w:tcPr>
                <w:tcW w:w="1030" w:type="dxa"/>
                <w:noWrap/>
              </w:tcPr>
            </w:tcPrChange>
          </w:tcPr>
          <w:p w14:paraId="76B24EA0" w14:textId="77777777" w:rsidR="00D97ABC" w:rsidRPr="00FB6BE3" w:rsidRDefault="00D97ABC">
            <w:pPr>
              <w:pStyle w:val="af"/>
              <w:ind w:firstLineChars="0"/>
              <w:rPr>
                <w:ins w:id="1769" w:author="刘全" w:date="2021-12-03T12:07:00Z"/>
                <w:rFonts w:ascii="宋体" w:hAnsi="宋体"/>
              </w:rPr>
              <w:pPrChange w:id="1770" w:author="刘全" w:date="2021-12-03T12:08:00Z">
                <w:pPr>
                  <w:pStyle w:val="af"/>
                  <w:ind w:firstLine="420"/>
                </w:pPr>
              </w:pPrChange>
            </w:pPr>
            <w:ins w:id="1771" w:author="刘全" w:date="2021-12-03T12:07:00Z">
              <w:r w:rsidRPr="00FB6BE3">
                <w:rPr>
                  <w:rFonts w:hint="eastAsia"/>
                </w:rPr>
                <w:t>540030110</w:t>
              </w:r>
            </w:ins>
          </w:p>
        </w:tc>
        <w:tc>
          <w:tcPr>
            <w:tcW w:w="530" w:type="dxa"/>
            <w:noWrap/>
            <w:vAlign w:val="center"/>
            <w:tcPrChange w:id="1772" w:author="刘全" w:date="2021-12-07T16:19:00Z">
              <w:tcPr>
                <w:tcW w:w="530" w:type="dxa"/>
                <w:noWrap/>
              </w:tcPr>
            </w:tcPrChange>
          </w:tcPr>
          <w:p w14:paraId="317F4863" w14:textId="77777777" w:rsidR="00D97ABC" w:rsidRPr="00FB6BE3" w:rsidRDefault="00D97ABC">
            <w:pPr>
              <w:pStyle w:val="af"/>
              <w:ind w:firstLineChars="0"/>
              <w:rPr>
                <w:ins w:id="1773" w:author="刘全" w:date="2021-12-03T12:07:00Z"/>
                <w:rFonts w:ascii="宋体" w:hAnsi="宋体"/>
              </w:rPr>
              <w:pPrChange w:id="1774" w:author="刘全" w:date="2021-12-03T12:08:00Z">
                <w:pPr>
                  <w:pStyle w:val="af"/>
                  <w:ind w:firstLine="420"/>
                </w:pPr>
              </w:pPrChange>
            </w:pPr>
            <w:ins w:id="1775" w:author="刘全" w:date="2021-12-03T12:07:00Z">
              <w:r w:rsidRPr="00FB6BE3">
                <w:rPr>
                  <w:rFonts w:hint="eastAsia"/>
                </w:rPr>
                <w:t>24003</w:t>
              </w:r>
            </w:ins>
          </w:p>
        </w:tc>
        <w:tc>
          <w:tcPr>
            <w:tcW w:w="444" w:type="dxa"/>
            <w:noWrap/>
            <w:vAlign w:val="center"/>
            <w:tcPrChange w:id="1776" w:author="刘全" w:date="2021-12-07T16:19:00Z">
              <w:tcPr>
                <w:tcW w:w="444" w:type="dxa"/>
                <w:noWrap/>
              </w:tcPr>
            </w:tcPrChange>
          </w:tcPr>
          <w:p w14:paraId="7B08C5F8" w14:textId="77777777" w:rsidR="00D97ABC" w:rsidRPr="00FB6BE3" w:rsidRDefault="00D97ABC">
            <w:pPr>
              <w:pStyle w:val="af"/>
              <w:ind w:firstLineChars="0"/>
              <w:rPr>
                <w:ins w:id="1777" w:author="刘全" w:date="2021-12-03T12:07:00Z"/>
                <w:rFonts w:ascii="宋体" w:hAnsi="宋体"/>
              </w:rPr>
              <w:pPrChange w:id="1778" w:author="刘全" w:date="2021-12-03T12:08:00Z">
                <w:pPr>
                  <w:pStyle w:val="af"/>
                  <w:ind w:firstLine="420"/>
                </w:pPr>
              </w:pPrChange>
            </w:pPr>
            <w:ins w:id="1779" w:author="刘全" w:date="2021-12-03T12:07:00Z">
              <w:r w:rsidRPr="00FB6BE3">
                <w:rPr>
                  <w:rFonts w:hint="eastAsia"/>
                </w:rPr>
                <w:t>0</w:t>
              </w:r>
            </w:ins>
          </w:p>
        </w:tc>
        <w:tc>
          <w:tcPr>
            <w:tcW w:w="1010" w:type="dxa"/>
            <w:noWrap/>
            <w:vAlign w:val="center"/>
            <w:tcPrChange w:id="1780" w:author="刘全" w:date="2021-12-07T16:19:00Z">
              <w:tcPr>
                <w:tcW w:w="1010" w:type="dxa"/>
                <w:noWrap/>
              </w:tcPr>
            </w:tcPrChange>
          </w:tcPr>
          <w:p w14:paraId="1A9FAA4A" w14:textId="77777777" w:rsidR="00D97ABC" w:rsidRPr="00FB6BE3" w:rsidRDefault="00D97ABC">
            <w:pPr>
              <w:pStyle w:val="af"/>
              <w:ind w:firstLineChars="0"/>
              <w:rPr>
                <w:ins w:id="1781" w:author="刘全" w:date="2021-12-03T12:07:00Z"/>
                <w:rFonts w:ascii="宋体" w:hAnsi="宋体"/>
              </w:rPr>
              <w:pPrChange w:id="1782" w:author="刘全" w:date="2021-12-03T12:08:00Z">
                <w:pPr>
                  <w:pStyle w:val="af"/>
                  <w:ind w:firstLine="420"/>
                </w:pPr>
              </w:pPrChange>
            </w:pPr>
            <w:ins w:id="1783" w:author="刘全" w:date="2021-12-03T12:07:00Z">
              <w:r w:rsidRPr="00FB6BE3">
                <w:rPr>
                  <w:rFonts w:hint="eastAsia"/>
                </w:rPr>
                <w:t>0</w:t>
              </w:r>
            </w:ins>
          </w:p>
        </w:tc>
        <w:tc>
          <w:tcPr>
            <w:tcW w:w="404" w:type="dxa"/>
            <w:noWrap/>
            <w:vAlign w:val="center"/>
            <w:tcPrChange w:id="1784" w:author="刘全" w:date="2021-12-07T16:19:00Z">
              <w:tcPr>
                <w:tcW w:w="404" w:type="dxa"/>
                <w:noWrap/>
              </w:tcPr>
            </w:tcPrChange>
          </w:tcPr>
          <w:p w14:paraId="7A54A1A3" w14:textId="77777777" w:rsidR="00D97ABC" w:rsidRPr="00FB6BE3" w:rsidRDefault="00D97ABC">
            <w:pPr>
              <w:pStyle w:val="af"/>
              <w:ind w:firstLineChars="0"/>
              <w:rPr>
                <w:ins w:id="1785" w:author="刘全" w:date="2021-12-03T12:07:00Z"/>
                <w:rFonts w:ascii="宋体" w:hAnsi="宋体"/>
              </w:rPr>
              <w:pPrChange w:id="1786" w:author="刘全" w:date="2021-12-03T12:08:00Z">
                <w:pPr>
                  <w:pStyle w:val="af"/>
                  <w:ind w:firstLine="420"/>
                </w:pPr>
              </w:pPrChange>
            </w:pPr>
            <w:ins w:id="1787" w:author="刘全" w:date="2021-12-03T12:07:00Z">
              <w:r w:rsidRPr="00FB6BE3">
                <w:rPr>
                  <w:rFonts w:hint="eastAsia"/>
                </w:rPr>
                <w:t>3</w:t>
              </w:r>
            </w:ins>
          </w:p>
        </w:tc>
        <w:tc>
          <w:tcPr>
            <w:tcW w:w="686" w:type="dxa"/>
            <w:noWrap/>
            <w:vAlign w:val="center"/>
            <w:tcPrChange w:id="1788" w:author="刘全" w:date="2021-12-07T16:19:00Z">
              <w:tcPr>
                <w:tcW w:w="686" w:type="dxa"/>
                <w:noWrap/>
              </w:tcPr>
            </w:tcPrChange>
          </w:tcPr>
          <w:p w14:paraId="1BC9D25E" w14:textId="77777777" w:rsidR="00D97ABC" w:rsidRPr="00FB6BE3" w:rsidRDefault="00D97ABC">
            <w:pPr>
              <w:pStyle w:val="af"/>
              <w:ind w:firstLineChars="0"/>
              <w:rPr>
                <w:ins w:id="1789" w:author="刘全" w:date="2021-12-03T12:07:00Z"/>
                <w:rFonts w:ascii="宋体" w:hAnsi="宋体"/>
              </w:rPr>
              <w:pPrChange w:id="1790" w:author="刘全" w:date="2021-12-03T12:08:00Z">
                <w:pPr>
                  <w:pStyle w:val="af"/>
                  <w:ind w:firstLine="420"/>
                </w:pPr>
              </w:pPrChange>
            </w:pPr>
          </w:p>
        </w:tc>
        <w:tc>
          <w:tcPr>
            <w:tcW w:w="530" w:type="dxa"/>
            <w:noWrap/>
            <w:vAlign w:val="center"/>
            <w:tcPrChange w:id="1791" w:author="刘全" w:date="2021-12-07T16:19:00Z">
              <w:tcPr>
                <w:tcW w:w="530" w:type="dxa"/>
                <w:noWrap/>
              </w:tcPr>
            </w:tcPrChange>
          </w:tcPr>
          <w:p w14:paraId="28982635" w14:textId="77777777" w:rsidR="00D97ABC" w:rsidRPr="00FB6BE3" w:rsidRDefault="00D97ABC">
            <w:pPr>
              <w:pStyle w:val="af"/>
              <w:ind w:firstLineChars="0"/>
              <w:rPr>
                <w:ins w:id="1792" w:author="刘全" w:date="2021-12-03T12:07:00Z"/>
                <w:rFonts w:ascii="宋体" w:hAnsi="宋体"/>
              </w:rPr>
              <w:pPrChange w:id="1793" w:author="刘全" w:date="2021-12-03T12:08:00Z">
                <w:pPr>
                  <w:pStyle w:val="af"/>
                  <w:ind w:firstLine="420"/>
                </w:pPr>
              </w:pPrChange>
            </w:pPr>
            <w:ins w:id="1794" w:author="刘全" w:date="2021-12-03T12:07:00Z">
              <w:r w:rsidRPr="00FB6BE3">
                <w:rPr>
                  <w:rFonts w:hint="eastAsia"/>
                </w:rPr>
                <w:t>8300</w:t>
              </w:r>
            </w:ins>
          </w:p>
        </w:tc>
        <w:tc>
          <w:tcPr>
            <w:tcW w:w="723" w:type="dxa"/>
            <w:noWrap/>
            <w:vAlign w:val="center"/>
            <w:tcPrChange w:id="1795" w:author="刘全" w:date="2021-12-07T16:19:00Z">
              <w:tcPr>
                <w:tcW w:w="723" w:type="dxa"/>
                <w:noWrap/>
              </w:tcPr>
            </w:tcPrChange>
          </w:tcPr>
          <w:p w14:paraId="6FFE92B9" w14:textId="77777777" w:rsidR="00D97ABC" w:rsidRDefault="00D97ABC">
            <w:pPr>
              <w:pStyle w:val="af"/>
              <w:ind w:firstLineChars="0"/>
              <w:rPr>
                <w:ins w:id="1796" w:author="刘全" w:date="2021-12-03T12:07:00Z"/>
              </w:rPr>
              <w:pPrChange w:id="1797" w:author="刘全" w:date="2021-12-03T12:08:00Z">
                <w:pPr>
                  <w:pStyle w:val="af"/>
                  <w:ind w:firstLine="420"/>
                </w:pPr>
              </w:pPrChange>
            </w:pPr>
            <w:ins w:id="1798" w:author="刘全" w:date="2021-12-03T12:07:00Z">
              <w:r>
                <w:rPr>
                  <w:rFonts w:hint="eastAsia"/>
                </w:rPr>
                <w:t>480000</w:t>
              </w:r>
            </w:ins>
          </w:p>
          <w:p w14:paraId="144FAA63" w14:textId="77777777" w:rsidR="00D97ABC" w:rsidRPr="00FB6BE3" w:rsidRDefault="00D97ABC">
            <w:pPr>
              <w:pStyle w:val="af"/>
              <w:ind w:firstLineChars="0"/>
              <w:rPr>
                <w:ins w:id="1799" w:author="刘全" w:date="2021-12-03T12:07:00Z"/>
                <w:rFonts w:ascii="宋体" w:hAnsi="宋体"/>
              </w:rPr>
              <w:pPrChange w:id="1800" w:author="刘全" w:date="2021-12-03T12:08:00Z">
                <w:pPr>
                  <w:pStyle w:val="af"/>
                  <w:ind w:firstLine="420"/>
                </w:pPr>
              </w:pPrChange>
            </w:pPr>
            <w:ins w:id="1801" w:author="刘全" w:date="2021-12-03T12:07:00Z">
              <w:r w:rsidRPr="00FB6BE3">
                <w:rPr>
                  <w:rFonts w:hint="eastAsia"/>
                </w:rPr>
                <w:t>008</w:t>
              </w:r>
            </w:ins>
          </w:p>
        </w:tc>
      </w:tr>
      <w:tr w:rsidR="00D97ABC" w:rsidRPr="00FB6BE3" w14:paraId="0B5E85CD" w14:textId="77777777" w:rsidTr="00975CFC">
        <w:trPr>
          <w:ins w:id="1802" w:author="刘全" w:date="2021-12-03T12:07:00Z"/>
        </w:trPr>
        <w:tc>
          <w:tcPr>
            <w:tcW w:w="866" w:type="dxa"/>
            <w:noWrap/>
            <w:vAlign w:val="center"/>
            <w:tcPrChange w:id="1803" w:author="刘全" w:date="2021-12-07T16:19:00Z">
              <w:tcPr>
                <w:tcW w:w="866" w:type="dxa"/>
                <w:noWrap/>
              </w:tcPr>
            </w:tcPrChange>
          </w:tcPr>
          <w:p w14:paraId="243537B5" w14:textId="77777777" w:rsidR="00D97ABC" w:rsidRDefault="00D97ABC">
            <w:pPr>
              <w:pStyle w:val="af"/>
              <w:ind w:firstLineChars="0"/>
              <w:rPr>
                <w:ins w:id="1804" w:author="刘全" w:date="2021-12-03T12:07:00Z"/>
              </w:rPr>
              <w:pPrChange w:id="1805" w:author="刘全" w:date="2021-12-03T12:08:00Z">
                <w:pPr>
                  <w:pStyle w:val="af"/>
                  <w:ind w:firstLine="420"/>
                </w:pPr>
              </w:pPrChange>
            </w:pPr>
            <w:ins w:id="1806" w:author="刘全" w:date="2021-12-03T12:07:00Z">
              <w:r>
                <w:rPr>
                  <w:rFonts w:hint="eastAsia"/>
                </w:rPr>
                <w:t>520000</w:t>
              </w:r>
            </w:ins>
          </w:p>
          <w:p w14:paraId="28A6DAD2" w14:textId="77777777" w:rsidR="00D97ABC" w:rsidRPr="00FB6BE3" w:rsidRDefault="00D97ABC">
            <w:pPr>
              <w:pStyle w:val="af"/>
              <w:ind w:firstLineChars="0"/>
              <w:rPr>
                <w:ins w:id="1807" w:author="刘全" w:date="2021-12-03T12:07:00Z"/>
                <w:rFonts w:ascii="宋体" w:hAnsi="宋体"/>
              </w:rPr>
              <w:pPrChange w:id="1808" w:author="刘全" w:date="2021-12-03T12:08:00Z">
                <w:pPr>
                  <w:pStyle w:val="af"/>
                  <w:ind w:firstLine="420"/>
                </w:pPr>
              </w:pPrChange>
            </w:pPr>
            <w:ins w:id="1809" w:author="刘全" w:date="2021-12-03T12:07:00Z">
              <w:r w:rsidRPr="00FB6BE3">
                <w:rPr>
                  <w:rFonts w:hint="eastAsia"/>
                </w:rPr>
                <w:t>002</w:t>
              </w:r>
            </w:ins>
          </w:p>
        </w:tc>
        <w:tc>
          <w:tcPr>
            <w:tcW w:w="866" w:type="dxa"/>
            <w:noWrap/>
            <w:vAlign w:val="center"/>
            <w:tcPrChange w:id="1810" w:author="刘全" w:date="2021-12-07T16:19:00Z">
              <w:tcPr>
                <w:tcW w:w="866" w:type="dxa"/>
                <w:noWrap/>
              </w:tcPr>
            </w:tcPrChange>
          </w:tcPr>
          <w:p w14:paraId="24256961" w14:textId="77777777" w:rsidR="00D97ABC" w:rsidRDefault="00D97ABC">
            <w:pPr>
              <w:pStyle w:val="af"/>
              <w:ind w:firstLineChars="0"/>
              <w:rPr>
                <w:ins w:id="1811" w:author="刘全" w:date="2021-12-03T12:07:00Z"/>
              </w:rPr>
              <w:pPrChange w:id="1812" w:author="刘全" w:date="2021-12-03T12:08:00Z">
                <w:pPr>
                  <w:pStyle w:val="af"/>
                  <w:ind w:firstLine="420"/>
                </w:pPr>
              </w:pPrChange>
            </w:pPr>
            <w:ins w:id="1813" w:author="刘全" w:date="2021-12-03T12:07:00Z">
              <w:r>
                <w:rPr>
                  <w:rFonts w:hint="eastAsia"/>
                </w:rPr>
                <w:t>200000</w:t>
              </w:r>
            </w:ins>
          </w:p>
          <w:p w14:paraId="4A4885D4" w14:textId="77777777" w:rsidR="00D97ABC" w:rsidRPr="00FB6BE3" w:rsidRDefault="00D97ABC">
            <w:pPr>
              <w:pStyle w:val="af"/>
              <w:ind w:firstLineChars="0"/>
              <w:rPr>
                <w:ins w:id="1814" w:author="刘全" w:date="2021-12-03T12:07:00Z"/>
                <w:rFonts w:ascii="宋体" w:hAnsi="宋体"/>
              </w:rPr>
              <w:pPrChange w:id="1815" w:author="刘全" w:date="2021-12-03T12:08:00Z">
                <w:pPr>
                  <w:pStyle w:val="af"/>
                  <w:ind w:firstLine="420"/>
                </w:pPr>
              </w:pPrChange>
            </w:pPr>
            <w:ins w:id="1816" w:author="刘全" w:date="2021-12-03T12:07:00Z">
              <w:r w:rsidRPr="00FB6BE3">
                <w:rPr>
                  <w:rFonts w:hint="eastAsia"/>
                </w:rPr>
                <w:t>188</w:t>
              </w:r>
            </w:ins>
          </w:p>
        </w:tc>
        <w:tc>
          <w:tcPr>
            <w:tcW w:w="1073" w:type="dxa"/>
            <w:noWrap/>
            <w:vAlign w:val="center"/>
            <w:tcPrChange w:id="1817" w:author="刘全" w:date="2021-12-07T16:19:00Z">
              <w:tcPr>
                <w:tcW w:w="1073" w:type="dxa"/>
                <w:noWrap/>
              </w:tcPr>
            </w:tcPrChange>
          </w:tcPr>
          <w:p w14:paraId="5B42FCD1" w14:textId="77777777" w:rsidR="00D97ABC" w:rsidRPr="00FB6BE3" w:rsidRDefault="00D97ABC">
            <w:pPr>
              <w:pStyle w:val="af"/>
              <w:ind w:firstLineChars="0"/>
              <w:rPr>
                <w:ins w:id="1818" w:author="刘全" w:date="2021-12-03T12:07:00Z"/>
                <w:rFonts w:ascii="宋体" w:hAnsi="宋体"/>
              </w:rPr>
              <w:pPrChange w:id="1819" w:author="刘全" w:date="2021-12-03T12:08:00Z">
                <w:pPr>
                  <w:pStyle w:val="af"/>
                  <w:ind w:firstLine="420"/>
                </w:pPr>
              </w:pPrChange>
            </w:pPr>
            <w:ins w:id="1820" w:author="刘全" w:date="2021-12-03T12:07:00Z">
              <w:r w:rsidRPr="00FB6BE3">
                <w:rPr>
                  <w:rFonts w:hint="eastAsia"/>
                </w:rPr>
                <w:t>新建村加工系统</w:t>
              </w:r>
            </w:ins>
          </w:p>
        </w:tc>
        <w:tc>
          <w:tcPr>
            <w:tcW w:w="1046" w:type="dxa"/>
            <w:noWrap/>
            <w:vAlign w:val="center"/>
            <w:tcPrChange w:id="1821" w:author="刘全" w:date="2021-12-07T16:19:00Z">
              <w:tcPr>
                <w:tcW w:w="1046" w:type="dxa"/>
                <w:noWrap/>
              </w:tcPr>
            </w:tcPrChange>
          </w:tcPr>
          <w:p w14:paraId="33E9BFDC" w14:textId="77777777" w:rsidR="00D97ABC" w:rsidRPr="00FB6BE3" w:rsidRDefault="00D97ABC">
            <w:pPr>
              <w:pStyle w:val="af"/>
              <w:ind w:firstLineChars="0"/>
              <w:rPr>
                <w:ins w:id="1822" w:author="刘全" w:date="2021-12-03T12:07:00Z"/>
                <w:rFonts w:ascii="宋体" w:hAnsi="宋体"/>
              </w:rPr>
              <w:pPrChange w:id="1823" w:author="刘全" w:date="2021-12-03T12:08:00Z">
                <w:pPr>
                  <w:pStyle w:val="af"/>
                  <w:ind w:firstLine="420"/>
                </w:pPr>
              </w:pPrChange>
            </w:pPr>
            <w:ins w:id="1824" w:author="刘全" w:date="2021-12-03T12:07:00Z">
              <w:r w:rsidRPr="00FB6BE3">
                <w:rPr>
                  <w:rFonts w:hint="eastAsia"/>
                </w:rPr>
                <w:t>540030220</w:t>
              </w:r>
            </w:ins>
          </w:p>
        </w:tc>
        <w:tc>
          <w:tcPr>
            <w:tcW w:w="1030" w:type="dxa"/>
            <w:noWrap/>
            <w:vAlign w:val="center"/>
            <w:tcPrChange w:id="1825" w:author="刘全" w:date="2021-12-07T16:19:00Z">
              <w:tcPr>
                <w:tcW w:w="1030" w:type="dxa"/>
                <w:noWrap/>
              </w:tcPr>
            </w:tcPrChange>
          </w:tcPr>
          <w:p w14:paraId="29721DE9" w14:textId="77777777" w:rsidR="00D97ABC" w:rsidRPr="00FB6BE3" w:rsidRDefault="00D97ABC">
            <w:pPr>
              <w:pStyle w:val="af"/>
              <w:ind w:firstLineChars="0"/>
              <w:rPr>
                <w:ins w:id="1826" w:author="刘全" w:date="2021-12-03T12:07:00Z"/>
                <w:rFonts w:ascii="宋体" w:hAnsi="宋体"/>
              </w:rPr>
              <w:pPrChange w:id="1827" w:author="刘全" w:date="2021-12-03T12:08:00Z">
                <w:pPr>
                  <w:pStyle w:val="af"/>
                  <w:ind w:firstLine="420"/>
                </w:pPr>
              </w:pPrChange>
            </w:pPr>
            <w:ins w:id="1828" w:author="刘全" w:date="2021-12-03T12:07:00Z">
              <w:r w:rsidRPr="00FB6BE3">
                <w:rPr>
                  <w:rFonts w:hint="eastAsia"/>
                </w:rPr>
                <w:t>540030120</w:t>
              </w:r>
            </w:ins>
          </w:p>
        </w:tc>
        <w:tc>
          <w:tcPr>
            <w:tcW w:w="530" w:type="dxa"/>
            <w:noWrap/>
            <w:vAlign w:val="center"/>
            <w:tcPrChange w:id="1829" w:author="刘全" w:date="2021-12-07T16:19:00Z">
              <w:tcPr>
                <w:tcW w:w="530" w:type="dxa"/>
                <w:noWrap/>
              </w:tcPr>
            </w:tcPrChange>
          </w:tcPr>
          <w:p w14:paraId="19F235F5" w14:textId="77777777" w:rsidR="00D97ABC" w:rsidRPr="00FB6BE3" w:rsidRDefault="00D97ABC">
            <w:pPr>
              <w:pStyle w:val="af"/>
              <w:ind w:firstLineChars="0"/>
              <w:rPr>
                <w:ins w:id="1830" w:author="刘全" w:date="2021-12-03T12:07:00Z"/>
                <w:rFonts w:ascii="宋体" w:hAnsi="宋体"/>
              </w:rPr>
              <w:pPrChange w:id="1831" w:author="刘全" w:date="2021-12-03T12:08:00Z">
                <w:pPr>
                  <w:pStyle w:val="af"/>
                  <w:ind w:firstLine="420"/>
                </w:pPr>
              </w:pPrChange>
            </w:pPr>
            <w:ins w:id="1832" w:author="刘全" w:date="2021-12-03T12:07:00Z">
              <w:r w:rsidRPr="00FB6BE3">
                <w:rPr>
                  <w:rFonts w:hint="eastAsia"/>
                </w:rPr>
                <w:t>24003</w:t>
              </w:r>
            </w:ins>
          </w:p>
        </w:tc>
        <w:tc>
          <w:tcPr>
            <w:tcW w:w="444" w:type="dxa"/>
            <w:noWrap/>
            <w:vAlign w:val="center"/>
            <w:tcPrChange w:id="1833" w:author="刘全" w:date="2021-12-07T16:19:00Z">
              <w:tcPr>
                <w:tcW w:w="444" w:type="dxa"/>
                <w:noWrap/>
              </w:tcPr>
            </w:tcPrChange>
          </w:tcPr>
          <w:p w14:paraId="7C0CC853" w14:textId="77777777" w:rsidR="00D97ABC" w:rsidRPr="00FB6BE3" w:rsidRDefault="00D97ABC">
            <w:pPr>
              <w:pStyle w:val="af"/>
              <w:ind w:firstLineChars="0"/>
              <w:rPr>
                <w:ins w:id="1834" w:author="刘全" w:date="2021-12-03T12:07:00Z"/>
                <w:rFonts w:ascii="宋体" w:hAnsi="宋体"/>
              </w:rPr>
              <w:pPrChange w:id="1835" w:author="刘全" w:date="2021-12-03T12:08:00Z">
                <w:pPr>
                  <w:pStyle w:val="af"/>
                  <w:ind w:firstLine="420"/>
                </w:pPr>
              </w:pPrChange>
            </w:pPr>
            <w:ins w:id="1836" w:author="刘全" w:date="2021-12-03T12:07:00Z">
              <w:r w:rsidRPr="00FB6BE3">
                <w:rPr>
                  <w:rFonts w:hint="eastAsia"/>
                </w:rPr>
                <w:t>0</w:t>
              </w:r>
            </w:ins>
          </w:p>
        </w:tc>
        <w:tc>
          <w:tcPr>
            <w:tcW w:w="1010" w:type="dxa"/>
            <w:noWrap/>
            <w:vAlign w:val="center"/>
            <w:tcPrChange w:id="1837" w:author="刘全" w:date="2021-12-07T16:19:00Z">
              <w:tcPr>
                <w:tcW w:w="1010" w:type="dxa"/>
                <w:noWrap/>
              </w:tcPr>
            </w:tcPrChange>
          </w:tcPr>
          <w:p w14:paraId="116E0D91" w14:textId="77777777" w:rsidR="00D97ABC" w:rsidRPr="00FB6BE3" w:rsidRDefault="00D97ABC">
            <w:pPr>
              <w:pStyle w:val="af"/>
              <w:ind w:firstLineChars="0"/>
              <w:rPr>
                <w:ins w:id="1838" w:author="刘全" w:date="2021-12-03T12:07:00Z"/>
                <w:rFonts w:ascii="宋体" w:hAnsi="宋体"/>
              </w:rPr>
              <w:pPrChange w:id="1839" w:author="刘全" w:date="2021-12-03T12:08:00Z">
                <w:pPr>
                  <w:pStyle w:val="af"/>
                  <w:ind w:firstLine="420"/>
                </w:pPr>
              </w:pPrChange>
            </w:pPr>
            <w:ins w:id="1840" w:author="刘全" w:date="2021-12-03T12:07:00Z">
              <w:r w:rsidRPr="00FB6BE3">
                <w:rPr>
                  <w:rFonts w:hint="eastAsia"/>
                </w:rPr>
                <w:t>0</w:t>
              </w:r>
            </w:ins>
          </w:p>
        </w:tc>
        <w:tc>
          <w:tcPr>
            <w:tcW w:w="404" w:type="dxa"/>
            <w:noWrap/>
            <w:vAlign w:val="center"/>
            <w:tcPrChange w:id="1841" w:author="刘全" w:date="2021-12-07T16:19:00Z">
              <w:tcPr>
                <w:tcW w:w="404" w:type="dxa"/>
                <w:noWrap/>
              </w:tcPr>
            </w:tcPrChange>
          </w:tcPr>
          <w:p w14:paraId="460B3F6E" w14:textId="77777777" w:rsidR="00D97ABC" w:rsidRPr="00FB6BE3" w:rsidRDefault="00D97ABC">
            <w:pPr>
              <w:pStyle w:val="af"/>
              <w:ind w:firstLineChars="0"/>
              <w:rPr>
                <w:ins w:id="1842" w:author="刘全" w:date="2021-12-03T12:07:00Z"/>
                <w:rFonts w:ascii="宋体" w:hAnsi="宋体"/>
              </w:rPr>
              <w:pPrChange w:id="1843" w:author="刘全" w:date="2021-12-03T12:08:00Z">
                <w:pPr>
                  <w:pStyle w:val="af"/>
                  <w:ind w:firstLine="420"/>
                </w:pPr>
              </w:pPrChange>
            </w:pPr>
            <w:ins w:id="1844" w:author="刘全" w:date="2021-12-03T12:07:00Z">
              <w:r w:rsidRPr="00FB6BE3">
                <w:rPr>
                  <w:rFonts w:hint="eastAsia"/>
                </w:rPr>
                <w:t>3</w:t>
              </w:r>
            </w:ins>
          </w:p>
        </w:tc>
        <w:tc>
          <w:tcPr>
            <w:tcW w:w="686" w:type="dxa"/>
            <w:noWrap/>
            <w:vAlign w:val="center"/>
            <w:tcPrChange w:id="1845" w:author="刘全" w:date="2021-12-07T16:19:00Z">
              <w:tcPr>
                <w:tcW w:w="686" w:type="dxa"/>
                <w:noWrap/>
              </w:tcPr>
            </w:tcPrChange>
          </w:tcPr>
          <w:p w14:paraId="388D2AF0" w14:textId="77777777" w:rsidR="00D97ABC" w:rsidRPr="00FB6BE3" w:rsidRDefault="00D97ABC">
            <w:pPr>
              <w:pStyle w:val="af"/>
              <w:ind w:firstLineChars="0"/>
              <w:rPr>
                <w:ins w:id="1846" w:author="刘全" w:date="2021-12-03T12:07:00Z"/>
                <w:rFonts w:ascii="宋体" w:hAnsi="宋体"/>
              </w:rPr>
              <w:pPrChange w:id="1847" w:author="刘全" w:date="2021-12-03T12:08:00Z">
                <w:pPr>
                  <w:pStyle w:val="af"/>
                  <w:ind w:firstLine="420"/>
                </w:pPr>
              </w:pPrChange>
            </w:pPr>
          </w:p>
        </w:tc>
        <w:tc>
          <w:tcPr>
            <w:tcW w:w="530" w:type="dxa"/>
            <w:noWrap/>
            <w:vAlign w:val="center"/>
            <w:tcPrChange w:id="1848" w:author="刘全" w:date="2021-12-07T16:19:00Z">
              <w:tcPr>
                <w:tcW w:w="530" w:type="dxa"/>
                <w:noWrap/>
              </w:tcPr>
            </w:tcPrChange>
          </w:tcPr>
          <w:p w14:paraId="1AB51A13" w14:textId="77777777" w:rsidR="00D97ABC" w:rsidRPr="00FB6BE3" w:rsidRDefault="00D97ABC">
            <w:pPr>
              <w:pStyle w:val="af"/>
              <w:ind w:firstLineChars="0"/>
              <w:rPr>
                <w:ins w:id="1849" w:author="刘全" w:date="2021-12-03T12:07:00Z"/>
                <w:rFonts w:ascii="宋体" w:hAnsi="宋体"/>
              </w:rPr>
              <w:pPrChange w:id="1850" w:author="刘全" w:date="2021-12-03T12:08:00Z">
                <w:pPr>
                  <w:pStyle w:val="af"/>
                  <w:ind w:firstLine="420"/>
                </w:pPr>
              </w:pPrChange>
            </w:pPr>
            <w:ins w:id="1851" w:author="刘全" w:date="2021-12-03T12:07:00Z">
              <w:r w:rsidRPr="00FB6BE3">
                <w:rPr>
                  <w:rFonts w:hint="eastAsia"/>
                </w:rPr>
                <w:t>3231</w:t>
              </w:r>
            </w:ins>
          </w:p>
        </w:tc>
        <w:tc>
          <w:tcPr>
            <w:tcW w:w="723" w:type="dxa"/>
            <w:noWrap/>
            <w:vAlign w:val="center"/>
            <w:tcPrChange w:id="1852" w:author="刘全" w:date="2021-12-07T16:19:00Z">
              <w:tcPr>
                <w:tcW w:w="723" w:type="dxa"/>
                <w:noWrap/>
              </w:tcPr>
            </w:tcPrChange>
          </w:tcPr>
          <w:p w14:paraId="30B5F90F" w14:textId="77777777" w:rsidR="00D97ABC" w:rsidRDefault="00D97ABC">
            <w:pPr>
              <w:pStyle w:val="af"/>
              <w:ind w:firstLineChars="0"/>
              <w:rPr>
                <w:ins w:id="1853" w:author="刘全" w:date="2021-12-03T12:07:00Z"/>
              </w:rPr>
              <w:pPrChange w:id="1854" w:author="刘全" w:date="2021-12-03T12:08:00Z">
                <w:pPr>
                  <w:pStyle w:val="af"/>
                  <w:ind w:firstLine="420"/>
                </w:pPr>
              </w:pPrChange>
            </w:pPr>
            <w:ins w:id="1855" w:author="刘全" w:date="2021-12-03T12:07:00Z">
              <w:r>
                <w:rPr>
                  <w:rFonts w:hint="eastAsia"/>
                </w:rPr>
                <w:t>480000</w:t>
              </w:r>
            </w:ins>
          </w:p>
          <w:p w14:paraId="50208A17" w14:textId="77777777" w:rsidR="00D97ABC" w:rsidRPr="00FB6BE3" w:rsidRDefault="00D97ABC">
            <w:pPr>
              <w:pStyle w:val="af"/>
              <w:ind w:firstLineChars="0"/>
              <w:rPr>
                <w:ins w:id="1856" w:author="刘全" w:date="2021-12-03T12:07:00Z"/>
                <w:rFonts w:ascii="宋体" w:hAnsi="宋体"/>
              </w:rPr>
              <w:pPrChange w:id="1857" w:author="刘全" w:date="2021-12-03T12:08:00Z">
                <w:pPr>
                  <w:pStyle w:val="af"/>
                  <w:ind w:firstLine="420"/>
                </w:pPr>
              </w:pPrChange>
            </w:pPr>
            <w:ins w:id="1858" w:author="刘全" w:date="2021-12-03T12:07:00Z">
              <w:r w:rsidRPr="00FB6BE3">
                <w:rPr>
                  <w:rFonts w:hint="eastAsia"/>
                </w:rPr>
                <w:t>008</w:t>
              </w:r>
            </w:ins>
          </w:p>
        </w:tc>
      </w:tr>
      <w:tr w:rsidR="00D97ABC" w:rsidRPr="00FB6BE3" w14:paraId="6B9B5C25" w14:textId="77777777" w:rsidTr="00975CFC">
        <w:trPr>
          <w:ins w:id="1859" w:author="刘全" w:date="2021-12-03T12:07:00Z"/>
        </w:trPr>
        <w:tc>
          <w:tcPr>
            <w:tcW w:w="866" w:type="dxa"/>
            <w:noWrap/>
            <w:vAlign w:val="center"/>
            <w:tcPrChange w:id="1860" w:author="刘全" w:date="2021-12-07T16:19:00Z">
              <w:tcPr>
                <w:tcW w:w="866" w:type="dxa"/>
                <w:noWrap/>
              </w:tcPr>
            </w:tcPrChange>
          </w:tcPr>
          <w:p w14:paraId="443FBD19" w14:textId="77777777" w:rsidR="00D97ABC" w:rsidRDefault="00D97ABC">
            <w:pPr>
              <w:pStyle w:val="af"/>
              <w:ind w:firstLineChars="0"/>
              <w:rPr>
                <w:ins w:id="1861" w:author="刘全" w:date="2021-12-03T12:07:00Z"/>
              </w:rPr>
              <w:pPrChange w:id="1862" w:author="刘全" w:date="2021-12-03T12:08:00Z">
                <w:pPr>
                  <w:pStyle w:val="af"/>
                  <w:ind w:firstLine="420"/>
                </w:pPr>
              </w:pPrChange>
            </w:pPr>
            <w:ins w:id="1863" w:author="刘全" w:date="2021-12-03T12:07:00Z">
              <w:r>
                <w:rPr>
                  <w:rFonts w:hint="eastAsia"/>
                </w:rPr>
                <w:t>520000</w:t>
              </w:r>
            </w:ins>
          </w:p>
          <w:p w14:paraId="5C4647B0" w14:textId="77777777" w:rsidR="00D97ABC" w:rsidRPr="00FB6BE3" w:rsidRDefault="00D97ABC">
            <w:pPr>
              <w:pStyle w:val="af"/>
              <w:ind w:firstLineChars="0"/>
              <w:rPr>
                <w:ins w:id="1864" w:author="刘全" w:date="2021-12-03T12:07:00Z"/>
                <w:rFonts w:ascii="宋体" w:hAnsi="宋体"/>
              </w:rPr>
              <w:pPrChange w:id="1865" w:author="刘全" w:date="2021-12-03T12:08:00Z">
                <w:pPr>
                  <w:pStyle w:val="af"/>
                  <w:ind w:firstLine="420"/>
                </w:pPr>
              </w:pPrChange>
            </w:pPr>
            <w:ins w:id="1866" w:author="刘全" w:date="2021-12-03T12:07:00Z">
              <w:r w:rsidRPr="00FB6BE3">
                <w:rPr>
                  <w:rFonts w:hint="eastAsia"/>
                </w:rPr>
                <w:t>003</w:t>
              </w:r>
            </w:ins>
          </w:p>
        </w:tc>
        <w:tc>
          <w:tcPr>
            <w:tcW w:w="866" w:type="dxa"/>
            <w:noWrap/>
            <w:vAlign w:val="center"/>
            <w:tcPrChange w:id="1867" w:author="刘全" w:date="2021-12-07T16:19:00Z">
              <w:tcPr>
                <w:tcW w:w="866" w:type="dxa"/>
                <w:noWrap/>
              </w:tcPr>
            </w:tcPrChange>
          </w:tcPr>
          <w:p w14:paraId="0F392274" w14:textId="77777777" w:rsidR="00D97ABC" w:rsidRDefault="00D97ABC">
            <w:pPr>
              <w:pStyle w:val="af"/>
              <w:ind w:firstLineChars="0"/>
              <w:rPr>
                <w:ins w:id="1868" w:author="刘全" w:date="2021-12-03T12:07:00Z"/>
              </w:rPr>
              <w:pPrChange w:id="1869" w:author="刘全" w:date="2021-12-03T12:08:00Z">
                <w:pPr>
                  <w:pStyle w:val="af"/>
                  <w:ind w:firstLine="420"/>
                </w:pPr>
              </w:pPrChange>
            </w:pPr>
            <w:ins w:id="1870" w:author="刘全" w:date="2021-12-03T12:07:00Z">
              <w:r>
                <w:rPr>
                  <w:rFonts w:hint="eastAsia"/>
                </w:rPr>
                <w:t>200000</w:t>
              </w:r>
            </w:ins>
          </w:p>
          <w:p w14:paraId="1DEB64C1" w14:textId="77777777" w:rsidR="00D97ABC" w:rsidRPr="00FB6BE3" w:rsidRDefault="00D97ABC">
            <w:pPr>
              <w:pStyle w:val="af"/>
              <w:ind w:firstLineChars="0"/>
              <w:rPr>
                <w:ins w:id="1871" w:author="刘全" w:date="2021-12-03T12:07:00Z"/>
                <w:rFonts w:ascii="宋体" w:hAnsi="宋体"/>
              </w:rPr>
              <w:pPrChange w:id="1872" w:author="刘全" w:date="2021-12-03T12:08:00Z">
                <w:pPr>
                  <w:pStyle w:val="af"/>
                  <w:ind w:firstLine="420"/>
                </w:pPr>
              </w:pPrChange>
            </w:pPr>
            <w:ins w:id="1873" w:author="刘全" w:date="2021-12-03T12:07:00Z">
              <w:r w:rsidRPr="00FB6BE3">
                <w:rPr>
                  <w:rFonts w:hint="eastAsia"/>
                </w:rPr>
                <w:t>033</w:t>
              </w:r>
            </w:ins>
          </w:p>
        </w:tc>
        <w:tc>
          <w:tcPr>
            <w:tcW w:w="1073" w:type="dxa"/>
            <w:noWrap/>
            <w:vAlign w:val="center"/>
            <w:tcPrChange w:id="1874" w:author="刘全" w:date="2021-12-07T16:19:00Z">
              <w:tcPr>
                <w:tcW w:w="1073" w:type="dxa"/>
                <w:noWrap/>
              </w:tcPr>
            </w:tcPrChange>
          </w:tcPr>
          <w:p w14:paraId="6A8504D2" w14:textId="77777777" w:rsidR="00D97ABC" w:rsidRPr="00FB6BE3" w:rsidRDefault="00D97ABC">
            <w:pPr>
              <w:pStyle w:val="af"/>
              <w:ind w:firstLineChars="0"/>
              <w:rPr>
                <w:ins w:id="1875" w:author="刘全" w:date="2021-12-03T12:07:00Z"/>
                <w:rFonts w:ascii="宋体" w:hAnsi="宋体"/>
              </w:rPr>
              <w:pPrChange w:id="1876" w:author="刘全" w:date="2021-12-03T12:08:00Z">
                <w:pPr>
                  <w:pStyle w:val="af"/>
                  <w:ind w:firstLine="420"/>
                </w:pPr>
              </w:pPrChange>
            </w:pPr>
            <w:ins w:id="1877" w:author="刘全" w:date="2021-12-03T12:07:00Z">
              <w:r w:rsidRPr="00FB6BE3">
                <w:rPr>
                  <w:rFonts w:hint="eastAsia"/>
                </w:rPr>
                <w:t>荒田加工系统</w:t>
              </w:r>
            </w:ins>
          </w:p>
        </w:tc>
        <w:tc>
          <w:tcPr>
            <w:tcW w:w="1046" w:type="dxa"/>
            <w:noWrap/>
            <w:vAlign w:val="center"/>
            <w:tcPrChange w:id="1878" w:author="刘全" w:date="2021-12-07T16:19:00Z">
              <w:tcPr>
                <w:tcW w:w="1046" w:type="dxa"/>
                <w:noWrap/>
              </w:tcPr>
            </w:tcPrChange>
          </w:tcPr>
          <w:p w14:paraId="0C16DBC9" w14:textId="77777777" w:rsidR="00D97ABC" w:rsidRPr="00FB6BE3" w:rsidRDefault="00D97ABC">
            <w:pPr>
              <w:pStyle w:val="af"/>
              <w:ind w:firstLineChars="0"/>
              <w:rPr>
                <w:ins w:id="1879" w:author="刘全" w:date="2021-12-03T12:07:00Z"/>
                <w:rFonts w:ascii="宋体" w:hAnsi="宋体"/>
              </w:rPr>
              <w:pPrChange w:id="1880" w:author="刘全" w:date="2021-12-03T12:08:00Z">
                <w:pPr>
                  <w:pStyle w:val="af"/>
                  <w:ind w:firstLine="420"/>
                </w:pPr>
              </w:pPrChange>
            </w:pPr>
            <w:ins w:id="1881" w:author="刘全" w:date="2021-12-03T12:07:00Z">
              <w:r w:rsidRPr="00FB6BE3">
                <w:rPr>
                  <w:rFonts w:hint="eastAsia"/>
                </w:rPr>
                <w:t>540030220</w:t>
              </w:r>
            </w:ins>
          </w:p>
        </w:tc>
        <w:tc>
          <w:tcPr>
            <w:tcW w:w="1030" w:type="dxa"/>
            <w:noWrap/>
            <w:vAlign w:val="center"/>
            <w:tcPrChange w:id="1882" w:author="刘全" w:date="2021-12-07T16:19:00Z">
              <w:tcPr>
                <w:tcW w:w="1030" w:type="dxa"/>
                <w:noWrap/>
              </w:tcPr>
            </w:tcPrChange>
          </w:tcPr>
          <w:p w14:paraId="63FA6C48" w14:textId="77777777" w:rsidR="00D97ABC" w:rsidRPr="00FB6BE3" w:rsidRDefault="00D97ABC">
            <w:pPr>
              <w:pStyle w:val="af"/>
              <w:ind w:firstLineChars="0"/>
              <w:rPr>
                <w:ins w:id="1883" w:author="刘全" w:date="2021-12-03T12:07:00Z"/>
                <w:rFonts w:ascii="宋体" w:hAnsi="宋体"/>
              </w:rPr>
              <w:pPrChange w:id="1884" w:author="刘全" w:date="2021-12-03T12:08:00Z">
                <w:pPr>
                  <w:pStyle w:val="af"/>
                  <w:ind w:firstLine="420"/>
                </w:pPr>
              </w:pPrChange>
            </w:pPr>
            <w:ins w:id="1885" w:author="刘全" w:date="2021-12-03T12:07:00Z">
              <w:r w:rsidRPr="00FB6BE3">
                <w:rPr>
                  <w:rFonts w:hint="eastAsia"/>
                </w:rPr>
                <w:t>540030120</w:t>
              </w:r>
            </w:ins>
          </w:p>
        </w:tc>
        <w:tc>
          <w:tcPr>
            <w:tcW w:w="530" w:type="dxa"/>
            <w:noWrap/>
            <w:vAlign w:val="center"/>
            <w:tcPrChange w:id="1886" w:author="刘全" w:date="2021-12-07T16:19:00Z">
              <w:tcPr>
                <w:tcW w:w="530" w:type="dxa"/>
                <w:noWrap/>
              </w:tcPr>
            </w:tcPrChange>
          </w:tcPr>
          <w:p w14:paraId="19190430" w14:textId="77777777" w:rsidR="00D97ABC" w:rsidRPr="00FB6BE3" w:rsidRDefault="00D97ABC">
            <w:pPr>
              <w:pStyle w:val="af"/>
              <w:ind w:firstLineChars="0"/>
              <w:rPr>
                <w:ins w:id="1887" w:author="刘全" w:date="2021-12-03T12:07:00Z"/>
                <w:rFonts w:ascii="宋体" w:hAnsi="宋体"/>
              </w:rPr>
              <w:pPrChange w:id="1888" w:author="刘全" w:date="2021-12-03T12:08:00Z">
                <w:pPr>
                  <w:pStyle w:val="af"/>
                  <w:ind w:firstLine="420"/>
                </w:pPr>
              </w:pPrChange>
            </w:pPr>
            <w:ins w:id="1889" w:author="刘全" w:date="2021-12-03T12:07:00Z">
              <w:r w:rsidRPr="00FB6BE3">
                <w:rPr>
                  <w:rFonts w:hint="eastAsia"/>
                </w:rPr>
                <w:t>24003</w:t>
              </w:r>
            </w:ins>
          </w:p>
        </w:tc>
        <w:tc>
          <w:tcPr>
            <w:tcW w:w="444" w:type="dxa"/>
            <w:noWrap/>
            <w:vAlign w:val="center"/>
            <w:tcPrChange w:id="1890" w:author="刘全" w:date="2021-12-07T16:19:00Z">
              <w:tcPr>
                <w:tcW w:w="444" w:type="dxa"/>
                <w:noWrap/>
              </w:tcPr>
            </w:tcPrChange>
          </w:tcPr>
          <w:p w14:paraId="6FC26CD7" w14:textId="77777777" w:rsidR="00D97ABC" w:rsidRPr="00FB6BE3" w:rsidRDefault="00D97ABC">
            <w:pPr>
              <w:pStyle w:val="af"/>
              <w:ind w:firstLineChars="0"/>
              <w:rPr>
                <w:ins w:id="1891" w:author="刘全" w:date="2021-12-03T12:07:00Z"/>
                <w:rFonts w:ascii="宋体" w:hAnsi="宋体"/>
              </w:rPr>
              <w:pPrChange w:id="1892" w:author="刘全" w:date="2021-12-03T12:08:00Z">
                <w:pPr>
                  <w:pStyle w:val="af"/>
                  <w:ind w:firstLine="420"/>
                </w:pPr>
              </w:pPrChange>
            </w:pPr>
            <w:ins w:id="1893" w:author="刘全" w:date="2021-12-03T12:07:00Z">
              <w:r w:rsidRPr="00FB6BE3">
                <w:rPr>
                  <w:rFonts w:hint="eastAsia"/>
                </w:rPr>
                <w:t>0</w:t>
              </w:r>
            </w:ins>
          </w:p>
        </w:tc>
        <w:tc>
          <w:tcPr>
            <w:tcW w:w="1010" w:type="dxa"/>
            <w:noWrap/>
            <w:vAlign w:val="center"/>
            <w:tcPrChange w:id="1894" w:author="刘全" w:date="2021-12-07T16:19:00Z">
              <w:tcPr>
                <w:tcW w:w="1010" w:type="dxa"/>
                <w:noWrap/>
              </w:tcPr>
            </w:tcPrChange>
          </w:tcPr>
          <w:p w14:paraId="10D67848" w14:textId="77777777" w:rsidR="00D97ABC" w:rsidRPr="00FB6BE3" w:rsidRDefault="00D97ABC">
            <w:pPr>
              <w:pStyle w:val="af"/>
              <w:ind w:firstLineChars="0"/>
              <w:rPr>
                <w:ins w:id="1895" w:author="刘全" w:date="2021-12-03T12:07:00Z"/>
                <w:rFonts w:ascii="宋体" w:hAnsi="宋体"/>
              </w:rPr>
              <w:pPrChange w:id="1896" w:author="刘全" w:date="2021-12-03T12:08:00Z">
                <w:pPr>
                  <w:pStyle w:val="af"/>
                  <w:ind w:firstLine="420"/>
                </w:pPr>
              </w:pPrChange>
            </w:pPr>
            <w:ins w:id="1897" w:author="刘全" w:date="2021-12-03T12:07:00Z">
              <w:r w:rsidRPr="00FB6BE3">
                <w:rPr>
                  <w:rFonts w:hint="eastAsia"/>
                </w:rPr>
                <w:t>0</w:t>
              </w:r>
            </w:ins>
          </w:p>
        </w:tc>
        <w:tc>
          <w:tcPr>
            <w:tcW w:w="404" w:type="dxa"/>
            <w:noWrap/>
            <w:vAlign w:val="center"/>
            <w:tcPrChange w:id="1898" w:author="刘全" w:date="2021-12-07T16:19:00Z">
              <w:tcPr>
                <w:tcW w:w="404" w:type="dxa"/>
                <w:noWrap/>
              </w:tcPr>
            </w:tcPrChange>
          </w:tcPr>
          <w:p w14:paraId="0ED12585" w14:textId="77777777" w:rsidR="00D97ABC" w:rsidRPr="00FB6BE3" w:rsidRDefault="00D97ABC">
            <w:pPr>
              <w:pStyle w:val="af"/>
              <w:ind w:firstLineChars="0"/>
              <w:rPr>
                <w:ins w:id="1899" w:author="刘全" w:date="2021-12-03T12:07:00Z"/>
                <w:rFonts w:ascii="宋体" w:hAnsi="宋体"/>
              </w:rPr>
              <w:pPrChange w:id="1900" w:author="刘全" w:date="2021-12-03T12:08:00Z">
                <w:pPr>
                  <w:pStyle w:val="af"/>
                  <w:ind w:firstLine="420"/>
                </w:pPr>
              </w:pPrChange>
            </w:pPr>
            <w:ins w:id="1901" w:author="刘全" w:date="2021-12-03T12:07:00Z">
              <w:r w:rsidRPr="00FB6BE3">
                <w:rPr>
                  <w:rFonts w:hint="eastAsia"/>
                </w:rPr>
                <w:t>3</w:t>
              </w:r>
            </w:ins>
          </w:p>
        </w:tc>
        <w:tc>
          <w:tcPr>
            <w:tcW w:w="686" w:type="dxa"/>
            <w:noWrap/>
            <w:vAlign w:val="center"/>
            <w:tcPrChange w:id="1902" w:author="刘全" w:date="2021-12-07T16:19:00Z">
              <w:tcPr>
                <w:tcW w:w="686" w:type="dxa"/>
                <w:noWrap/>
              </w:tcPr>
            </w:tcPrChange>
          </w:tcPr>
          <w:p w14:paraId="08991E1C" w14:textId="77777777" w:rsidR="00D97ABC" w:rsidRPr="00FB6BE3" w:rsidRDefault="00D97ABC">
            <w:pPr>
              <w:pStyle w:val="af"/>
              <w:ind w:firstLineChars="0"/>
              <w:rPr>
                <w:ins w:id="1903" w:author="刘全" w:date="2021-12-03T12:07:00Z"/>
                <w:rFonts w:ascii="宋体" w:hAnsi="宋体"/>
              </w:rPr>
              <w:pPrChange w:id="1904" w:author="刘全" w:date="2021-12-03T12:08:00Z">
                <w:pPr>
                  <w:pStyle w:val="af"/>
                  <w:ind w:firstLine="420"/>
                </w:pPr>
              </w:pPrChange>
            </w:pPr>
          </w:p>
        </w:tc>
        <w:tc>
          <w:tcPr>
            <w:tcW w:w="530" w:type="dxa"/>
            <w:noWrap/>
            <w:vAlign w:val="center"/>
            <w:tcPrChange w:id="1905" w:author="刘全" w:date="2021-12-07T16:19:00Z">
              <w:tcPr>
                <w:tcW w:w="530" w:type="dxa"/>
                <w:noWrap/>
              </w:tcPr>
            </w:tcPrChange>
          </w:tcPr>
          <w:p w14:paraId="7524D3E3" w14:textId="77777777" w:rsidR="00D97ABC" w:rsidRPr="00FB6BE3" w:rsidRDefault="00D97ABC">
            <w:pPr>
              <w:pStyle w:val="af"/>
              <w:ind w:firstLineChars="0"/>
              <w:rPr>
                <w:ins w:id="1906" w:author="刘全" w:date="2021-12-03T12:07:00Z"/>
                <w:rFonts w:ascii="宋体" w:hAnsi="宋体"/>
              </w:rPr>
              <w:pPrChange w:id="1907" w:author="刘全" w:date="2021-12-03T12:08:00Z">
                <w:pPr>
                  <w:pStyle w:val="af"/>
                  <w:ind w:firstLine="420"/>
                </w:pPr>
              </w:pPrChange>
            </w:pPr>
            <w:ins w:id="1908" w:author="刘全" w:date="2021-12-03T12:07:00Z">
              <w:r w:rsidRPr="00FB6BE3">
                <w:rPr>
                  <w:rFonts w:hint="eastAsia"/>
                </w:rPr>
                <w:t>10331</w:t>
              </w:r>
            </w:ins>
          </w:p>
        </w:tc>
        <w:tc>
          <w:tcPr>
            <w:tcW w:w="723" w:type="dxa"/>
            <w:noWrap/>
            <w:vAlign w:val="center"/>
            <w:tcPrChange w:id="1909" w:author="刘全" w:date="2021-12-07T16:19:00Z">
              <w:tcPr>
                <w:tcW w:w="723" w:type="dxa"/>
                <w:noWrap/>
              </w:tcPr>
            </w:tcPrChange>
          </w:tcPr>
          <w:p w14:paraId="20E1A2C1" w14:textId="77777777" w:rsidR="00D97ABC" w:rsidRDefault="00D97ABC">
            <w:pPr>
              <w:pStyle w:val="af"/>
              <w:ind w:firstLineChars="0"/>
              <w:rPr>
                <w:ins w:id="1910" w:author="刘全" w:date="2021-12-03T12:07:00Z"/>
              </w:rPr>
              <w:pPrChange w:id="1911" w:author="刘全" w:date="2021-12-03T12:08:00Z">
                <w:pPr>
                  <w:pStyle w:val="af"/>
                  <w:ind w:firstLine="420"/>
                </w:pPr>
              </w:pPrChange>
            </w:pPr>
            <w:ins w:id="1912" w:author="刘全" w:date="2021-12-03T12:07:00Z">
              <w:r>
                <w:rPr>
                  <w:rFonts w:hint="eastAsia"/>
                </w:rPr>
                <w:t>480000</w:t>
              </w:r>
            </w:ins>
          </w:p>
          <w:p w14:paraId="0B2D8030" w14:textId="77777777" w:rsidR="00D97ABC" w:rsidRPr="00FB6BE3" w:rsidRDefault="00D97ABC">
            <w:pPr>
              <w:pStyle w:val="af"/>
              <w:ind w:firstLineChars="0"/>
              <w:rPr>
                <w:ins w:id="1913" w:author="刘全" w:date="2021-12-03T12:07:00Z"/>
                <w:rFonts w:ascii="宋体" w:hAnsi="宋体"/>
              </w:rPr>
              <w:pPrChange w:id="1914" w:author="刘全" w:date="2021-12-03T12:08:00Z">
                <w:pPr>
                  <w:pStyle w:val="af"/>
                  <w:ind w:firstLine="420"/>
                </w:pPr>
              </w:pPrChange>
            </w:pPr>
            <w:ins w:id="1915" w:author="刘全" w:date="2021-12-03T12:07:00Z">
              <w:r w:rsidRPr="00FB6BE3">
                <w:rPr>
                  <w:rFonts w:hint="eastAsia"/>
                </w:rPr>
                <w:t>008</w:t>
              </w:r>
            </w:ins>
          </w:p>
        </w:tc>
      </w:tr>
      <w:tr w:rsidR="00D97ABC" w:rsidRPr="00FB6BE3" w14:paraId="77C354B9" w14:textId="77777777" w:rsidTr="00975CFC">
        <w:trPr>
          <w:ins w:id="1916" w:author="刘全" w:date="2021-12-03T12:07:00Z"/>
        </w:trPr>
        <w:tc>
          <w:tcPr>
            <w:tcW w:w="866" w:type="dxa"/>
            <w:noWrap/>
            <w:vAlign w:val="center"/>
            <w:tcPrChange w:id="1917" w:author="刘全" w:date="2021-12-07T16:19:00Z">
              <w:tcPr>
                <w:tcW w:w="866" w:type="dxa"/>
                <w:noWrap/>
              </w:tcPr>
            </w:tcPrChange>
          </w:tcPr>
          <w:p w14:paraId="422AE5D0" w14:textId="77777777" w:rsidR="00D97ABC" w:rsidRDefault="00D97ABC">
            <w:pPr>
              <w:pStyle w:val="af"/>
              <w:ind w:firstLineChars="0"/>
              <w:rPr>
                <w:ins w:id="1918" w:author="刘全" w:date="2021-12-03T12:07:00Z"/>
              </w:rPr>
              <w:pPrChange w:id="1919" w:author="刘全" w:date="2021-12-03T12:08:00Z">
                <w:pPr>
                  <w:pStyle w:val="af"/>
                  <w:ind w:firstLine="420"/>
                </w:pPr>
              </w:pPrChange>
            </w:pPr>
            <w:ins w:id="1920" w:author="刘全" w:date="2021-12-03T12:07:00Z">
              <w:r>
                <w:rPr>
                  <w:rFonts w:hint="eastAsia"/>
                </w:rPr>
                <w:t>520000</w:t>
              </w:r>
            </w:ins>
          </w:p>
          <w:p w14:paraId="02BF2579" w14:textId="77777777" w:rsidR="00D97ABC" w:rsidRPr="00FB6BE3" w:rsidRDefault="00D97ABC">
            <w:pPr>
              <w:pStyle w:val="af"/>
              <w:ind w:firstLineChars="0"/>
              <w:rPr>
                <w:ins w:id="1921" w:author="刘全" w:date="2021-12-03T12:07:00Z"/>
                <w:rFonts w:ascii="宋体" w:hAnsi="宋体"/>
              </w:rPr>
              <w:pPrChange w:id="1922" w:author="刘全" w:date="2021-12-03T12:08:00Z">
                <w:pPr>
                  <w:pStyle w:val="af"/>
                  <w:ind w:firstLine="420"/>
                </w:pPr>
              </w:pPrChange>
            </w:pPr>
            <w:ins w:id="1923" w:author="刘全" w:date="2021-12-03T12:07:00Z">
              <w:r w:rsidRPr="00FB6BE3">
                <w:rPr>
                  <w:rFonts w:hint="eastAsia"/>
                </w:rPr>
                <w:t>004</w:t>
              </w:r>
            </w:ins>
          </w:p>
        </w:tc>
        <w:tc>
          <w:tcPr>
            <w:tcW w:w="866" w:type="dxa"/>
            <w:noWrap/>
            <w:vAlign w:val="center"/>
            <w:tcPrChange w:id="1924" w:author="刘全" w:date="2021-12-07T16:19:00Z">
              <w:tcPr>
                <w:tcW w:w="866" w:type="dxa"/>
                <w:noWrap/>
              </w:tcPr>
            </w:tcPrChange>
          </w:tcPr>
          <w:p w14:paraId="7A0D3C50" w14:textId="77777777" w:rsidR="00D97ABC" w:rsidRDefault="00D97ABC">
            <w:pPr>
              <w:pStyle w:val="af"/>
              <w:ind w:firstLineChars="0"/>
              <w:rPr>
                <w:ins w:id="1925" w:author="刘全" w:date="2021-12-03T12:07:00Z"/>
              </w:rPr>
              <w:pPrChange w:id="1926" w:author="刘全" w:date="2021-12-03T12:08:00Z">
                <w:pPr>
                  <w:pStyle w:val="af"/>
                  <w:ind w:firstLine="420"/>
                </w:pPr>
              </w:pPrChange>
            </w:pPr>
            <w:ins w:id="1927" w:author="刘全" w:date="2021-12-03T12:07:00Z">
              <w:r>
                <w:rPr>
                  <w:rFonts w:hint="eastAsia"/>
                </w:rPr>
                <w:t>200000</w:t>
              </w:r>
            </w:ins>
          </w:p>
          <w:p w14:paraId="68CFD375" w14:textId="77777777" w:rsidR="00D97ABC" w:rsidRPr="00FB6BE3" w:rsidRDefault="00D97ABC">
            <w:pPr>
              <w:pStyle w:val="af"/>
              <w:ind w:firstLineChars="0"/>
              <w:rPr>
                <w:ins w:id="1928" w:author="刘全" w:date="2021-12-03T12:07:00Z"/>
                <w:rFonts w:ascii="宋体" w:hAnsi="宋体"/>
              </w:rPr>
              <w:pPrChange w:id="1929" w:author="刘全" w:date="2021-12-03T12:08:00Z">
                <w:pPr>
                  <w:pStyle w:val="af"/>
                  <w:ind w:firstLine="420"/>
                </w:pPr>
              </w:pPrChange>
            </w:pPr>
            <w:ins w:id="1930" w:author="刘全" w:date="2021-12-03T12:07:00Z">
              <w:r w:rsidRPr="00FB6BE3">
                <w:rPr>
                  <w:rFonts w:hint="eastAsia"/>
                </w:rPr>
                <w:t>181</w:t>
              </w:r>
            </w:ins>
          </w:p>
        </w:tc>
        <w:tc>
          <w:tcPr>
            <w:tcW w:w="1073" w:type="dxa"/>
            <w:noWrap/>
            <w:vAlign w:val="center"/>
            <w:tcPrChange w:id="1931" w:author="刘全" w:date="2021-12-07T16:19:00Z">
              <w:tcPr>
                <w:tcW w:w="1073" w:type="dxa"/>
                <w:noWrap/>
              </w:tcPr>
            </w:tcPrChange>
          </w:tcPr>
          <w:p w14:paraId="07F00CCB" w14:textId="77777777" w:rsidR="00D97ABC" w:rsidRPr="00FB6BE3" w:rsidRDefault="00D97ABC">
            <w:pPr>
              <w:pStyle w:val="af"/>
              <w:ind w:firstLineChars="0"/>
              <w:rPr>
                <w:ins w:id="1932" w:author="刘全" w:date="2021-12-03T12:07:00Z"/>
                <w:rFonts w:ascii="宋体" w:hAnsi="宋体"/>
              </w:rPr>
              <w:pPrChange w:id="1933" w:author="刘全" w:date="2021-12-03T12:08:00Z">
                <w:pPr>
                  <w:pStyle w:val="af"/>
                  <w:ind w:firstLine="420"/>
                </w:pPr>
              </w:pPrChange>
            </w:pPr>
            <w:ins w:id="1934" w:author="刘全" w:date="2021-12-03T12:07:00Z">
              <w:r w:rsidRPr="00FB6BE3">
                <w:rPr>
                  <w:rFonts w:hint="eastAsia"/>
                </w:rPr>
                <w:t>三滩加工系统</w:t>
              </w:r>
            </w:ins>
          </w:p>
        </w:tc>
        <w:tc>
          <w:tcPr>
            <w:tcW w:w="1046" w:type="dxa"/>
            <w:noWrap/>
            <w:vAlign w:val="center"/>
            <w:tcPrChange w:id="1935" w:author="刘全" w:date="2021-12-07T16:19:00Z">
              <w:tcPr>
                <w:tcW w:w="1046" w:type="dxa"/>
                <w:noWrap/>
              </w:tcPr>
            </w:tcPrChange>
          </w:tcPr>
          <w:p w14:paraId="1F2780B2" w14:textId="77777777" w:rsidR="00D97ABC" w:rsidRPr="00FB6BE3" w:rsidRDefault="00D97ABC">
            <w:pPr>
              <w:pStyle w:val="af"/>
              <w:ind w:firstLineChars="0"/>
              <w:rPr>
                <w:ins w:id="1936" w:author="刘全" w:date="2021-12-03T12:07:00Z"/>
                <w:rFonts w:ascii="宋体" w:hAnsi="宋体"/>
              </w:rPr>
              <w:pPrChange w:id="1937" w:author="刘全" w:date="2021-12-03T12:08:00Z">
                <w:pPr>
                  <w:pStyle w:val="af"/>
                  <w:ind w:firstLine="420"/>
                </w:pPr>
              </w:pPrChange>
            </w:pPr>
            <w:ins w:id="1938" w:author="刘全" w:date="2021-12-03T12:07:00Z">
              <w:r w:rsidRPr="00FB6BE3">
                <w:rPr>
                  <w:rFonts w:hint="eastAsia"/>
                </w:rPr>
                <w:t>540030220</w:t>
              </w:r>
            </w:ins>
          </w:p>
        </w:tc>
        <w:tc>
          <w:tcPr>
            <w:tcW w:w="1030" w:type="dxa"/>
            <w:noWrap/>
            <w:vAlign w:val="center"/>
            <w:tcPrChange w:id="1939" w:author="刘全" w:date="2021-12-07T16:19:00Z">
              <w:tcPr>
                <w:tcW w:w="1030" w:type="dxa"/>
                <w:noWrap/>
              </w:tcPr>
            </w:tcPrChange>
          </w:tcPr>
          <w:p w14:paraId="4980E1F0" w14:textId="77777777" w:rsidR="00D97ABC" w:rsidRPr="00FB6BE3" w:rsidRDefault="00D97ABC">
            <w:pPr>
              <w:pStyle w:val="af"/>
              <w:ind w:firstLineChars="0"/>
              <w:rPr>
                <w:ins w:id="1940" w:author="刘全" w:date="2021-12-03T12:07:00Z"/>
                <w:rFonts w:ascii="宋体" w:hAnsi="宋体"/>
              </w:rPr>
              <w:pPrChange w:id="1941" w:author="刘全" w:date="2021-12-03T12:08:00Z">
                <w:pPr>
                  <w:pStyle w:val="af"/>
                  <w:ind w:firstLine="420"/>
                </w:pPr>
              </w:pPrChange>
            </w:pPr>
            <w:ins w:id="1942" w:author="刘全" w:date="2021-12-03T12:07:00Z">
              <w:r w:rsidRPr="00FB6BE3">
                <w:rPr>
                  <w:rFonts w:hint="eastAsia"/>
                </w:rPr>
                <w:t>540030120</w:t>
              </w:r>
            </w:ins>
          </w:p>
        </w:tc>
        <w:tc>
          <w:tcPr>
            <w:tcW w:w="530" w:type="dxa"/>
            <w:noWrap/>
            <w:vAlign w:val="center"/>
            <w:tcPrChange w:id="1943" w:author="刘全" w:date="2021-12-07T16:19:00Z">
              <w:tcPr>
                <w:tcW w:w="530" w:type="dxa"/>
                <w:noWrap/>
              </w:tcPr>
            </w:tcPrChange>
          </w:tcPr>
          <w:p w14:paraId="706893A5" w14:textId="77777777" w:rsidR="00D97ABC" w:rsidRPr="00FB6BE3" w:rsidRDefault="00D97ABC">
            <w:pPr>
              <w:pStyle w:val="af"/>
              <w:ind w:firstLineChars="0"/>
              <w:rPr>
                <w:ins w:id="1944" w:author="刘全" w:date="2021-12-03T12:07:00Z"/>
                <w:rFonts w:ascii="宋体" w:hAnsi="宋体"/>
              </w:rPr>
              <w:pPrChange w:id="1945" w:author="刘全" w:date="2021-12-03T12:08:00Z">
                <w:pPr>
                  <w:pStyle w:val="af"/>
                  <w:ind w:firstLine="420"/>
                </w:pPr>
              </w:pPrChange>
            </w:pPr>
            <w:ins w:id="1946" w:author="刘全" w:date="2021-12-03T12:07:00Z">
              <w:r w:rsidRPr="00FB6BE3">
                <w:rPr>
                  <w:rFonts w:hint="eastAsia"/>
                </w:rPr>
                <w:t>24003</w:t>
              </w:r>
            </w:ins>
          </w:p>
        </w:tc>
        <w:tc>
          <w:tcPr>
            <w:tcW w:w="444" w:type="dxa"/>
            <w:noWrap/>
            <w:vAlign w:val="center"/>
            <w:tcPrChange w:id="1947" w:author="刘全" w:date="2021-12-07T16:19:00Z">
              <w:tcPr>
                <w:tcW w:w="444" w:type="dxa"/>
                <w:noWrap/>
              </w:tcPr>
            </w:tcPrChange>
          </w:tcPr>
          <w:p w14:paraId="76F50A83" w14:textId="77777777" w:rsidR="00D97ABC" w:rsidRPr="00FB6BE3" w:rsidRDefault="00D97ABC">
            <w:pPr>
              <w:pStyle w:val="af"/>
              <w:ind w:firstLineChars="0"/>
              <w:rPr>
                <w:ins w:id="1948" w:author="刘全" w:date="2021-12-03T12:07:00Z"/>
                <w:rFonts w:ascii="宋体" w:hAnsi="宋体"/>
              </w:rPr>
              <w:pPrChange w:id="1949" w:author="刘全" w:date="2021-12-03T12:08:00Z">
                <w:pPr>
                  <w:pStyle w:val="af"/>
                  <w:ind w:firstLine="420"/>
                </w:pPr>
              </w:pPrChange>
            </w:pPr>
            <w:ins w:id="1950" w:author="刘全" w:date="2021-12-03T12:07:00Z">
              <w:r w:rsidRPr="00FB6BE3">
                <w:rPr>
                  <w:rFonts w:hint="eastAsia"/>
                </w:rPr>
                <w:t>0</w:t>
              </w:r>
            </w:ins>
          </w:p>
        </w:tc>
        <w:tc>
          <w:tcPr>
            <w:tcW w:w="1010" w:type="dxa"/>
            <w:noWrap/>
            <w:vAlign w:val="center"/>
            <w:tcPrChange w:id="1951" w:author="刘全" w:date="2021-12-07T16:19:00Z">
              <w:tcPr>
                <w:tcW w:w="1010" w:type="dxa"/>
                <w:noWrap/>
              </w:tcPr>
            </w:tcPrChange>
          </w:tcPr>
          <w:p w14:paraId="31A1413F" w14:textId="77777777" w:rsidR="00D97ABC" w:rsidRPr="00FB6BE3" w:rsidRDefault="00D97ABC">
            <w:pPr>
              <w:pStyle w:val="af"/>
              <w:ind w:firstLineChars="0"/>
              <w:rPr>
                <w:ins w:id="1952" w:author="刘全" w:date="2021-12-03T12:07:00Z"/>
                <w:rFonts w:ascii="宋体" w:hAnsi="宋体"/>
              </w:rPr>
              <w:pPrChange w:id="1953" w:author="刘全" w:date="2021-12-03T12:08:00Z">
                <w:pPr>
                  <w:pStyle w:val="af"/>
                  <w:ind w:firstLine="420"/>
                </w:pPr>
              </w:pPrChange>
            </w:pPr>
            <w:ins w:id="1954" w:author="刘全" w:date="2021-12-03T12:07:00Z">
              <w:r w:rsidRPr="00FB6BE3">
                <w:rPr>
                  <w:rFonts w:hint="eastAsia"/>
                </w:rPr>
                <w:t>0</w:t>
              </w:r>
            </w:ins>
          </w:p>
        </w:tc>
        <w:tc>
          <w:tcPr>
            <w:tcW w:w="404" w:type="dxa"/>
            <w:noWrap/>
            <w:vAlign w:val="center"/>
            <w:tcPrChange w:id="1955" w:author="刘全" w:date="2021-12-07T16:19:00Z">
              <w:tcPr>
                <w:tcW w:w="404" w:type="dxa"/>
                <w:noWrap/>
              </w:tcPr>
            </w:tcPrChange>
          </w:tcPr>
          <w:p w14:paraId="1250D8E5" w14:textId="77777777" w:rsidR="00D97ABC" w:rsidRPr="00FB6BE3" w:rsidRDefault="00D97ABC">
            <w:pPr>
              <w:pStyle w:val="af"/>
              <w:ind w:firstLineChars="0"/>
              <w:rPr>
                <w:ins w:id="1956" w:author="刘全" w:date="2021-12-03T12:07:00Z"/>
                <w:rFonts w:ascii="宋体" w:hAnsi="宋体"/>
              </w:rPr>
              <w:pPrChange w:id="1957" w:author="刘全" w:date="2021-12-03T12:08:00Z">
                <w:pPr>
                  <w:pStyle w:val="af"/>
                  <w:ind w:firstLine="420"/>
                </w:pPr>
              </w:pPrChange>
            </w:pPr>
            <w:ins w:id="1958" w:author="刘全" w:date="2021-12-03T12:07:00Z">
              <w:r w:rsidRPr="00FB6BE3">
                <w:rPr>
                  <w:rFonts w:hint="eastAsia"/>
                </w:rPr>
                <w:t>3</w:t>
              </w:r>
            </w:ins>
          </w:p>
        </w:tc>
        <w:tc>
          <w:tcPr>
            <w:tcW w:w="686" w:type="dxa"/>
            <w:noWrap/>
            <w:vAlign w:val="center"/>
            <w:tcPrChange w:id="1959" w:author="刘全" w:date="2021-12-07T16:19:00Z">
              <w:tcPr>
                <w:tcW w:w="686" w:type="dxa"/>
                <w:noWrap/>
              </w:tcPr>
            </w:tcPrChange>
          </w:tcPr>
          <w:p w14:paraId="429D75D9" w14:textId="77777777" w:rsidR="00D97ABC" w:rsidRPr="00FB6BE3" w:rsidRDefault="00D97ABC">
            <w:pPr>
              <w:pStyle w:val="af"/>
              <w:ind w:firstLineChars="0"/>
              <w:rPr>
                <w:ins w:id="1960" w:author="刘全" w:date="2021-12-03T12:07:00Z"/>
                <w:rFonts w:ascii="宋体" w:hAnsi="宋体"/>
              </w:rPr>
              <w:pPrChange w:id="1961" w:author="刘全" w:date="2021-12-03T12:08:00Z">
                <w:pPr>
                  <w:pStyle w:val="af"/>
                  <w:ind w:firstLine="420"/>
                </w:pPr>
              </w:pPrChange>
            </w:pPr>
          </w:p>
        </w:tc>
        <w:tc>
          <w:tcPr>
            <w:tcW w:w="530" w:type="dxa"/>
            <w:noWrap/>
            <w:vAlign w:val="center"/>
            <w:tcPrChange w:id="1962" w:author="刘全" w:date="2021-12-07T16:19:00Z">
              <w:tcPr>
                <w:tcW w:w="530" w:type="dxa"/>
                <w:noWrap/>
              </w:tcPr>
            </w:tcPrChange>
          </w:tcPr>
          <w:p w14:paraId="2DBEE990" w14:textId="77777777" w:rsidR="00D97ABC" w:rsidRPr="00FB6BE3" w:rsidRDefault="00D97ABC">
            <w:pPr>
              <w:pStyle w:val="af"/>
              <w:ind w:firstLineChars="0"/>
              <w:rPr>
                <w:ins w:id="1963" w:author="刘全" w:date="2021-12-03T12:07:00Z"/>
                <w:rFonts w:ascii="宋体" w:hAnsi="宋体"/>
              </w:rPr>
              <w:pPrChange w:id="1964" w:author="刘全" w:date="2021-12-03T12:08:00Z">
                <w:pPr>
                  <w:pStyle w:val="af"/>
                  <w:ind w:firstLine="420"/>
                </w:pPr>
              </w:pPrChange>
            </w:pPr>
            <w:ins w:id="1965" w:author="刘全" w:date="2021-12-03T12:07:00Z">
              <w:r w:rsidRPr="00FB6BE3">
                <w:rPr>
                  <w:rFonts w:hint="eastAsia"/>
                </w:rPr>
                <w:t>4200</w:t>
              </w:r>
            </w:ins>
          </w:p>
        </w:tc>
        <w:tc>
          <w:tcPr>
            <w:tcW w:w="723" w:type="dxa"/>
            <w:noWrap/>
            <w:vAlign w:val="center"/>
            <w:tcPrChange w:id="1966" w:author="刘全" w:date="2021-12-07T16:19:00Z">
              <w:tcPr>
                <w:tcW w:w="723" w:type="dxa"/>
                <w:noWrap/>
              </w:tcPr>
            </w:tcPrChange>
          </w:tcPr>
          <w:p w14:paraId="10130A17" w14:textId="77777777" w:rsidR="00D97ABC" w:rsidRDefault="00D97ABC">
            <w:pPr>
              <w:pStyle w:val="af"/>
              <w:ind w:firstLineChars="0"/>
              <w:rPr>
                <w:ins w:id="1967" w:author="刘全" w:date="2021-12-03T12:07:00Z"/>
              </w:rPr>
              <w:pPrChange w:id="1968" w:author="刘全" w:date="2021-12-03T12:08:00Z">
                <w:pPr>
                  <w:pStyle w:val="af"/>
                  <w:ind w:firstLine="420"/>
                </w:pPr>
              </w:pPrChange>
            </w:pPr>
            <w:ins w:id="1969" w:author="刘全" w:date="2021-12-03T12:07:00Z">
              <w:r>
                <w:rPr>
                  <w:rFonts w:hint="eastAsia"/>
                </w:rPr>
                <w:t>480000</w:t>
              </w:r>
            </w:ins>
          </w:p>
          <w:p w14:paraId="4576C07D" w14:textId="77777777" w:rsidR="00D97ABC" w:rsidRPr="00FB6BE3" w:rsidRDefault="00D97ABC">
            <w:pPr>
              <w:pStyle w:val="af"/>
              <w:ind w:firstLineChars="0"/>
              <w:rPr>
                <w:ins w:id="1970" w:author="刘全" w:date="2021-12-03T12:07:00Z"/>
                <w:rFonts w:ascii="宋体" w:hAnsi="宋体"/>
              </w:rPr>
              <w:pPrChange w:id="1971" w:author="刘全" w:date="2021-12-03T12:08:00Z">
                <w:pPr>
                  <w:pStyle w:val="af"/>
                  <w:ind w:firstLine="420"/>
                </w:pPr>
              </w:pPrChange>
            </w:pPr>
            <w:ins w:id="1972" w:author="刘全" w:date="2021-12-03T12:07:00Z">
              <w:r w:rsidRPr="00FB6BE3">
                <w:rPr>
                  <w:rFonts w:hint="eastAsia"/>
                </w:rPr>
                <w:t>008</w:t>
              </w:r>
            </w:ins>
          </w:p>
        </w:tc>
      </w:tr>
      <w:tr w:rsidR="00D97ABC" w:rsidRPr="00FB6BE3" w14:paraId="20E1914B" w14:textId="77777777" w:rsidTr="00975CFC">
        <w:trPr>
          <w:ins w:id="1973" w:author="刘全" w:date="2021-12-03T12:07:00Z"/>
        </w:trPr>
        <w:tc>
          <w:tcPr>
            <w:tcW w:w="866" w:type="dxa"/>
            <w:noWrap/>
            <w:vAlign w:val="center"/>
            <w:tcPrChange w:id="1974" w:author="刘全" w:date="2021-12-07T16:19:00Z">
              <w:tcPr>
                <w:tcW w:w="866" w:type="dxa"/>
                <w:noWrap/>
              </w:tcPr>
            </w:tcPrChange>
          </w:tcPr>
          <w:p w14:paraId="1B962AD4" w14:textId="77777777" w:rsidR="00D97ABC" w:rsidRDefault="00D97ABC">
            <w:pPr>
              <w:pStyle w:val="af"/>
              <w:ind w:firstLineChars="0"/>
              <w:rPr>
                <w:ins w:id="1975" w:author="刘全" w:date="2021-12-03T12:07:00Z"/>
              </w:rPr>
              <w:pPrChange w:id="1976" w:author="刘全" w:date="2021-12-03T12:08:00Z">
                <w:pPr>
                  <w:pStyle w:val="af"/>
                  <w:ind w:firstLine="420"/>
                </w:pPr>
              </w:pPrChange>
            </w:pPr>
            <w:ins w:id="1977" w:author="刘全" w:date="2021-12-03T12:07:00Z">
              <w:r>
                <w:rPr>
                  <w:rFonts w:hint="eastAsia"/>
                </w:rPr>
                <w:t>520000</w:t>
              </w:r>
            </w:ins>
          </w:p>
          <w:p w14:paraId="6AF5D6F6" w14:textId="77777777" w:rsidR="00D97ABC" w:rsidRPr="00FB6BE3" w:rsidRDefault="00D97ABC">
            <w:pPr>
              <w:pStyle w:val="af"/>
              <w:ind w:firstLineChars="0"/>
              <w:rPr>
                <w:ins w:id="1978" w:author="刘全" w:date="2021-12-03T12:07:00Z"/>
                <w:rFonts w:ascii="宋体" w:hAnsi="宋体"/>
              </w:rPr>
              <w:pPrChange w:id="1979" w:author="刘全" w:date="2021-12-03T12:08:00Z">
                <w:pPr>
                  <w:pStyle w:val="af"/>
                  <w:ind w:firstLine="420"/>
                </w:pPr>
              </w:pPrChange>
            </w:pPr>
            <w:ins w:id="1980" w:author="刘全" w:date="2021-12-03T12:07:00Z">
              <w:r w:rsidRPr="00FB6BE3">
                <w:rPr>
                  <w:rFonts w:hint="eastAsia"/>
                </w:rPr>
                <w:t>005</w:t>
              </w:r>
            </w:ins>
          </w:p>
        </w:tc>
        <w:tc>
          <w:tcPr>
            <w:tcW w:w="866" w:type="dxa"/>
            <w:noWrap/>
            <w:vAlign w:val="center"/>
            <w:tcPrChange w:id="1981" w:author="刘全" w:date="2021-12-07T16:19:00Z">
              <w:tcPr>
                <w:tcW w:w="866" w:type="dxa"/>
                <w:noWrap/>
              </w:tcPr>
            </w:tcPrChange>
          </w:tcPr>
          <w:p w14:paraId="7444944C" w14:textId="77777777" w:rsidR="00D97ABC" w:rsidRDefault="00D97ABC">
            <w:pPr>
              <w:pStyle w:val="af"/>
              <w:ind w:firstLineChars="0"/>
              <w:rPr>
                <w:ins w:id="1982" w:author="刘全" w:date="2021-12-03T12:07:00Z"/>
              </w:rPr>
              <w:pPrChange w:id="1983" w:author="刘全" w:date="2021-12-03T12:08:00Z">
                <w:pPr>
                  <w:pStyle w:val="af"/>
                  <w:ind w:firstLine="420"/>
                </w:pPr>
              </w:pPrChange>
            </w:pPr>
            <w:ins w:id="1984" w:author="刘全" w:date="2021-12-03T12:07:00Z">
              <w:r>
                <w:rPr>
                  <w:rFonts w:hint="eastAsia"/>
                </w:rPr>
                <w:t>200000</w:t>
              </w:r>
            </w:ins>
          </w:p>
          <w:p w14:paraId="05FA2E69" w14:textId="77777777" w:rsidR="00D97ABC" w:rsidRPr="00FB6BE3" w:rsidRDefault="00D97ABC">
            <w:pPr>
              <w:pStyle w:val="af"/>
              <w:ind w:firstLineChars="0"/>
              <w:rPr>
                <w:ins w:id="1985" w:author="刘全" w:date="2021-12-03T12:07:00Z"/>
                <w:rFonts w:ascii="宋体" w:hAnsi="宋体"/>
              </w:rPr>
              <w:pPrChange w:id="1986" w:author="刘全" w:date="2021-12-03T12:08:00Z">
                <w:pPr>
                  <w:pStyle w:val="af"/>
                  <w:ind w:firstLine="420"/>
                </w:pPr>
              </w:pPrChange>
            </w:pPr>
            <w:ins w:id="1987" w:author="刘全" w:date="2021-12-03T12:07:00Z">
              <w:r w:rsidRPr="00FB6BE3">
                <w:rPr>
                  <w:rFonts w:hint="eastAsia"/>
                </w:rPr>
                <w:t>115</w:t>
              </w:r>
            </w:ins>
          </w:p>
        </w:tc>
        <w:tc>
          <w:tcPr>
            <w:tcW w:w="1073" w:type="dxa"/>
            <w:noWrap/>
            <w:vAlign w:val="center"/>
            <w:tcPrChange w:id="1988" w:author="刘全" w:date="2021-12-07T16:19:00Z">
              <w:tcPr>
                <w:tcW w:w="1073" w:type="dxa"/>
                <w:noWrap/>
              </w:tcPr>
            </w:tcPrChange>
          </w:tcPr>
          <w:p w14:paraId="69D31CED" w14:textId="77777777" w:rsidR="00D97ABC" w:rsidRPr="00FB6BE3" w:rsidRDefault="00D97ABC">
            <w:pPr>
              <w:pStyle w:val="af"/>
              <w:ind w:firstLineChars="0"/>
              <w:rPr>
                <w:ins w:id="1989" w:author="刘全" w:date="2021-12-03T12:07:00Z"/>
                <w:rFonts w:ascii="宋体" w:hAnsi="宋体"/>
              </w:rPr>
              <w:pPrChange w:id="1990" w:author="刘全" w:date="2021-12-03T12:08:00Z">
                <w:pPr>
                  <w:pStyle w:val="af"/>
                  <w:ind w:firstLine="420"/>
                </w:pPr>
              </w:pPrChange>
            </w:pPr>
            <w:ins w:id="1991" w:author="刘全" w:date="2021-12-03T12:07:00Z">
              <w:r w:rsidRPr="00FB6BE3">
                <w:rPr>
                  <w:rFonts w:hint="eastAsia"/>
                </w:rPr>
                <w:t>大坝低线混凝土系统</w:t>
              </w:r>
            </w:ins>
          </w:p>
        </w:tc>
        <w:tc>
          <w:tcPr>
            <w:tcW w:w="1046" w:type="dxa"/>
            <w:noWrap/>
            <w:vAlign w:val="center"/>
            <w:tcPrChange w:id="1992" w:author="刘全" w:date="2021-12-07T16:19:00Z">
              <w:tcPr>
                <w:tcW w:w="1046" w:type="dxa"/>
                <w:noWrap/>
              </w:tcPr>
            </w:tcPrChange>
          </w:tcPr>
          <w:p w14:paraId="6309A56F" w14:textId="77777777" w:rsidR="00D97ABC" w:rsidRPr="00FB6BE3" w:rsidRDefault="00D97ABC">
            <w:pPr>
              <w:pStyle w:val="af"/>
              <w:ind w:firstLineChars="0"/>
              <w:rPr>
                <w:ins w:id="1993" w:author="刘全" w:date="2021-12-03T12:07:00Z"/>
                <w:rFonts w:ascii="宋体" w:hAnsi="宋体"/>
              </w:rPr>
              <w:pPrChange w:id="1994" w:author="刘全" w:date="2021-12-03T12:08:00Z">
                <w:pPr>
                  <w:pStyle w:val="af"/>
                  <w:ind w:firstLine="420"/>
                </w:pPr>
              </w:pPrChange>
            </w:pPr>
            <w:ins w:id="1995" w:author="刘全" w:date="2021-12-03T12:07:00Z">
              <w:r w:rsidRPr="00FB6BE3">
                <w:rPr>
                  <w:rFonts w:hint="eastAsia"/>
                </w:rPr>
                <w:t>540030110</w:t>
              </w:r>
            </w:ins>
          </w:p>
        </w:tc>
        <w:tc>
          <w:tcPr>
            <w:tcW w:w="1030" w:type="dxa"/>
            <w:noWrap/>
            <w:vAlign w:val="center"/>
            <w:tcPrChange w:id="1996" w:author="刘全" w:date="2021-12-07T16:19:00Z">
              <w:tcPr>
                <w:tcW w:w="1030" w:type="dxa"/>
                <w:noWrap/>
              </w:tcPr>
            </w:tcPrChange>
          </w:tcPr>
          <w:p w14:paraId="041C7E67" w14:textId="77777777" w:rsidR="00D97ABC" w:rsidRPr="00FB6BE3" w:rsidRDefault="00D97ABC">
            <w:pPr>
              <w:pStyle w:val="af"/>
              <w:ind w:firstLineChars="0"/>
              <w:rPr>
                <w:ins w:id="1997" w:author="刘全" w:date="2021-12-03T12:07:00Z"/>
                <w:rFonts w:ascii="宋体" w:hAnsi="宋体"/>
              </w:rPr>
              <w:pPrChange w:id="1998" w:author="刘全" w:date="2021-12-03T12:08:00Z">
                <w:pPr>
                  <w:pStyle w:val="af"/>
                  <w:ind w:firstLine="420"/>
                </w:pPr>
              </w:pPrChange>
            </w:pPr>
            <w:ins w:id="1999" w:author="刘全" w:date="2021-12-03T12:07:00Z">
              <w:r w:rsidRPr="00FB6BE3">
                <w:rPr>
                  <w:rFonts w:hint="eastAsia"/>
                </w:rPr>
                <w:t>500040020</w:t>
              </w:r>
            </w:ins>
          </w:p>
        </w:tc>
        <w:tc>
          <w:tcPr>
            <w:tcW w:w="530" w:type="dxa"/>
            <w:noWrap/>
            <w:vAlign w:val="center"/>
            <w:tcPrChange w:id="2000" w:author="刘全" w:date="2021-12-07T16:19:00Z">
              <w:tcPr>
                <w:tcW w:w="530" w:type="dxa"/>
                <w:noWrap/>
              </w:tcPr>
            </w:tcPrChange>
          </w:tcPr>
          <w:p w14:paraId="5429D82F" w14:textId="77777777" w:rsidR="00D97ABC" w:rsidRPr="00FB6BE3" w:rsidRDefault="00D97ABC">
            <w:pPr>
              <w:pStyle w:val="af"/>
              <w:ind w:firstLineChars="0"/>
              <w:rPr>
                <w:ins w:id="2001" w:author="刘全" w:date="2021-12-03T12:07:00Z"/>
                <w:rFonts w:ascii="宋体" w:hAnsi="宋体"/>
              </w:rPr>
              <w:pPrChange w:id="2002" w:author="刘全" w:date="2021-12-03T12:08:00Z">
                <w:pPr>
                  <w:pStyle w:val="af"/>
                  <w:ind w:firstLine="420"/>
                </w:pPr>
              </w:pPrChange>
            </w:pPr>
            <w:ins w:id="2003" w:author="刘全" w:date="2021-12-03T12:07:00Z">
              <w:r w:rsidRPr="00FB6BE3">
                <w:rPr>
                  <w:rFonts w:hint="eastAsia"/>
                </w:rPr>
                <w:t>24004</w:t>
              </w:r>
            </w:ins>
          </w:p>
        </w:tc>
        <w:tc>
          <w:tcPr>
            <w:tcW w:w="444" w:type="dxa"/>
            <w:noWrap/>
            <w:vAlign w:val="center"/>
            <w:tcPrChange w:id="2004" w:author="刘全" w:date="2021-12-07T16:19:00Z">
              <w:tcPr>
                <w:tcW w:w="444" w:type="dxa"/>
                <w:noWrap/>
              </w:tcPr>
            </w:tcPrChange>
          </w:tcPr>
          <w:p w14:paraId="645767B3" w14:textId="77777777" w:rsidR="00D97ABC" w:rsidRPr="00FB6BE3" w:rsidRDefault="00D97ABC">
            <w:pPr>
              <w:pStyle w:val="af"/>
              <w:ind w:firstLineChars="0"/>
              <w:rPr>
                <w:ins w:id="2005" w:author="刘全" w:date="2021-12-03T12:07:00Z"/>
                <w:rFonts w:ascii="宋体" w:hAnsi="宋体"/>
              </w:rPr>
              <w:pPrChange w:id="2006" w:author="刘全" w:date="2021-12-03T12:08:00Z">
                <w:pPr>
                  <w:pStyle w:val="af"/>
                  <w:ind w:firstLine="420"/>
                </w:pPr>
              </w:pPrChange>
            </w:pPr>
            <w:ins w:id="2007" w:author="刘全" w:date="2021-12-03T12:07:00Z">
              <w:r w:rsidRPr="00FB6BE3">
                <w:rPr>
                  <w:rFonts w:hint="eastAsia"/>
                </w:rPr>
                <w:t>0</w:t>
              </w:r>
            </w:ins>
          </w:p>
        </w:tc>
        <w:tc>
          <w:tcPr>
            <w:tcW w:w="1010" w:type="dxa"/>
            <w:noWrap/>
            <w:vAlign w:val="center"/>
            <w:tcPrChange w:id="2008" w:author="刘全" w:date="2021-12-07T16:19:00Z">
              <w:tcPr>
                <w:tcW w:w="1010" w:type="dxa"/>
                <w:noWrap/>
              </w:tcPr>
            </w:tcPrChange>
          </w:tcPr>
          <w:p w14:paraId="08323C0F" w14:textId="77777777" w:rsidR="00D97ABC" w:rsidRPr="00FB6BE3" w:rsidRDefault="00D97ABC">
            <w:pPr>
              <w:pStyle w:val="af"/>
              <w:ind w:firstLineChars="0"/>
              <w:rPr>
                <w:ins w:id="2009" w:author="刘全" w:date="2021-12-03T12:07:00Z"/>
                <w:rFonts w:ascii="宋体" w:hAnsi="宋体"/>
              </w:rPr>
              <w:pPrChange w:id="2010" w:author="刘全" w:date="2021-12-03T12:08:00Z">
                <w:pPr>
                  <w:pStyle w:val="af"/>
                  <w:ind w:firstLine="420"/>
                </w:pPr>
              </w:pPrChange>
            </w:pPr>
            <w:ins w:id="2011" w:author="刘全" w:date="2021-12-03T12:07:00Z">
              <w:r w:rsidRPr="00FB6BE3">
                <w:rPr>
                  <w:rFonts w:hint="eastAsia"/>
                </w:rPr>
                <w:t>0</w:t>
              </w:r>
            </w:ins>
          </w:p>
        </w:tc>
        <w:tc>
          <w:tcPr>
            <w:tcW w:w="404" w:type="dxa"/>
            <w:noWrap/>
            <w:vAlign w:val="center"/>
            <w:tcPrChange w:id="2012" w:author="刘全" w:date="2021-12-07T16:19:00Z">
              <w:tcPr>
                <w:tcW w:w="404" w:type="dxa"/>
                <w:noWrap/>
              </w:tcPr>
            </w:tcPrChange>
          </w:tcPr>
          <w:p w14:paraId="0A36D2DC" w14:textId="77777777" w:rsidR="00D97ABC" w:rsidRPr="00FB6BE3" w:rsidRDefault="00D97ABC">
            <w:pPr>
              <w:pStyle w:val="af"/>
              <w:ind w:firstLineChars="0"/>
              <w:rPr>
                <w:ins w:id="2013" w:author="刘全" w:date="2021-12-03T12:07:00Z"/>
                <w:rFonts w:ascii="宋体" w:hAnsi="宋体"/>
              </w:rPr>
              <w:pPrChange w:id="2014" w:author="刘全" w:date="2021-12-03T12:08:00Z">
                <w:pPr>
                  <w:pStyle w:val="af"/>
                  <w:ind w:firstLine="420"/>
                </w:pPr>
              </w:pPrChange>
            </w:pPr>
            <w:ins w:id="2015" w:author="刘全" w:date="2021-12-03T12:07:00Z">
              <w:r w:rsidRPr="00FB6BE3">
                <w:rPr>
                  <w:rFonts w:hint="eastAsia"/>
                </w:rPr>
                <w:t>3</w:t>
              </w:r>
            </w:ins>
          </w:p>
        </w:tc>
        <w:tc>
          <w:tcPr>
            <w:tcW w:w="686" w:type="dxa"/>
            <w:noWrap/>
            <w:vAlign w:val="center"/>
            <w:tcPrChange w:id="2016" w:author="刘全" w:date="2021-12-07T16:19:00Z">
              <w:tcPr>
                <w:tcW w:w="686" w:type="dxa"/>
                <w:noWrap/>
              </w:tcPr>
            </w:tcPrChange>
          </w:tcPr>
          <w:p w14:paraId="7443F95E" w14:textId="77777777" w:rsidR="00D97ABC" w:rsidRPr="00FB6BE3" w:rsidRDefault="00D97ABC">
            <w:pPr>
              <w:pStyle w:val="af"/>
              <w:ind w:firstLineChars="0"/>
              <w:rPr>
                <w:ins w:id="2017" w:author="刘全" w:date="2021-12-03T12:07:00Z"/>
                <w:rFonts w:ascii="宋体" w:hAnsi="宋体"/>
              </w:rPr>
              <w:pPrChange w:id="2018" w:author="刘全" w:date="2021-12-03T12:08:00Z">
                <w:pPr>
                  <w:pStyle w:val="af"/>
                  <w:ind w:firstLine="420"/>
                </w:pPr>
              </w:pPrChange>
            </w:pPr>
          </w:p>
        </w:tc>
        <w:tc>
          <w:tcPr>
            <w:tcW w:w="530" w:type="dxa"/>
            <w:noWrap/>
            <w:vAlign w:val="center"/>
            <w:tcPrChange w:id="2019" w:author="刘全" w:date="2021-12-07T16:19:00Z">
              <w:tcPr>
                <w:tcW w:w="530" w:type="dxa"/>
                <w:noWrap/>
              </w:tcPr>
            </w:tcPrChange>
          </w:tcPr>
          <w:p w14:paraId="6EC274DF" w14:textId="77777777" w:rsidR="00D97ABC" w:rsidRPr="00FB6BE3" w:rsidRDefault="00D97ABC">
            <w:pPr>
              <w:pStyle w:val="af"/>
              <w:ind w:firstLineChars="0"/>
              <w:rPr>
                <w:ins w:id="2020" w:author="刘全" w:date="2021-12-03T12:07:00Z"/>
                <w:rFonts w:ascii="宋体" w:hAnsi="宋体"/>
              </w:rPr>
              <w:pPrChange w:id="2021" w:author="刘全" w:date="2021-12-03T12:08:00Z">
                <w:pPr>
                  <w:pStyle w:val="af"/>
                  <w:ind w:firstLine="420"/>
                </w:pPr>
              </w:pPrChange>
            </w:pPr>
            <w:ins w:id="2022" w:author="刘全" w:date="2021-12-03T12:07:00Z">
              <w:r w:rsidRPr="00FB6BE3">
                <w:rPr>
                  <w:rFonts w:hint="eastAsia"/>
                </w:rPr>
                <w:t>14400</w:t>
              </w:r>
            </w:ins>
          </w:p>
        </w:tc>
        <w:tc>
          <w:tcPr>
            <w:tcW w:w="723" w:type="dxa"/>
            <w:noWrap/>
            <w:vAlign w:val="center"/>
            <w:tcPrChange w:id="2023" w:author="刘全" w:date="2021-12-07T16:19:00Z">
              <w:tcPr>
                <w:tcW w:w="723" w:type="dxa"/>
                <w:noWrap/>
              </w:tcPr>
            </w:tcPrChange>
          </w:tcPr>
          <w:p w14:paraId="350A743E" w14:textId="77777777" w:rsidR="00D97ABC" w:rsidRDefault="00D97ABC">
            <w:pPr>
              <w:pStyle w:val="af"/>
              <w:ind w:firstLineChars="0"/>
              <w:rPr>
                <w:ins w:id="2024" w:author="刘全" w:date="2021-12-03T12:07:00Z"/>
              </w:rPr>
              <w:pPrChange w:id="2025" w:author="刘全" w:date="2021-12-03T12:08:00Z">
                <w:pPr>
                  <w:pStyle w:val="af"/>
                  <w:ind w:firstLine="420"/>
                </w:pPr>
              </w:pPrChange>
            </w:pPr>
            <w:ins w:id="2026" w:author="刘全" w:date="2021-12-03T12:07:00Z">
              <w:r>
                <w:rPr>
                  <w:rFonts w:hint="eastAsia"/>
                </w:rPr>
                <w:t>480000</w:t>
              </w:r>
            </w:ins>
          </w:p>
          <w:p w14:paraId="6D1A3148" w14:textId="77777777" w:rsidR="00D97ABC" w:rsidRPr="00FB6BE3" w:rsidRDefault="00D97ABC">
            <w:pPr>
              <w:pStyle w:val="af"/>
              <w:ind w:firstLineChars="0"/>
              <w:rPr>
                <w:ins w:id="2027" w:author="刘全" w:date="2021-12-03T12:07:00Z"/>
                <w:rFonts w:ascii="宋体" w:hAnsi="宋体"/>
              </w:rPr>
              <w:pPrChange w:id="2028" w:author="刘全" w:date="2021-12-03T12:08:00Z">
                <w:pPr>
                  <w:pStyle w:val="af"/>
                  <w:ind w:firstLine="420"/>
                </w:pPr>
              </w:pPrChange>
            </w:pPr>
            <w:ins w:id="2029" w:author="刘全" w:date="2021-12-03T12:07:00Z">
              <w:r w:rsidRPr="00FB6BE3">
                <w:rPr>
                  <w:rFonts w:hint="eastAsia"/>
                </w:rPr>
                <w:t>009</w:t>
              </w:r>
            </w:ins>
          </w:p>
        </w:tc>
      </w:tr>
      <w:tr w:rsidR="00D97ABC" w:rsidRPr="00FB6BE3" w14:paraId="2C435C16" w14:textId="77777777" w:rsidTr="00975CFC">
        <w:trPr>
          <w:ins w:id="2030" w:author="刘全" w:date="2021-12-03T12:07:00Z"/>
        </w:trPr>
        <w:tc>
          <w:tcPr>
            <w:tcW w:w="866" w:type="dxa"/>
            <w:noWrap/>
            <w:vAlign w:val="center"/>
            <w:tcPrChange w:id="2031" w:author="刘全" w:date="2021-12-07T16:19:00Z">
              <w:tcPr>
                <w:tcW w:w="866" w:type="dxa"/>
                <w:noWrap/>
              </w:tcPr>
            </w:tcPrChange>
          </w:tcPr>
          <w:p w14:paraId="088FA0B9" w14:textId="77777777" w:rsidR="00D97ABC" w:rsidRDefault="00D97ABC">
            <w:pPr>
              <w:pStyle w:val="af"/>
              <w:ind w:firstLineChars="0"/>
              <w:rPr>
                <w:ins w:id="2032" w:author="刘全" w:date="2021-12-03T12:07:00Z"/>
              </w:rPr>
              <w:pPrChange w:id="2033" w:author="刘全" w:date="2021-12-03T12:08:00Z">
                <w:pPr>
                  <w:pStyle w:val="af"/>
                  <w:ind w:firstLine="420"/>
                </w:pPr>
              </w:pPrChange>
            </w:pPr>
            <w:ins w:id="2034" w:author="刘全" w:date="2021-12-03T12:07:00Z">
              <w:r>
                <w:rPr>
                  <w:rFonts w:hint="eastAsia"/>
                </w:rPr>
                <w:t>520000</w:t>
              </w:r>
            </w:ins>
          </w:p>
          <w:p w14:paraId="09158EB6" w14:textId="77777777" w:rsidR="00D97ABC" w:rsidRPr="00FB6BE3" w:rsidRDefault="00D97ABC">
            <w:pPr>
              <w:pStyle w:val="af"/>
              <w:ind w:firstLineChars="0"/>
              <w:rPr>
                <w:ins w:id="2035" w:author="刘全" w:date="2021-12-03T12:07:00Z"/>
                <w:rFonts w:ascii="宋体" w:hAnsi="宋体"/>
              </w:rPr>
              <w:pPrChange w:id="2036" w:author="刘全" w:date="2021-12-03T12:08:00Z">
                <w:pPr>
                  <w:pStyle w:val="af"/>
                  <w:ind w:firstLine="420"/>
                </w:pPr>
              </w:pPrChange>
            </w:pPr>
            <w:ins w:id="2037" w:author="刘全" w:date="2021-12-03T12:07:00Z">
              <w:r w:rsidRPr="00FB6BE3">
                <w:rPr>
                  <w:rFonts w:hint="eastAsia"/>
                </w:rPr>
                <w:t>006</w:t>
              </w:r>
            </w:ins>
          </w:p>
        </w:tc>
        <w:tc>
          <w:tcPr>
            <w:tcW w:w="866" w:type="dxa"/>
            <w:noWrap/>
            <w:vAlign w:val="center"/>
            <w:tcPrChange w:id="2038" w:author="刘全" w:date="2021-12-07T16:19:00Z">
              <w:tcPr>
                <w:tcW w:w="866" w:type="dxa"/>
                <w:noWrap/>
              </w:tcPr>
            </w:tcPrChange>
          </w:tcPr>
          <w:p w14:paraId="1B1083C2" w14:textId="77777777" w:rsidR="00D97ABC" w:rsidRDefault="00D97ABC">
            <w:pPr>
              <w:pStyle w:val="af"/>
              <w:ind w:firstLineChars="0"/>
              <w:rPr>
                <w:ins w:id="2039" w:author="刘全" w:date="2021-12-03T12:07:00Z"/>
              </w:rPr>
              <w:pPrChange w:id="2040" w:author="刘全" w:date="2021-12-03T12:08:00Z">
                <w:pPr>
                  <w:pStyle w:val="af"/>
                  <w:ind w:firstLine="420"/>
                </w:pPr>
              </w:pPrChange>
            </w:pPr>
            <w:ins w:id="2041" w:author="刘全" w:date="2021-12-03T12:07:00Z">
              <w:r>
                <w:rPr>
                  <w:rFonts w:hint="eastAsia"/>
                </w:rPr>
                <w:t>200000</w:t>
              </w:r>
            </w:ins>
          </w:p>
          <w:p w14:paraId="639B6052" w14:textId="77777777" w:rsidR="00D97ABC" w:rsidRPr="00FB6BE3" w:rsidRDefault="00D97ABC">
            <w:pPr>
              <w:pStyle w:val="af"/>
              <w:ind w:firstLineChars="0"/>
              <w:rPr>
                <w:ins w:id="2042" w:author="刘全" w:date="2021-12-03T12:07:00Z"/>
                <w:rFonts w:ascii="宋体" w:hAnsi="宋体"/>
              </w:rPr>
              <w:pPrChange w:id="2043" w:author="刘全" w:date="2021-12-03T12:08:00Z">
                <w:pPr>
                  <w:pStyle w:val="af"/>
                  <w:ind w:firstLine="420"/>
                </w:pPr>
              </w:pPrChange>
            </w:pPr>
            <w:ins w:id="2044" w:author="刘全" w:date="2021-12-03T12:07:00Z">
              <w:r w:rsidRPr="00FB6BE3">
                <w:rPr>
                  <w:rFonts w:hint="eastAsia"/>
                </w:rPr>
                <w:t>122</w:t>
              </w:r>
            </w:ins>
          </w:p>
        </w:tc>
        <w:tc>
          <w:tcPr>
            <w:tcW w:w="1073" w:type="dxa"/>
            <w:noWrap/>
            <w:vAlign w:val="center"/>
            <w:tcPrChange w:id="2045" w:author="刘全" w:date="2021-12-07T16:19:00Z">
              <w:tcPr>
                <w:tcW w:w="1073" w:type="dxa"/>
                <w:noWrap/>
              </w:tcPr>
            </w:tcPrChange>
          </w:tcPr>
          <w:p w14:paraId="5ACB287E" w14:textId="77777777" w:rsidR="00D97ABC" w:rsidRPr="00FB6BE3" w:rsidRDefault="00D97ABC">
            <w:pPr>
              <w:pStyle w:val="af"/>
              <w:ind w:firstLineChars="0"/>
              <w:rPr>
                <w:ins w:id="2046" w:author="刘全" w:date="2021-12-03T12:07:00Z"/>
                <w:rFonts w:ascii="宋体" w:hAnsi="宋体"/>
              </w:rPr>
              <w:pPrChange w:id="2047" w:author="刘全" w:date="2021-12-03T12:08:00Z">
                <w:pPr>
                  <w:pStyle w:val="af"/>
                  <w:ind w:firstLine="420"/>
                </w:pPr>
              </w:pPrChange>
            </w:pPr>
            <w:ins w:id="2048" w:author="刘全" w:date="2021-12-03T12:07:00Z">
              <w:r w:rsidRPr="00FB6BE3">
                <w:rPr>
                  <w:rFonts w:hint="eastAsia"/>
                </w:rPr>
                <w:t>大坝高线混凝土系统</w:t>
              </w:r>
            </w:ins>
          </w:p>
        </w:tc>
        <w:tc>
          <w:tcPr>
            <w:tcW w:w="1046" w:type="dxa"/>
            <w:noWrap/>
            <w:vAlign w:val="center"/>
            <w:tcPrChange w:id="2049" w:author="刘全" w:date="2021-12-07T16:19:00Z">
              <w:tcPr>
                <w:tcW w:w="1046" w:type="dxa"/>
                <w:noWrap/>
              </w:tcPr>
            </w:tcPrChange>
          </w:tcPr>
          <w:p w14:paraId="3EDD4988" w14:textId="77777777" w:rsidR="00D97ABC" w:rsidRPr="00FB6BE3" w:rsidRDefault="00D97ABC">
            <w:pPr>
              <w:pStyle w:val="af"/>
              <w:ind w:firstLineChars="0"/>
              <w:rPr>
                <w:ins w:id="2050" w:author="刘全" w:date="2021-12-03T12:07:00Z"/>
                <w:rFonts w:ascii="宋体" w:hAnsi="宋体"/>
              </w:rPr>
              <w:pPrChange w:id="2051" w:author="刘全" w:date="2021-12-03T12:08:00Z">
                <w:pPr>
                  <w:pStyle w:val="af"/>
                  <w:ind w:firstLine="420"/>
                </w:pPr>
              </w:pPrChange>
            </w:pPr>
            <w:ins w:id="2052" w:author="刘全" w:date="2021-12-03T12:07:00Z">
              <w:r w:rsidRPr="00FB6BE3">
                <w:rPr>
                  <w:rFonts w:hint="eastAsia"/>
                </w:rPr>
                <w:t>540030110</w:t>
              </w:r>
            </w:ins>
          </w:p>
        </w:tc>
        <w:tc>
          <w:tcPr>
            <w:tcW w:w="1030" w:type="dxa"/>
            <w:noWrap/>
            <w:vAlign w:val="center"/>
            <w:tcPrChange w:id="2053" w:author="刘全" w:date="2021-12-07T16:19:00Z">
              <w:tcPr>
                <w:tcW w:w="1030" w:type="dxa"/>
                <w:noWrap/>
              </w:tcPr>
            </w:tcPrChange>
          </w:tcPr>
          <w:p w14:paraId="4A5AC57D" w14:textId="77777777" w:rsidR="00D97ABC" w:rsidRPr="00FB6BE3" w:rsidRDefault="00D97ABC">
            <w:pPr>
              <w:pStyle w:val="af"/>
              <w:ind w:firstLineChars="0"/>
              <w:rPr>
                <w:ins w:id="2054" w:author="刘全" w:date="2021-12-03T12:07:00Z"/>
                <w:rFonts w:ascii="宋体" w:hAnsi="宋体"/>
              </w:rPr>
              <w:pPrChange w:id="2055" w:author="刘全" w:date="2021-12-03T12:08:00Z">
                <w:pPr>
                  <w:pStyle w:val="af"/>
                  <w:ind w:firstLine="420"/>
                </w:pPr>
              </w:pPrChange>
            </w:pPr>
            <w:ins w:id="2056" w:author="刘全" w:date="2021-12-03T12:07:00Z">
              <w:r w:rsidRPr="00FB6BE3">
                <w:rPr>
                  <w:rFonts w:hint="eastAsia"/>
                </w:rPr>
                <w:t>500040020</w:t>
              </w:r>
            </w:ins>
          </w:p>
        </w:tc>
        <w:tc>
          <w:tcPr>
            <w:tcW w:w="530" w:type="dxa"/>
            <w:noWrap/>
            <w:vAlign w:val="center"/>
            <w:tcPrChange w:id="2057" w:author="刘全" w:date="2021-12-07T16:19:00Z">
              <w:tcPr>
                <w:tcW w:w="530" w:type="dxa"/>
                <w:noWrap/>
              </w:tcPr>
            </w:tcPrChange>
          </w:tcPr>
          <w:p w14:paraId="17573982" w14:textId="77777777" w:rsidR="00D97ABC" w:rsidRPr="00FB6BE3" w:rsidRDefault="00D97ABC">
            <w:pPr>
              <w:pStyle w:val="af"/>
              <w:ind w:firstLineChars="0"/>
              <w:rPr>
                <w:ins w:id="2058" w:author="刘全" w:date="2021-12-03T12:07:00Z"/>
                <w:rFonts w:ascii="宋体" w:hAnsi="宋体"/>
              </w:rPr>
              <w:pPrChange w:id="2059" w:author="刘全" w:date="2021-12-03T12:08:00Z">
                <w:pPr>
                  <w:pStyle w:val="af"/>
                  <w:ind w:firstLine="420"/>
                </w:pPr>
              </w:pPrChange>
            </w:pPr>
            <w:ins w:id="2060" w:author="刘全" w:date="2021-12-03T12:07:00Z">
              <w:r w:rsidRPr="00FB6BE3">
                <w:rPr>
                  <w:rFonts w:hint="eastAsia"/>
                </w:rPr>
                <w:t>24004</w:t>
              </w:r>
            </w:ins>
          </w:p>
        </w:tc>
        <w:tc>
          <w:tcPr>
            <w:tcW w:w="444" w:type="dxa"/>
            <w:noWrap/>
            <w:vAlign w:val="center"/>
            <w:tcPrChange w:id="2061" w:author="刘全" w:date="2021-12-07T16:19:00Z">
              <w:tcPr>
                <w:tcW w:w="444" w:type="dxa"/>
                <w:noWrap/>
              </w:tcPr>
            </w:tcPrChange>
          </w:tcPr>
          <w:p w14:paraId="0845F5B0" w14:textId="77777777" w:rsidR="00D97ABC" w:rsidRPr="00FB6BE3" w:rsidRDefault="00D97ABC">
            <w:pPr>
              <w:pStyle w:val="af"/>
              <w:ind w:firstLineChars="0"/>
              <w:rPr>
                <w:ins w:id="2062" w:author="刘全" w:date="2021-12-03T12:07:00Z"/>
                <w:rFonts w:ascii="宋体" w:hAnsi="宋体"/>
              </w:rPr>
              <w:pPrChange w:id="2063" w:author="刘全" w:date="2021-12-03T12:08:00Z">
                <w:pPr>
                  <w:pStyle w:val="af"/>
                  <w:ind w:firstLine="420"/>
                </w:pPr>
              </w:pPrChange>
            </w:pPr>
            <w:ins w:id="2064" w:author="刘全" w:date="2021-12-03T12:07:00Z">
              <w:r w:rsidRPr="00FB6BE3">
                <w:rPr>
                  <w:rFonts w:hint="eastAsia"/>
                </w:rPr>
                <w:t>0</w:t>
              </w:r>
            </w:ins>
          </w:p>
        </w:tc>
        <w:tc>
          <w:tcPr>
            <w:tcW w:w="1010" w:type="dxa"/>
            <w:noWrap/>
            <w:vAlign w:val="center"/>
            <w:tcPrChange w:id="2065" w:author="刘全" w:date="2021-12-07T16:19:00Z">
              <w:tcPr>
                <w:tcW w:w="1010" w:type="dxa"/>
                <w:noWrap/>
              </w:tcPr>
            </w:tcPrChange>
          </w:tcPr>
          <w:p w14:paraId="7EEF2305" w14:textId="77777777" w:rsidR="00D97ABC" w:rsidRPr="00FB6BE3" w:rsidRDefault="00D97ABC">
            <w:pPr>
              <w:pStyle w:val="af"/>
              <w:ind w:firstLineChars="0"/>
              <w:rPr>
                <w:ins w:id="2066" w:author="刘全" w:date="2021-12-03T12:07:00Z"/>
                <w:rFonts w:ascii="宋体" w:hAnsi="宋体"/>
              </w:rPr>
              <w:pPrChange w:id="2067" w:author="刘全" w:date="2021-12-03T12:08:00Z">
                <w:pPr>
                  <w:pStyle w:val="af"/>
                  <w:ind w:firstLine="420"/>
                </w:pPr>
              </w:pPrChange>
            </w:pPr>
            <w:ins w:id="2068" w:author="刘全" w:date="2021-12-03T12:07:00Z">
              <w:r w:rsidRPr="00FB6BE3">
                <w:rPr>
                  <w:rFonts w:hint="eastAsia"/>
                </w:rPr>
                <w:t>0</w:t>
              </w:r>
            </w:ins>
          </w:p>
        </w:tc>
        <w:tc>
          <w:tcPr>
            <w:tcW w:w="404" w:type="dxa"/>
            <w:noWrap/>
            <w:vAlign w:val="center"/>
            <w:tcPrChange w:id="2069" w:author="刘全" w:date="2021-12-07T16:19:00Z">
              <w:tcPr>
                <w:tcW w:w="404" w:type="dxa"/>
                <w:noWrap/>
              </w:tcPr>
            </w:tcPrChange>
          </w:tcPr>
          <w:p w14:paraId="371F7EF6" w14:textId="77777777" w:rsidR="00D97ABC" w:rsidRPr="00FB6BE3" w:rsidRDefault="00D97ABC">
            <w:pPr>
              <w:pStyle w:val="af"/>
              <w:ind w:firstLineChars="0"/>
              <w:rPr>
                <w:ins w:id="2070" w:author="刘全" w:date="2021-12-03T12:07:00Z"/>
                <w:rFonts w:ascii="宋体" w:hAnsi="宋体"/>
              </w:rPr>
              <w:pPrChange w:id="2071" w:author="刘全" w:date="2021-12-03T12:08:00Z">
                <w:pPr>
                  <w:pStyle w:val="af"/>
                  <w:ind w:firstLine="420"/>
                </w:pPr>
              </w:pPrChange>
            </w:pPr>
            <w:ins w:id="2072" w:author="刘全" w:date="2021-12-03T12:07:00Z">
              <w:r w:rsidRPr="00FB6BE3">
                <w:rPr>
                  <w:rFonts w:hint="eastAsia"/>
                </w:rPr>
                <w:t>3</w:t>
              </w:r>
            </w:ins>
          </w:p>
        </w:tc>
        <w:tc>
          <w:tcPr>
            <w:tcW w:w="686" w:type="dxa"/>
            <w:noWrap/>
            <w:vAlign w:val="center"/>
            <w:tcPrChange w:id="2073" w:author="刘全" w:date="2021-12-07T16:19:00Z">
              <w:tcPr>
                <w:tcW w:w="686" w:type="dxa"/>
                <w:noWrap/>
              </w:tcPr>
            </w:tcPrChange>
          </w:tcPr>
          <w:p w14:paraId="4E567EDB" w14:textId="77777777" w:rsidR="00D97ABC" w:rsidRPr="00FB6BE3" w:rsidRDefault="00D97ABC">
            <w:pPr>
              <w:pStyle w:val="af"/>
              <w:ind w:firstLineChars="0"/>
              <w:rPr>
                <w:ins w:id="2074" w:author="刘全" w:date="2021-12-03T12:07:00Z"/>
                <w:rFonts w:ascii="宋体" w:hAnsi="宋体"/>
              </w:rPr>
              <w:pPrChange w:id="2075" w:author="刘全" w:date="2021-12-03T12:08:00Z">
                <w:pPr>
                  <w:pStyle w:val="af"/>
                  <w:ind w:firstLine="420"/>
                </w:pPr>
              </w:pPrChange>
            </w:pPr>
          </w:p>
        </w:tc>
        <w:tc>
          <w:tcPr>
            <w:tcW w:w="530" w:type="dxa"/>
            <w:noWrap/>
            <w:vAlign w:val="center"/>
            <w:tcPrChange w:id="2076" w:author="刘全" w:date="2021-12-07T16:19:00Z">
              <w:tcPr>
                <w:tcW w:w="530" w:type="dxa"/>
                <w:noWrap/>
              </w:tcPr>
            </w:tcPrChange>
          </w:tcPr>
          <w:p w14:paraId="674D6914" w14:textId="77777777" w:rsidR="00D97ABC" w:rsidRPr="00FB6BE3" w:rsidRDefault="00D97ABC">
            <w:pPr>
              <w:pStyle w:val="af"/>
              <w:ind w:firstLineChars="0"/>
              <w:rPr>
                <w:ins w:id="2077" w:author="刘全" w:date="2021-12-03T12:07:00Z"/>
                <w:rFonts w:ascii="宋体" w:hAnsi="宋体"/>
              </w:rPr>
              <w:pPrChange w:id="2078" w:author="刘全" w:date="2021-12-03T12:08:00Z">
                <w:pPr>
                  <w:pStyle w:val="af"/>
                  <w:ind w:firstLine="420"/>
                </w:pPr>
              </w:pPrChange>
            </w:pPr>
            <w:ins w:id="2079" w:author="刘全" w:date="2021-12-03T12:07:00Z">
              <w:r w:rsidRPr="00FB6BE3">
                <w:rPr>
                  <w:rFonts w:hint="eastAsia"/>
                </w:rPr>
                <w:t>14400</w:t>
              </w:r>
            </w:ins>
          </w:p>
        </w:tc>
        <w:tc>
          <w:tcPr>
            <w:tcW w:w="723" w:type="dxa"/>
            <w:noWrap/>
            <w:vAlign w:val="center"/>
            <w:tcPrChange w:id="2080" w:author="刘全" w:date="2021-12-07T16:19:00Z">
              <w:tcPr>
                <w:tcW w:w="723" w:type="dxa"/>
                <w:noWrap/>
              </w:tcPr>
            </w:tcPrChange>
          </w:tcPr>
          <w:p w14:paraId="1FC51616" w14:textId="77777777" w:rsidR="00D97ABC" w:rsidRDefault="00D97ABC">
            <w:pPr>
              <w:pStyle w:val="af"/>
              <w:ind w:firstLineChars="0"/>
              <w:rPr>
                <w:ins w:id="2081" w:author="刘全" w:date="2021-12-03T12:07:00Z"/>
              </w:rPr>
              <w:pPrChange w:id="2082" w:author="刘全" w:date="2021-12-03T12:08:00Z">
                <w:pPr>
                  <w:pStyle w:val="af"/>
                  <w:ind w:firstLine="420"/>
                </w:pPr>
              </w:pPrChange>
            </w:pPr>
            <w:ins w:id="2083" w:author="刘全" w:date="2021-12-03T12:07:00Z">
              <w:r>
                <w:rPr>
                  <w:rFonts w:hint="eastAsia"/>
                </w:rPr>
                <w:t>480000</w:t>
              </w:r>
            </w:ins>
          </w:p>
          <w:p w14:paraId="66ECFA18" w14:textId="77777777" w:rsidR="00D97ABC" w:rsidRPr="00FB6BE3" w:rsidRDefault="00D97ABC">
            <w:pPr>
              <w:pStyle w:val="af"/>
              <w:ind w:firstLineChars="0"/>
              <w:rPr>
                <w:ins w:id="2084" w:author="刘全" w:date="2021-12-03T12:07:00Z"/>
                <w:rFonts w:ascii="宋体" w:hAnsi="宋体"/>
              </w:rPr>
              <w:pPrChange w:id="2085" w:author="刘全" w:date="2021-12-03T12:08:00Z">
                <w:pPr>
                  <w:pStyle w:val="af"/>
                  <w:ind w:firstLine="420"/>
                </w:pPr>
              </w:pPrChange>
            </w:pPr>
            <w:ins w:id="2086" w:author="刘全" w:date="2021-12-03T12:07:00Z">
              <w:r w:rsidRPr="00FB6BE3">
                <w:rPr>
                  <w:rFonts w:hint="eastAsia"/>
                </w:rPr>
                <w:t>009</w:t>
              </w:r>
            </w:ins>
          </w:p>
        </w:tc>
      </w:tr>
      <w:tr w:rsidR="00D97ABC" w:rsidRPr="00FB6BE3" w14:paraId="6E5B2EA2" w14:textId="77777777" w:rsidTr="00975CFC">
        <w:trPr>
          <w:ins w:id="2087" w:author="刘全" w:date="2021-12-03T12:07:00Z"/>
        </w:trPr>
        <w:tc>
          <w:tcPr>
            <w:tcW w:w="866" w:type="dxa"/>
            <w:noWrap/>
            <w:vAlign w:val="center"/>
            <w:tcPrChange w:id="2088" w:author="刘全" w:date="2021-12-07T16:19:00Z">
              <w:tcPr>
                <w:tcW w:w="866" w:type="dxa"/>
                <w:noWrap/>
              </w:tcPr>
            </w:tcPrChange>
          </w:tcPr>
          <w:p w14:paraId="2F308B04" w14:textId="77777777" w:rsidR="00D97ABC" w:rsidRDefault="00D97ABC">
            <w:pPr>
              <w:pStyle w:val="af"/>
              <w:ind w:firstLineChars="0"/>
              <w:rPr>
                <w:ins w:id="2089" w:author="刘全" w:date="2021-12-03T12:07:00Z"/>
              </w:rPr>
              <w:pPrChange w:id="2090" w:author="刘全" w:date="2021-12-03T12:08:00Z">
                <w:pPr>
                  <w:pStyle w:val="af"/>
                  <w:ind w:firstLine="420"/>
                </w:pPr>
              </w:pPrChange>
            </w:pPr>
            <w:ins w:id="2091" w:author="刘全" w:date="2021-12-03T12:07:00Z">
              <w:r>
                <w:rPr>
                  <w:rFonts w:hint="eastAsia"/>
                </w:rPr>
                <w:t>520000</w:t>
              </w:r>
            </w:ins>
          </w:p>
          <w:p w14:paraId="7451D5D1" w14:textId="77777777" w:rsidR="00D97ABC" w:rsidRPr="00FB6BE3" w:rsidRDefault="00D97ABC">
            <w:pPr>
              <w:pStyle w:val="af"/>
              <w:ind w:firstLineChars="0"/>
              <w:rPr>
                <w:ins w:id="2092" w:author="刘全" w:date="2021-12-03T12:07:00Z"/>
                <w:rFonts w:ascii="宋体" w:hAnsi="宋体"/>
              </w:rPr>
              <w:pPrChange w:id="2093" w:author="刘全" w:date="2021-12-03T12:08:00Z">
                <w:pPr>
                  <w:pStyle w:val="af"/>
                  <w:ind w:firstLine="420"/>
                </w:pPr>
              </w:pPrChange>
            </w:pPr>
            <w:ins w:id="2094" w:author="刘全" w:date="2021-12-03T12:07:00Z">
              <w:r w:rsidRPr="00FB6BE3">
                <w:rPr>
                  <w:rFonts w:hint="eastAsia"/>
                </w:rPr>
                <w:t>007</w:t>
              </w:r>
            </w:ins>
          </w:p>
        </w:tc>
        <w:tc>
          <w:tcPr>
            <w:tcW w:w="866" w:type="dxa"/>
            <w:noWrap/>
            <w:vAlign w:val="center"/>
            <w:tcPrChange w:id="2095" w:author="刘全" w:date="2021-12-07T16:19:00Z">
              <w:tcPr>
                <w:tcW w:w="866" w:type="dxa"/>
                <w:noWrap/>
              </w:tcPr>
            </w:tcPrChange>
          </w:tcPr>
          <w:p w14:paraId="0284AA11" w14:textId="77777777" w:rsidR="00D97ABC" w:rsidRDefault="00D97ABC">
            <w:pPr>
              <w:pStyle w:val="af"/>
              <w:ind w:firstLineChars="0"/>
              <w:rPr>
                <w:ins w:id="2096" w:author="刘全" w:date="2021-12-03T12:07:00Z"/>
              </w:rPr>
              <w:pPrChange w:id="2097" w:author="刘全" w:date="2021-12-03T12:08:00Z">
                <w:pPr>
                  <w:pStyle w:val="af"/>
                  <w:ind w:firstLine="420"/>
                </w:pPr>
              </w:pPrChange>
            </w:pPr>
            <w:ins w:id="2098" w:author="刘全" w:date="2021-12-03T12:07:00Z">
              <w:r>
                <w:rPr>
                  <w:rFonts w:hint="eastAsia"/>
                </w:rPr>
                <w:t>200000</w:t>
              </w:r>
            </w:ins>
          </w:p>
          <w:p w14:paraId="367CFA76" w14:textId="77777777" w:rsidR="00D97ABC" w:rsidRPr="00FB6BE3" w:rsidRDefault="00D97ABC">
            <w:pPr>
              <w:pStyle w:val="af"/>
              <w:ind w:firstLineChars="0"/>
              <w:rPr>
                <w:ins w:id="2099" w:author="刘全" w:date="2021-12-03T12:07:00Z"/>
                <w:rFonts w:ascii="宋体" w:hAnsi="宋体"/>
              </w:rPr>
              <w:pPrChange w:id="2100" w:author="刘全" w:date="2021-12-03T12:08:00Z">
                <w:pPr>
                  <w:pStyle w:val="af"/>
                  <w:ind w:firstLine="420"/>
                </w:pPr>
              </w:pPrChange>
            </w:pPr>
            <w:ins w:id="2101" w:author="刘全" w:date="2021-12-03T12:07:00Z">
              <w:r w:rsidRPr="00FB6BE3">
                <w:rPr>
                  <w:rFonts w:hint="eastAsia"/>
                </w:rPr>
                <w:t>038</w:t>
              </w:r>
            </w:ins>
          </w:p>
        </w:tc>
        <w:tc>
          <w:tcPr>
            <w:tcW w:w="1073" w:type="dxa"/>
            <w:noWrap/>
            <w:vAlign w:val="center"/>
            <w:tcPrChange w:id="2102" w:author="刘全" w:date="2021-12-07T16:19:00Z">
              <w:tcPr>
                <w:tcW w:w="1073" w:type="dxa"/>
                <w:noWrap/>
              </w:tcPr>
            </w:tcPrChange>
          </w:tcPr>
          <w:p w14:paraId="73A141C1" w14:textId="77777777" w:rsidR="00D97ABC" w:rsidRPr="00FB6BE3" w:rsidRDefault="00D97ABC">
            <w:pPr>
              <w:pStyle w:val="af"/>
              <w:ind w:firstLineChars="0"/>
              <w:rPr>
                <w:ins w:id="2103" w:author="刘全" w:date="2021-12-03T12:07:00Z"/>
                <w:rFonts w:ascii="宋体" w:hAnsi="宋体"/>
              </w:rPr>
              <w:pPrChange w:id="2104" w:author="刘全" w:date="2021-12-03T12:08:00Z">
                <w:pPr>
                  <w:pStyle w:val="af"/>
                  <w:ind w:firstLine="420"/>
                </w:pPr>
              </w:pPrChange>
            </w:pPr>
            <w:ins w:id="2105" w:author="刘全" w:date="2021-12-03T12:07:00Z">
              <w:r w:rsidRPr="00FB6BE3">
                <w:rPr>
                  <w:rFonts w:hint="eastAsia"/>
                </w:rPr>
                <w:t>新建村混凝土系统</w:t>
              </w:r>
            </w:ins>
          </w:p>
        </w:tc>
        <w:tc>
          <w:tcPr>
            <w:tcW w:w="1046" w:type="dxa"/>
            <w:noWrap/>
            <w:vAlign w:val="center"/>
            <w:tcPrChange w:id="2106" w:author="刘全" w:date="2021-12-07T16:19:00Z">
              <w:tcPr>
                <w:tcW w:w="1046" w:type="dxa"/>
                <w:noWrap/>
              </w:tcPr>
            </w:tcPrChange>
          </w:tcPr>
          <w:p w14:paraId="0C64857F" w14:textId="77777777" w:rsidR="00D97ABC" w:rsidRPr="00FB6BE3" w:rsidRDefault="00D97ABC">
            <w:pPr>
              <w:pStyle w:val="af"/>
              <w:ind w:firstLineChars="0"/>
              <w:rPr>
                <w:ins w:id="2107" w:author="刘全" w:date="2021-12-03T12:07:00Z"/>
                <w:rFonts w:ascii="宋体" w:hAnsi="宋体"/>
              </w:rPr>
              <w:pPrChange w:id="2108" w:author="刘全" w:date="2021-12-03T12:08:00Z">
                <w:pPr>
                  <w:pStyle w:val="af"/>
                  <w:ind w:firstLine="420"/>
                </w:pPr>
              </w:pPrChange>
            </w:pPr>
            <w:ins w:id="2109" w:author="刘全" w:date="2021-12-03T12:07:00Z">
              <w:r w:rsidRPr="00FB6BE3">
                <w:rPr>
                  <w:rFonts w:hint="eastAsia"/>
                </w:rPr>
                <w:t>540030120</w:t>
              </w:r>
            </w:ins>
          </w:p>
        </w:tc>
        <w:tc>
          <w:tcPr>
            <w:tcW w:w="1030" w:type="dxa"/>
            <w:noWrap/>
            <w:vAlign w:val="center"/>
            <w:tcPrChange w:id="2110" w:author="刘全" w:date="2021-12-07T16:19:00Z">
              <w:tcPr>
                <w:tcW w:w="1030" w:type="dxa"/>
                <w:noWrap/>
              </w:tcPr>
            </w:tcPrChange>
          </w:tcPr>
          <w:p w14:paraId="076220B2" w14:textId="77777777" w:rsidR="00D97ABC" w:rsidRPr="00FB6BE3" w:rsidRDefault="00D97ABC">
            <w:pPr>
              <w:pStyle w:val="af"/>
              <w:ind w:firstLineChars="0"/>
              <w:rPr>
                <w:ins w:id="2111" w:author="刘全" w:date="2021-12-03T12:07:00Z"/>
                <w:rFonts w:ascii="宋体" w:hAnsi="宋体"/>
              </w:rPr>
              <w:pPrChange w:id="2112" w:author="刘全" w:date="2021-12-03T12:08:00Z">
                <w:pPr>
                  <w:pStyle w:val="af"/>
                  <w:ind w:firstLine="420"/>
                </w:pPr>
              </w:pPrChange>
            </w:pPr>
            <w:ins w:id="2113" w:author="刘全" w:date="2021-12-03T12:07:00Z">
              <w:r w:rsidRPr="00FB6BE3">
                <w:rPr>
                  <w:rFonts w:hint="eastAsia"/>
                </w:rPr>
                <w:t>500040030</w:t>
              </w:r>
            </w:ins>
          </w:p>
        </w:tc>
        <w:tc>
          <w:tcPr>
            <w:tcW w:w="530" w:type="dxa"/>
            <w:noWrap/>
            <w:vAlign w:val="center"/>
            <w:tcPrChange w:id="2114" w:author="刘全" w:date="2021-12-07T16:19:00Z">
              <w:tcPr>
                <w:tcW w:w="530" w:type="dxa"/>
                <w:noWrap/>
              </w:tcPr>
            </w:tcPrChange>
          </w:tcPr>
          <w:p w14:paraId="5A8D120C" w14:textId="77777777" w:rsidR="00D97ABC" w:rsidRPr="00FB6BE3" w:rsidRDefault="00D97ABC">
            <w:pPr>
              <w:pStyle w:val="af"/>
              <w:ind w:firstLineChars="0"/>
              <w:rPr>
                <w:ins w:id="2115" w:author="刘全" w:date="2021-12-03T12:07:00Z"/>
                <w:rFonts w:ascii="宋体" w:hAnsi="宋体"/>
              </w:rPr>
              <w:pPrChange w:id="2116" w:author="刘全" w:date="2021-12-03T12:08:00Z">
                <w:pPr>
                  <w:pStyle w:val="af"/>
                  <w:ind w:firstLine="420"/>
                </w:pPr>
              </w:pPrChange>
            </w:pPr>
            <w:ins w:id="2117" w:author="刘全" w:date="2021-12-03T12:07:00Z">
              <w:r w:rsidRPr="00FB6BE3">
                <w:rPr>
                  <w:rFonts w:hint="eastAsia"/>
                </w:rPr>
                <w:t>24004</w:t>
              </w:r>
            </w:ins>
          </w:p>
        </w:tc>
        <w:tc>
          <w:tcPr>
            <w:tcW w:w="444" w:type="dxa"/>
            <w:noWrap/>
            <w:vAlign w:val="center"/>
            <w:tcPrChange w:id="2118" w:author="刘全" w:date="2021-12-07T16:19:00Z">
              <w:tcPr>
                <w:tcW w:w="444" w:type="dxa"/>
                <w:noWrap/>
              </w:tcPr>
            </w:tcPrChange>
          </w:tcPr>
          <w:p w14:paraId="70FA37D7" w14:textId="77777777" w:rsidR="00D97ABC" w:rsidRPr="00FB6BE3" w:rsidRDefault="00D97ABC">
            <w:pPr>
              <w:pStyle w:val="af"/>
              <w:ind w:firstLineChars="0"/>
              <w:rPr>
                <w:ins w:id="2119" w:author="刘全" w:date="2021-12-03T12:07:00Z"/>
                <w:rFonts w:ascii="宋体" w:hAnsi="宋体"/>
              </w:rPr>
              <w:pPrChange w:id="2120" w:author="刘全" w:date="2021-12-03T12:08:00Z">
                <w:pPr>
                  <w:pStyle w:val="af"/>
                  <w:ind w:firstLine="420"/>
                </w:pPr>
              </w:pPrChange>
            </w:pPr>
            <w:ins w:id="2121" w:author="刘全" w:date="2021-12-03T12:07:00Z">
              <w:r w:rsidRPr="00FB6BE3">
                <w:rPr>
                  <w:rFonts w:hint="eastAsia"/>
                </w:rPr>
                <w:t>0</w:t>
              </w:r>
            </w:ins>
          </w:p>
        </w:tc>
        <w:tc>
          <w:tcPr>
            <w:tcW w:w="1010" w:type="dxa"/>
            <w:noWrap/>
            <w:vAlign w:val="center"/>
            <w:tcPrChange w:id="2122" w:author="刘全" w:date="2021-12-07T16:19:00Z">
              <w:tcPr>
                <w:tcW w:w="1010" w:type="dxa"/>
                <w:noWrap/>
              </w:tcPr>
            </w:tcPrChange>
          </w:tcPr>
          <w:p w14:paraId="4A3D1902" w14:textId="77777777" w:rsidR="00D97ABC" w:rsidRPr="00FB6BE3" w:rsidRDefault="00D97ABC">
            <w:pPr>
              <w:pStyle w:val="af"/>
              <w:ind w:firstLineChars="0"/>
              <w:rPr>
                <w:ins w:id="2123" w:author="刘全" w:date="2021-12-03T12:07:00Z"/>
                <w:rFonts w:ascii="宋体" w:hAnsi="宋体"/>
              </w:rPr>
              <w:pPrChange w:id="2124" w:author="刘全" w:date="2021-12-03T12:08:00Z">
                <w:pPr>
                  <w:pStyle w:val="af"/>
                  <w:ind w:firstLine="420"/>
                </w:pPr>
              </w:pPrChange>
            </w:pPr>
            <w:ins w:id="2125" w:author="刘全" w:date="2021-12-03T12:07:00Z">
              <w:r w:rsidRPr="00FB6BE3">
                <w:rPr>
                  <w:rFonts w:hint="eastAsia"/>
                </w:rPr>
                <w:t>0</w:t>
              </w:r>
            </w:ins>
          </w:p>
        </w:tc>
        <w:tc>
          <w:tcPr>
            <w:tcW w:w="404" w:type="dxa"/>
            <w:noWrap/>
            <w:vAlign w:val="center"/>
            <w:tcPrChange w:id="2126" w:author="刘全" w:date="2021-12-07T16:19:00Z">
              <w:tcPr>
                <w:tcW w:w="404" w:type="dxa"/>
                <w:noWrap/>
              </w:tcPr>
            </w:tcPrChange>
          </w:tcPr>
          <w:p w14:paraId="24F53CC4" w14:textId="77777777" w:rsidR="00D97ABC" w:rsidRPr="00FB6BE3" w:rsidRDefault="00D97ABC">
            <w:pPr>
              <w:pStyle w:val="af"/>
              <w:ind w:firstLineChars="0"/>
              <w:rPr>
                <w:ins w:id="2127" w:author="刘全" w:date="2021-12-03T12:07:00Z"/>
                <w:rFonts w:ascii="宋体" w:hAnsi="宋体"/>
              </w:rPr>
              <w:pPrChange w:id="2128" w:author="刘全" w:date="2021-12-03T12:08:00Z">
                <w:pPr>
                  <w:pStyle w:val="af"/>
                  <w:ind w:firstLine="420"/>
                </w:pPr>
              </w:pPrChange>
            </w:pPr>
            <w:ins w:id="2129" w:author="刘全" w:date="2021-12-03T12:07:00Z">
              <w:r w:rsidRPr="00FB6BE3">
                <w:rPr>
                  <w:rFonts w:hint="eastAsia"/>
                </w:rPr>
                <w:t>3</w:t>
              </w:r>
            </w:ins>
          </w:p>
        </w:tc>
        <w:tc>
          <w:tcPr>
            <w:tcW w:w="686" w:type="dxa"/>
            <w:noWrap/>
            <w:vAlign w:val="center"/>
            <w:tcPrChange w:id="2130" w:author="刘全" w:date="2021-12-07T16:19:00Z">
              <w:tcPr>
                <w:tcW w:w="686" w:type="dxa"/>
                <w:noWrap/>
              </w:tcPr>
            </w:tcPrChange>
          </w:tcPr>
          <w:p w14:paraId="6F28F947" w14:textId="77777777" w:rsidR="00D97ABC" w:rsidRPr="00FB6BE3" w:rsidRDefault="00D97ABC">
            <w:pPr>
              <w:pStyle w:val="af"/>
              <w:ind w:firstLineChars="0"/>
              <w:rPr>
                <w:ins w:id="2131" w:author="刘全" w:date="2021-12-03T12:07:00Z"/>
                <w:rFonts w:ascii="宋体" w:hAnsi="宋体"/>
              </w:rPr>
              <w:pPrChange w:id="2132" w:author="刘全" w:date="2021-12-03T12:08:00Z">
                <w:pPr>
                  <w:pStyle w:val="af"/>
                  <w:ind w:firstLine="420"/>
                </w:pPr>
              </w:pPrChange>
            </w:pPr>
          </w:p>
        </w:tc>
        <w:tc>
          <w:tcPr>
            <w:tcW w:w="530" w:type="dxa"/>
            <w:noWrap/>
            <w:vAlign w:val="center"/>
            <w:tcPrChange w:id="2133" w:author="刘全" w:date="2021-12-07T16:19:00Z">
              <w:tcPr>
                <w:tcW w:w="530" w:type="dxa"/>
                <w:noWrap/>
              </w:tcPr>
            </w:tcPrChange>
          </w:tcPr>
          <w:p w14:paraId="11EFFCFA" w14:textId="77777777" w:rsidR="00D97ABC" w:rsidRPr="00FB6BE3" w:rsidRDefault="00D97ABC">
            <w:pPr>
              <w:pStyle w:val="af"/>
              <w:ind w:firstLineChars="0"/>
              <w:rPr>
                <w:ins w:id="2134" w:author="刘全" w:date="2021-12-03T12:07:00Z"/>
                <w:rFonts w:ascii="宋体" w:hAnsi="宋体"/>
              </w:rPr>
              <w:pPrChange w:id="2135" w:author="刘全" w:date="2021-12-03T12:08:00Z">
                <w:pPr>
                  <w:pStyle w:val="af"/>
                  <w:ind w:firstLine="420"/>
                </w:pPr>
              </w:pPrChange>
            </w:pPr>
            <w:ins w:id="2136" w:author="刘全" w:date="2021-12-03T12:07:00Z">
              <w:r w:rsidRPr="00FB6BE3">
                <w:rPr>
                  <w:rFonts w:hint="eastAsia"/>
                </w:rPr>
                <w:t>4200</w:t>
              </w:r>
            </w:ins>
          </w:p>
        </w:tc>
        <w:tc>
          <w:tcPr>
            <w:tcW w:w="723" w:type="dxa"/>
            <w:noWrap/>
            <w:vAlign w:val="center"/>
            <w:tcPrChange w:id="2137" w:author="刘全" w:date="2021-12-07T16:19:00Z">
              <w:tcPr>
                <w:tcW w:w="723" w:type="dxa"/>
                <w:noWrap/>
              </w:tcPr>
            </w:tcPrChange>
          </w:tcPr>
          <w:p w14:paraId="3EC8B0C0" w14:textId="77777777" w:rsidR="00D97ABC" w:rsidRDefault="00D97ABC">
            <w:pPr>
              <w:pStyle w:val="af"/>
              <w:ind w:firstLineChars="0"/>
              <w:rPr>
                <w:ins w:id="2138" w:author="刘全" w:date="2021-12-03T12:07:00Z"/>
              </w:rPr>
              <w:pPrChange w:id="2139" w:author="刘全" w:date="2021-12-03T12:08:00Z">
                <w:pPr>
                  <w:pStyle w:val="af"/>
                  <w:ind w:firstLine="420"/>
                </w:pPr>
              </w:pPrChange>
            </w:pPr>
            <w:ins w:id="2140" w:author="刘全" w:date="2021-12-03T12:07:00Z">
              <w:r>
                <w:rPr>
                  <w:rFonts w:hint="eastAsia"/>
                </w:rPr>
                <w:t>480000</w:t>
              </w:r>
            </w:ins>
          </w:p>
          <w:p w14:paraId="34319CDA" w14:textId="77777777" w:rsidR="00D97ABC" w:rsidRPr="00FB6BE3" w:rsidRDefault="00D97ABC">
            <w:pPr>
              <w:pStyle w:val="af"/>
              <w:ind w:firstLineChars="0"/>
              <w:rPr>
                <w:ins w:id="2141" w:author="刘全" w:date="2021-12-03T12:07:00Z"/>
                <w:rFonts w:ascii="宋体" w:hAnsi="宋体"/>
              </w:rPr>
              <w:pPrChange w:id="2142" w:author="刘全" w:date="2021-12-03T12:08:00Z">
                <w:pPr>
                  <w:pStyle w:val="af"/>
                  <w:ind w:firstLine="420"/>
                </w:pPr>
              </w:pPrChange>
            </w:pPr>
            <w:ins w:id="2143" w:author="刘全" w:date="2021-12-03T12:07:00Z">
              <w:r w:rsidRPr="00FB6BE3">
                <w:rPr>
                  <w:rFonts w:hint="eastAsia"/>
                </w:rPr>
                <w:t>010</w:t>
              </w:r>
            </w:ins>
          </w:p>
        </w:tc>
      </w:tr>
      <w:tr w:rsidR="00D97ABC" w:rsidRPr="00FB6BE3" w14:paraId="7E73066F" w14:textId="77777777" w:rsidTr="00975CFC">
        <w:trPr>
          <w:ins w:id="2144" w:author="刘全" w:date="2021-12-03T12:07:00Z"/>
        </w:trPr>
        <w:tc>
          <w:tcPr>
            <w:tcW w:w="866" w:type="dxa"/>
            <w:noWrap/>
            <w:vAlign w:val="center"/>
            <w:tcPrChange w:id="2145" w:author="刘全" w:date="2021-12-07T16:19:00Z">
              <w:tcPr>
                <w:tcW w:w="866" w:type="dxa"/>
                <w:noWrap/>
              </w:tcPr>
            </w:tcPrChange>
          </w:tcPr>
          <w:p w14:paraId="3B18FC15" w14:textId="77777777" w:rsidR="00D97ABC" w:rsidRDefault="00D97ABC">
            <w:pPr>
              <w:pStyle w:val="af"/>
              <w:ind w:firstLineChars="0"/>
              <w:rPr>
                <w:ins w:id="2146" w:author="刘全" w:date="2021-12-03T12:07:00Z"/>
              </w:rPr>
              <w:pPrChange w:id="2147" w:author="刘全" w:date="2021-12-03T12:08:00Z">
                <w:pPr>
                  <w:pStyle w:val="af"/>
                  <w:ind w:firstLine="420"/>
                </w:pPr>
              </w:pPrChange>
            </w:pPr>
            <w:ins w:id="2148" w:author="刘全" w:date="2021-12-03T12:07:00Z">
              <w:r>
                <w:rPr>
                  <w:rFonts w:hint="eastAsia"/>
                </w:rPr>
                <w:t>520000</w:t>
              </w:r>
            </w:ins>
          </w:p>
          <w:p w14:paraId="488B7597" w14:textId="77777777" w:rsidR="00D97ABC" w:rsidRPr="00FB6BE3" w:rsidRDefault="00D97ABC">
            <w:pPr>
              <w:pStyle w:val="af"/>
              <w:ind w:firstLineChars="0"/>
              <w:rPr>
                <w:ins w:id="2149" w:author="刘全" w:date="2021-12-03T12:07:00Z"/>
                <w:rFonts w:ascii="宋体" w:hAnsi="宋体"/>
              </w:rPr>
              <w:pPrChange w:id="2150" w:author="刘全" w:date="2021-12-03T12:08:00Z">
                <w:pPr>
                  <w:pStyle w:val="af"/>
                  <w:ind w:firstLine="420"/>
                </w:pPr>
              </w:pPrChange>
            </w:pPr>
            <w:ins w:id="2151" w:author="刘全" w:date="2021-12-03T12:07:00Z">
              <w:r w:rsidRPr="00FB6BE3">
                <w:rPr>
                  <w:rFonts w:hint="eastAsia"/>
                </w:rPr>
                <w:t>008</w:t>
              </w:r>
            </w:ins>
          </w:p>
        </w:tc>
        <w:tc>
          <w:tcPr>
            <w:tcW w:w="866" w:type="dxa"/>
            <w:noWrap/>
            <w:vAlign w:val="center"/>
            <w:tcPrChange w:id="2152" w:author="刘全" w:date="2021-12-07T16:19:00Z">
              <w:tcPr>
                <w:tcW w:w="866" w:type="dxa"/>
                <w:noWrap/>
              </w:tcPr>
            </w:tcPrChange>
          </w:tcPr>
          <w:p w14:paraId="292AF208" w14:textId="77777777" w:rsidR="00D97ABC" w:rsidRDefault="00D97ABC">
            <w:pPr>
              <w:pStyle w:val="af"/>
              <w:ind w:firstLineChars="0"/>
              <w:rPr>
                <w:ins w:id="2153" w:author="刘全" w:date="2021-12-03T12:07:00Z"/>
              </w:rPr>
              <w:pPrChange w:id="2154" w:author="刘全" w:date="2021-12-03T12:08:00Z">
                <w:pPr>
                  <w:pStyle w:val="af"/>
                  <w:ind w:firstLine="420"/>
                </w:pPr>
              </w:pPrChange>
            </w:pPr>
            <w:ins w:id="2155" w:author="刘全" w:date="2021-12-03T12:07:00Z">
              <w:r>
                <w:rPr>
                  <w:rFonts w:hint="eastAsia"/>
                </w:rPr>
                <w:t>200000</w:t>
              </w:r>
            </w:ins>
          </w:p>
          <w:p w14:paraId="6F93DE04" w14:textId="77777777" w:rsidR="00D97ABC" w:rsidRPr="00FB6BE3" w:rsidRDefault="00D97ABC">
            <w:pPr>
              <w:pStyle w:val="af"/>
              <w:ind w:firstLineChars="0"/>
              <w:rPr>
                <w:ins w:id="2156" w:author="刘全" w:date="2021-12-03T12:07:00Z"/>
                <w:rFonts w:ascii="宋体" w:hAnsi="宋体"/>
              </w:rPr>
              <w:pPrChange w:id="2157" w:author="刘全" w:date="2021-12-03T12:08:00Z">
                <w:pPr>
                  <w:pStyle w:val="af"/>
                  <w:ind w:firstLine="420"/>
                </w:pPr>
              </w:pPrChange>
            </w:pPr>
            <w:ins w:id="2158" w:author="刘全" w:date="2021-12-03T12:07:00Z">
              <w:r w:rsidRPr="00FB6BE3">
                <w:rPr>
                  <w:rFonts w:hint="eastAsia"/>
                </w:rPr>
                <w:t>033</w:t>
              </w:r>
            </w:ins>
          </w:p>
        </w:tc>
        <w:tc>
          <w:tcPr>
            <w:tcW w:w="1073" w:type="dxa"/>
            <w:noWrap/>
            <w:vAlign w:val="center"/>
            <w:tcPrChange w:id="2159" w:author="刘全" w:date="2021-12-07T16:19:00Z">
              <w:tcPr>
                <w:tcW w:w="1073" w:type="dxa"/>
                <w:noWrap/>
              </w:tcPr>
            </w:tcPrChange>
          </w:tcPr>
          <w:p w14:paraId="16B939BD" w14:textId="77777777" w:rsidR="00D97ABC" w:rsidRPr="00FB6BE3" w:rsidRDefault="00D97ABC">
            <w:pPr>
              <w:pStyle w:val="af"/>
              <w:ind w:firstLineChars="0"/>
              <w:rPr>
                <w:ins w:id="2160" w:author="刘全" w:date="2021-12-03T12:07:00Z"/>
                <w:rFonts w:ascii="宋体" w:hAnsi="宋体"/>
              </w:rPr>
              <w:pPrChange w:id="2161" w:author="刘全" w:date="2021-12-03T12:08:00Z">
                <w:pPr>
                  <w:pStyle w:val="af"/>
                  <w:ind w:firstLine="420"/>
                </w:pPr>
              </w:pPrChange>
            </w:pPr>
            <w:ins w:id="2162" w:author="刘全" w:date="2021-12-03T12:07:00Z">
              <w:r w:rsidRPr="00FB6BE3">
                <w:rPr>
                  <w:rFonts w:hint="eastAsia"/>
                </w:rPr>
                <w:t>荒田混凝土系统</w:t>
              </w:r>
            </w:ins>
          </w:p>
        </w:tc>
        <w:tc>
          <w:tcPr>
            <w:tcW w:w="1046" w:type="dxa"/>
            <w:noWrap/>
            <w:vAlign w:val="center"/>
            <w:tcPrChange w:id="2163" w:author="刘全" w:date="2021-12-07T16:19:00Z">
              <w:tcPr>
                <w:tcW w:w="1046" w:type="dxa"/>
                <w:noWrap/>
              </w:tcPr>
            </w:tcPrChange>
          </w:tcPr>
          <w:p w14:paraId="5AE8CBEB" w14:textId="77777777" w:rsidR="00D97ABC" w:rsidRPr="00FB6BE3" w:rsidRDefault="00D97ABC">
            <w:pPr>
              <w:pStyle w:val="af"/>
              <w:ind w:firstLineChars="0"/>
              <w:rPr>
                <w:ins w:id="2164" w:author="刘全" w:date="2021-12-03T12:07:00Z"/>
                <w:rFonts w:ascii="宋体" w:hAnsi="宋体"/>
              </w:rPr>
              <w:pPrChange w:id="2165" w:author="刘全" w:date="2021-12-03T12:08:00Z">
                <w:pPr>
                  <w:pStyle w:val="af"/>
                  <w:ind w:firstLine="420"/>
                </w:pPr>
              </w:pPrChange>
            </w:pPr>
            <w:ins w:id="2166" w:author="刘全" w:date="2021-12-03T12:07:00Z">
              <w:r w:rsidRPr="00FB6BE3">
                <w:rPr>
                  <w:rFonts w:hint="eastAsia"/>
                </w:rPr>
                <w:t>540030120</w:t>
              </w:r>
            </w:ins>
          </w:p>
        </w:tc>
        <w:tc>
          <w:tcPr>
            <w:tcW w:w="1030" w:type="dxa"/>
            <w:noWrap/>
            <w:vAlign w:val="center"/>
            <w:tcPrChange w:id="2167" w:author="刘全" w:date="2021-12-07T16:19:00Z">
              <w:tcPr>
                <w:tcW w:w="1030" w:type="dxa"/>
                <w:noWrap/>
              </w:tcPr>
            </w:tcPrChange>
          </w:tcPr>
          <w:p w14:paraId="2FE3E26B" w14:textId="77777777" w:rsidR="00D97ABC" w:rsidRPr="00FB6BE3" w:rsidRDefault="00D97ABC">
            <w:pPr>
              <w:pStyle w:val="af"/>
              <w:ind w:firstLineChars="0"/>
              <w:rPr>
                <w:ins w:id="2168" w:author="刘全" w:date="2021-12-03T12:07:00Z"/>
                <w:rFonts w:ascii="宋体" w:hAnsi="宋体"/>
              </w:rPr>
              <w:pPrChange w:id="2169" w:author="刘全" w:date="2021-12-03T12:08:00Z">
                <w:pPr>
                  <w:pStyle w:val="af"/>
                  <w:ind w:firstLine="420"/>
                </w:pPr>
              </w:pPrChange>
            </w:pPr>
            <w:ins w:id="2170" w:author="刘全" w:date="2021-12-03T12:07:00Z">
              <w:r w:rsidRPr="00FB6BE3">
                <w:rPr>
                  <w:rFonts w:hint="eastAsia"/>
                </w:rPr>
                <w:t>500040030</w:t>
              </w:r>
            </w:ins>
          </w:p>
        </w:tc>
        <w:tc>
          <w:tcPr>
            <w:tcW w:w="530" w:type="dxa"/>
            <w:noWrap/>
            <w:vAlign w:val="center"/>
            <w:tcPrChange w:id="2171" w:author="刘全" w:date="2021-12-07T16:19:00Z">
              <w:tcPr>
                <w:tcW w:w="530" w:type="dxa"/>
                <w:noWrap/>
              </w:tcPr>
            </w:tcPrChange>
          </w:tcPr>
          <w:p w14:paraId="5471F9DD" w14:textId="77777777" w:rsidR="00D97ABC" w:rsidRPr="00FB6BE3" w:rsidRDefault="00D97ABC">
            <w:pPr>
              <w:pStyle w:val="af"/>
              <w:ind w:firstLineChars="0"/>
              <w:rPr>
                <w:ins w:id="2172" w:author="刘全" w:date="2021-12-03T12:07:00Z"/>
                <w:rFonts w:ascii="宋体" w:hAnsi="宋体"/>
              </w:rPr>
              <w:pPrChange w:id="2173" w:author="刘全" w:date="2021-12-03T12:08:00Z">
                <w:pPr>
                  <w:pStyle w:val="af"/>
                  <w:ind w:firstLine="420"/>
                </w:pPr>
              </w:pPrChange>
            </w:pPr>
            <w:ins w:id="2174" w:author="刘全" w:date="2021-12-03T12:07:00Z">
              <w:r w:rsidRPr="00FB6BE3">
                <w:rPr>
                  <w:rFonts w:hint="eastAsia"/>
                </w:rPr>
                <w:t>24004</w:t>
              </w:r>
            </w:ins>
          </w:p>
        </w:tc>
        <w:tc>
          <w:tcPr>
            <w:tcW w:w="444" w:type="dxa"/>
            <w:noWrap/>
            <w:vAlign w:val="center"/>
            <w:tcPrChange w:id="2175" w:author="刘全" w:date="2021-12-07T16:19:00Z">
              <w:tcPr>
                <w:tcW w:w="444" w:type="dxa"/>
                <w:noWrap/>
              </w:tcPr>
            </w:tcPrChange>
          </w:tcPr>
          <w:p w14:paraId="338B68B4" w14:textId="77777777" w:rsidR="00D97ABC" w:rsidRPr="00FB6BE3" w:rsidRDefault="00D97ABC">
            <w:pPr>
              <w:pStyle w:val="af"/>
              <w:ind w:firstLineChars="0"/>
              <w:rPr>
                <w:ins w:id="2176" w:author="刘全" w:date="2021-12-03T12:07:00Z"/>
                <w:rFonts w:ascii="宋体" w:hAnsi="宋体"/>
              </w:rPr>
              <w:pPrChange w:id="2177" w:author="刘全" w:date="2021-12-03T12:08:00Z">
                <w:pPr>
                  <w:pStyle w:val="af"/>
                  <w:ind w:firstLine="420"/>
                </w:pPr>
              </w:pPrChange>
            </w:pPr>
            <w:ins w:id="2178" w:author="刘全" w:date="2021-12-03T12:07:00Z">
              <w:r w:rsidRPr="00FB6BE3">
                <w:rPr>
                  <w:rFonts w:hint="eastAsia"/>
                </w:rPr>
                <w:t>0</w:t>
              </w:r>
            </w:ins>
          </w:p>
        </w:tc>
        <w:tc>
          <w:tcPr>
            <w:tcW w:w="1010" w:type="dxa"/>
            <w:noWrap/>
            <w:vAlign w:val="center"/>
            <w:tcPrChange w:id="2179" w:author="刘全" w:date="2021-12-07T16:19:00Z">
              <w:tcPr>
                <w:tcW w:w="1010" w:type="dxa"/>
                <w:noWrap/>
              </w:tcPr>
            </w:tcPrChange>
          </w:tcPr>
          <w:p w14:paraId="063C9DEE" w14:textId="77777777" w:rsidR="00D97ABC" w:rsidRPr="00FB6BE3" w:rsidRDefault="00D97ABC">
            <w:pPr>
              <w:pStyle w:val="af"/>
              <w:ind w:firstLineChars="0"/>
              <w:rPr>
                <w:ins w:id="2180" w:author="刘全" w:date="2021-12-03T12:07:00Z"/>
                <w:rFonts w:ascii="宋体" w:hAnsi="宋体"/>
              </w:rPr>
              <w:pPrChange w:id="2181" w:author="刘全" w:date="2021-12-03T12:08:00Z">
                <w:pPr>
                  <w:pStyle w:val="af"/>
                  <w:ind w:firstLine="420"/>
                </w:pPr>
              </w:pPrChange>
            </w:pPr>
            <w:ins w:id="2182" w:author="刘全" w:date="2021-12-03T12:07:00Z">
              <w:r w:rsidRPr="00FB6BE3">
                <w:rPr>
                  <w:rFonts w:hint="eastAsia"/>
                </w:rPr>
                <w:t>0</w:t>
              </w:r>
            </w:ins>
          </w:p>
        </w:tc>
        <w:tc>
          <w:tcPr>
            <w:tcW w:w="404" w:type="dxa"/>
            <w:noWrap/>
            <w:vAlign w:val="center"/>
            <w:tcPrChange w:id="2183" w:author="刘全" w:date="2021-12-07T16:19:00Z">
              <w:tcPr>
                <w:tcW w:w="404" w:type="dxa"/>
                <w:noWrap/>
              </w:tcPr>
            </w:tcPrChange>
          </w:tcPr>
          <w:p w14:paraId="5E837373" w14:textId="77777777" w:rsidR="00D97ABC" w:rsidRPr="00FB6BE3" w:rsidRDefault="00D97ABC">
            <w:pPr>
              <w:pStyle w:val="af"/>
              <w:ind w:firstLineChars="0"/>
              <w:rPr>
                <w:ins w:id="2184" w:author="刘全" w:date="2021-12-03T12:07:00Z"/>
                <w:rFonts w:ascii="宋体" w:hAnsi="宋体"/>
              </w:rPr>
              <w:pPrChange w:id="2185" w:author="刘全" w:date="2021-12-03T12:08:00Z">
                <w:pPr>
                  <w:pStyle w:val="af"/>
                  <w:ind w:firstLine="420"/>
                </w:pPr>
              </w:pPrChange>
            </w:pPr>
            <w:ins w:id="2186" w:author="刘全" w:date="2021-12-03T12:07:00Z">
              <w:r w:rsidRPr="00FB6BE3">
                <w:rPr>
                  <w:rFonts w:hint="eastAsia"/>
                </w:rPr>
                <w:t>3</w:t>
              </w:r>
            </w:ins>
          </w:p>
        </w:tc>
        <w:tc>
          <w:tcPr>
            <w:tcW w:w="686" w:type="dxa"/>
            <w:noWrap/>
            <w:vAlign w:val="center"/>
            <w:tcPrChange w:id="2187" w:author="刘全" w:date="2021-12-07T16:19:00Z">
              <w:tcPr>
                <w:tcW w:w="686" w:type="dxa"/>
                <w:noWrap/>
              </w:tcPr>
            </w:tcPrChange>
          </w:tcPr>
          <w:p w14:paraId="73F0E142" w14:textId="77777777" w:rsidR="00D97ABC" w:rsidRPr="00FB6BE3" w:rsidRDefault="00D97ABC">
            <w:pPr>
              <w:pStyle w:val="af"/>
              <w:ind w:firstLineChars="0"/>
              <w:rPr>
                <w:ins w:id="2188" w:author="刘全" w:date="2021-12-03T12:07:00Z"/>
                <w:rFonts w:ascii="宋体" w:hAnsi="宋体"/>
              </w:rPr>
              <w:pPrChange w:id="2189" w:author="刘全" w:date="2021-12-03T12:08:00Z">
                <w:pPr>
                  <w:pStyle w:val="af"/>
                  <w:ind w:firstLine="420"/>
                </w:pPr>
              </w:pPrChange>
            </w:pPr>
          </w:p>
        </w:tc>
        <w:tc>
          <w:tcPr>
            <w:tcW w:w="530" w:type="dxa"/>
            <w:noWrap/>
            <w:vAlign w:val="center"/>
            <w:tcPrChange w:id="2190" w:author="刘全" w:date="2021-12-07T16:19:00Z">
              <w:tcPr>
                <w:tcW w:w="530" w:type="dxa"/>
                <w:noWrap/>
              </w:tcPr>
            </w:tcPrChange>
          </w:tcPr>
          <w:p w14:paraId="7AFEA30C" w14:textId="77777777" w:rsidR="00D97ABC" w:rsidRPr="00FB6BE3" w:rsidRDefault="00D97ABC">
            <w:pPr>
              <w:pStyle w:val="af"/>
              <w:ind w:firstLineChars="0"/>
              <w:rPr>
                <w:ins w:id="2191" w:author="刘全" w:date="2021-12-03T12:07:00Z"/>
                <w:rFonts w:ascii="宋体" w:hAnsi="宋体"/>
              </w:rPr>
              <w:pPrChange w:id="2192" w:author="刘全" w:date="2021-12-03T12:08:00Z">
                <w:pPr>
                  <w:pStyle w:val="af"/>
                  <w:ind w:firstLine="420"/>
                </w:pPr>
              </w:pPrChange>
            </w:pPr>
            <w:ins w:id="2193" w:author="刘全" w:date="2021-12-03T12:07:00Z">
              <w:r w:rsidRPr="00FB6BE3">
                <w:rPr>
                  <w:rFonts w:hint="eastAsia"/>
                </w:rPr>
                <w:t>4200</w:t>
              </w:r>
            </w:ins>
          </w:p>
        </w:tc>
        <w:tc>
          <w:tcPr>
            <w:tcW w:w="723" w:type="dxa"/>
            <w:noWrap/>
            <w:vAlign w:val="center"/>
            <w:tcPrChange w:id="2194" w:author="刘全" w:date="2021-12-07T16:19:00Z">
              <w:tcPr>
                <w:tcW w:w="723" w:type="dxa"/>
                <w:noWrap/>
              </w:tcPr>
            </w:tcPrChange>
          </w:tcPr>
          <w:p w14:paraId="15C21027" w14:textId="77777777" w:rsidR="00D97ABC" w:rsidRDefault="00D97ABC">
            <w:pPr>
              <w:pStyle w:val="af"/>
              <w:ind w:firstLineChars="0"/>
              <w:rPr>
                <w:ins w:id="2195" w:author="刘全" w:date="2021-12-03T12:07:00Z"/>
              </w:rPr>
              <w:pPrChange w:id="2196" w:author="刘全" w:date="2021-12-03T12:08:00Z">
                <w:pPr>
                  <w:pStyle w:val="af"/>
                  <w:ind w:firstLine="420"/>
                </w:pPr>
              </w:pPrChange>
            </w:pPr>
            <w:ins w:id="2197" w:author="刘全" w:date="2021-12-03T12:07:00Z">
              <w:r>
                <w:rPr>
                  <w:rFonts w:hint="eastAsia"/>
                </w:rPr>
                <w:t>480000</w:t>
              </w:r>
            </w:ins>
          </w:p>
          <w:p w14:paraId="50F26755" w14:textId="77777777" w:rsidR="00D97ABC" w:rsidRPr="00FB6BE3" w:rsidRDefault="00D97ABC">
            <w:pPr>
              <w:pStyle w:val="af"/>
              <w:ind w:firstLineChars="0"/>
              <w:rPr>
                <w:ins w:id="2198" w:author="刘全" w:date="2021-12-03T12:07:00Z"/>
                <w:rFonts w:ascii="宋体" w:hAnsi="宋体"/>
              </w:rPr>
              <w:pPrChange w:id="2199" w:author="刘全" w:date="2021-12-03T12:08:00Z">
                <w:pPr>
                  <w:pStyle w:val="af"/>
                  <w:ind w:firstLine="420"/>
                </w:pPr>
              </w:pPrChange>
            </w:pPr>
            <w:ins w:id="2200" w:author="刘全" w:date="2021-12-03T12:07:00Z">
              <w:r w:rsidRPr="00FB6BE3">
                <w:rPr>
                  <w:rFonts w:hint="eastAsia"/>
                </w:rPr>
                <w:t>010</w:t>
              </w:r>
            </w:ins>
          </w:p>
        </w:tc>
      </w:tr>
      <w:tr w:rsidR="00D97ABC" w:rsidRPr="00FB6BE3" w14:paraId="30A3A740" w14:textId="77777777" w:rsidTr="00975CFC">
        <w:trPr>
          <w:ins w:id="2201" w:author="刘全" w:date="2021-12-03T12:07:00Z"/>
        </w:trPr>
        <w:tc>
          <w:tcPr>
            <w:tcW w:w="866" w:type="dxa"/>
            <w:noWrap/>
            <w:vAlign w:val="center"/>
            <w:tcPrChange w:id="2202" w:author="刘全" w:date="2021-12-07T16:19:00Z">
              <w:tcPr>
                <w:tcW w:w="866" w:type="dxa"/>
                <w:noWrap/>
              </w:tcPr>
            </w:tcPrChange>
          </w:tcPr>
          <w:p w14:paraId="1DCAD95F" w14:textId="77777777" w:rsidR="00D97ABC" w:rsidRDefault="00D97ABC">
            <w:pPr>
              <w:pStyle w:val="af"/>
              <w:ind w:firstLineChars="0"/>
              <w:rPr>
                <w:ins w:id="2203" w:author="刘全" w:date="2021-12-03T12:07:00Z"/>
              </w:rPr>
              <w:pPrChange w:id="2204" w:author="刘全" w:date="2021-12-03T12:08:00Z">
                <w:pPr>
                  <w:pStyle w:val="af"/>
                  <w:ind w:firstLine="420"/>
                </w:pPr>
              </w:pPrChange>
            </w:pPr>
            <w:ins w:id="2205" w:author="刘全" w:date="2021-12-03T12:07:00Z">
              <w:r>
                <w:rPr>
                  <w:rFonts w:hint="eastAsia"/>
                </w:rPr>
                <w:t>520000</w:t>
              </w:r>
            </w:ins>
          </w:p>
          <w:p w14:paraId="0A01CD88" w14:textId="77777777" w:rsidR="00D97ABC" w:rsidRPr="00FB6BE3" w:rsidRDefault="00D97ABC">
            <w:pPr>
              <w:pStyle w:val="af"/>
              <w:ind w:firstLineChars="0"/>
              <w:rPr>
                <w:ins w:id="2206" w:author="刘全" w:date="2021-12-03T12:07:00Z"/>
                <w:rFonts w:ascii="宋体" w:hAnsi="宋体"/>
              </w:rPr>
              <w:pPrChange w:id="2207" w:author="刘全" w:date="2021-12-03T12:08:00Z">
                <w:pPr>
                  <w:pStyle w:val="af"/>
                  <w:ind w:firstLine="420"/>
                </w:pPr>
              </w:pPrChange>
            </w:pPr>
            <w:ins w:id="2208" w:author="刘全" w:date="2021-12-03T12:07:00Z">
              <w:r w:rsidRPr="00FB6BE3">
                <w:rPr>
                  <w:rFonts w:hint="eastAsia"/>
                </w:rPr>
                <w:t>009</w:t>
              </w:r>
            </w:ins>
          </w:p>
        </w:tc>
        <w:tc>
          <w:tcPr>
            <w:tcW w:w="866" w:type="dxa"/>
            <w:noWrap/>
            <w:vAlign w:val="center"/>
            <w:tcPrChange w:id="2209" w:author="刘全" w:date="2021-12-07T16:19:00Z">
              <w:tcPr>
                <w:tcW w:w="866" w:type="dxa"/>
                <w:noWrap/>
              </w:tcPr>
            </w:tcPrChange>
          </w:tcPr>
          <w:p w14:paraId="0236A0D8" w14:textId="77777777" w:rsidR="00D97ABC" w:rsidRDefault="00D97ABC">
            <w:pPr>
              <w:pStyle w:val="af"/>
              <w:ind w:firstLineChars="0"/>
              <w:rPr>
                <w:ins w:id="2210" w:author="刘全" w:date="2021-12-03T12:07:00Z"/>
              </w:rPr>
              <w:pPrChange w:id="2211" w:author="刘全" w:date="2021-12-03T12:08:00Z">
                <w:pPr>
                  <w:pStyle w:val="af"/>
                  <w:ind w:firstLine="420"/>
                </w:pPr>
              </w:pPrChange>
            </w:pPr>
            <w:ins w:id="2212" w:author="刘全" w:date="2021-12-03T12:07:00Z">
              <w:r>
                <w:rPr>
                  <w:rFonts w:hint="eastAsia"/>
                </w:rPr>
                <w:t>200000</w:t>
              </w:r>
            </w:ins>
          </w:p>
          <w:p w14:paraId="04C5280F" w14:textId="77777777" w:rsidR="00D97ABC" w:rsidRPr="00FB6BE3" w:rsidRDefault="00D97ABC">
            <w:pPr>
              <w:pStyle w:val="af"/>
              <w:ind w:firstLineChars="0"/>
              <w:rPr>
                <w:ins w:id="2213" w:author="刘全" w:date="2021-12-03T12:07:00Z"/>
                <w:rFonts w:ascii="宋体" w:hAnsi="宋体"/>
              </w:rPr>
              <w:pPrChange w:id="2214" w:author="刘全" w:date="2021-12-03T12:08:00Z">
                <w:pPr>
                  <w:pStyle w:val="af"/>
                  <w:ind w:firstLine="420"/>
                </w:pPr>
              </w:pPrChange>
            </w:pPr>
            <w:ins w:id="2215" w:author="刘全" w:date="2021-12-03T12:07:00Z">
              <w:r w:rsidRPr="00FB6BE3">
                <w:rPr>
                  <w:rFonts w:hint="eastAsia"/>
                </w:rPr>
                <w:t>105</w:t>
              </w:r>
            </w:ins>
          </w:p>
        </w:tc>
        <w:tc>
          <w:tcPr>
            <w:tcW w:w="1073" w:type="dxa"/>
            <w:noWrap/>
            <w:vAlign w:val="center"/>
            <w:tcPrChange w:id="2216" w:author="刘全" w:date="2021-12-07T16:19:00Z">
              <w:tcPr>
                <w:tcW w:w="1073" w:type="dxa"/>
                <w:noWrap/>
              </w:tcPr>
            </w:tcPrChange>
          </w:tcPr>
          <w:p w14:paraId="1A9E73A9" w14:textId="77777777" w:rsidR="00D97ABC" w:rsidRPr="00FB6BE3" w:rsidRDefault="00D97ABC">
            <w:pPr>
              <w:pStyle w:val="af"/>
              <w:ind w:firstLineChars="0"/>
              <w:rPr>
                <w:ins w:id="2217" w:author="刘全" w:date="2021-12-03T12:07:00Z"/>
                <w:rFonts w:ascii="宋体" w:hAnsi="宋体"/>
              </w:rPr>
              <w:pPrChange w:id="2218" w:author="刘全" w:date="2021-12-03T12:08:00Z">
                <w:pPr>
                  <w:pStyle w:val="af"/>
                  <w:ind w:firstLine="420"/>
                </w:pPr>
              </w:pPrChange>
            </w:pPr>
            <w:ins w:id="2219" w:author="刘全" w:date="2021-12-03T12:07:00Z">
              <w:r w:rsidRPr="00FB6BE3">
                <w:rPr>
                  <w:rFonts w:hint="eastAsia"/>
                </w:rPr>
                <w:t>白鹤滩混凝土系统</w:t>
              </w:r>
            </w:ins>
          </w:p>
        </w:tc>
        <w:tc>
          <w:tcPr>
            <w:tcW w:w="1046" w:type="dxa"/>
            <w:noWrap/>
            <w:vAlign w:val="center"/>
            <w:tcPrChange w:id="2220" w:author="刘全" w:date="2021-12-07T16:19:00Z">
              <w:tcPr>
                <w:tcW w:w="1046" w:type="dxa"/>
                <w:noWrap/>
              </w:tcPr>
            </w:tcPrChange>
          </w:tcPr>
          <w:p w14:paraId="4BC7EB4F" w14:textId="77777777" w:rsidR="00D97ABC" w:rsidRPr="00FB6BE3" w:rsidRDefault="00D97ABC">
            <w:pPr>
              <w:pStyle w:val="af"/>
              <w:ind w:firstLineChars="0"/>
              <w:rPr>
                <w:ins w:id="2221" w:author="刘全" w:date="2021-12-03T12:07:00Z"/>
                <w:rFonts w:ascii="宋体" w:hAnsi="宋体"/>
              </w:rPr>
              <w:pPrChange w:id="2222" w:author="刘全" w:date="2021-12-03T12:08:00Z">
                <w:pPr>
                  <w:pStyle w:val="af"/>
                  <w:ind w:firstLine="420"/>
                </w:pPr>
              </w:pPrChange>
            </w:pPr>
            <w:ins w:id="2223" w:author="刘全" w:date="2021-12-03T12:07:00Z">
              <w:r w:rsidRPr="00FB6BE3">
                <w:rPr>
                  <w:rFonts w:hint="eastAsia"/>
                </w:rPr>
                <w:t>540030120</w:t>
              </w:r>
            </w:ins>
          </w:p>
        </w:tc>
        <w:tc>
          <w:tcPr>
            <w:tcW w:w="1030" w:type="dxa"/>
            <w:noWrap/>
            <w:vAlign w:val="center"/>
            <w:tcPrChange w:id="2224" w:author="刘全" w:date="2021-12-07T16:19:00Z">
              <w:tcPr>
                <w:tcW w:w="1030" w:type="dxa"/>
                <w:noWrap/>
              </w:tcPr>
            </w:tcPrChange>
          </w:tcPr>
          <w:p w14:paraId="4F9B06E2" w14:textId="77777777" w:rsidR="00D97ABC" w:rsidRPr="00FB6BE3" w:rsidRDefault="00D97ABC">
            <w:pPr>
              <w:pStyle w:val="af"/>
              <w:ind w:firstLineChars="0"/>
              <w:rPr>
                <w:ins w:id="2225" w:author="刘全" w:date="2021-12-03T12:07:00Z"/>
                <w:rFonts w:ascii="宋体" w:hAnsi="宋体"/>
              </w:rPr>
              <w:pPrChange w:id="2226" w:author="刘全" w:date="2021-12-03T12:08:00Z">
                <w:pPr>
                  <w:pStyle w:val="af"/>
                  <w:ind w:firstLine="420"/>
                </w:pPr>
              </w:pPrChange>
            </w:pPr>
            <w:ins w:id="2227" w:author="刘全" w:date="2021-12-03T12:07:00Z">
              <w:r w:rsidRPr="00FB6BE3">
                <w:rPr>
                  <w:rFonts w:hint="eastAsia"/>
                </w:rPr>
                <w:t>500040030</w:t>
              </w:r>
            </w:ins>
          </w:p>
        </w:tc>
        <w:tc>
          <w:tcPr>
            <w:tcW w:w="530" w:type="dxa"/>
            <w:noWrap/>
            <w:vAlign w:val="center"/>
            <w:tcPrChange w:id="2228" w:author="刘全" w:date="2021-12-07T16:19:00Z">
              <w:tcPr>
                <w:tcW w:w="530" w:type="dxa"/>
                <w:noWrap/>
              </w:tcPr>
            </w:tcPrChange>
          </w:tcPr>
          <w:p w14:paraId="0963F1B5" w14:textId="77777777" w:rsidR="00D97ABC" w:rsidRPr="00FB6BE3" w:rsidRDefault="00D97ABC">
            <w:pPr>
              <w:pStyle w:val="af"/>
              <w:ind w:firstLineChars="0"/>
              <w:rPr>
                <w:ins w:id="2229" w:author="刘全" w:date="2021-12-03T12:07:00Z"/>
                <w:rFonts w:ascii="宋体" w:hAnsi="宋体"/>
              </w:rPr>
              <w:pPrChange w:id="2230" w:author="刘全" w:date="2021-12-03T12:08:00Z">
                <w:pPr>
                  <w:pStyle w:val="af"/>
                  <w:ind w:firstLine="420"/>
                </w:pPr>
              </w:pPrChange>
            </w:pPr>
            <w:ins w:id="2231" w:author="刘全" w:date="2021-12-03T12:07:00Z">
              <w:r w:rsidRPr="00FB6BE3">
                <w:rPr>
                  <w:rFonts w:hint="eastAsia"/>
                </w:rPr>
                <w:t>24004</w:t>
              </w:r>
            </w:ins>
          </w:p>
        </w:tc>
        <w:tc>
          <w:tcPr>
            <w:tcW w:w="444" w:type="dxa"/>
            <w:noWrap/>
            <w:vAlign w:val="center"/>
            <w:tcPrChange w:id="2232" w:author="刘全" w:date="2021-12-07T16:19:00Z">
              <w:tcPr>
                <w:tcW w:w="444" w:type="dxa"/>
                <w:noWrap/>
              </w:tcPr>
            </w:tcPrChange>
          </w:tcPr>
          <w:p w14:paraId="5A3C6BEB" w14:textId="77777777" w:rsidR="00D97ABC" w:rsidRPr="00FB6BE3" w:rsidRDefault="00D97ABC">
            <w:pPr>
              <w:pStyle w:val="af"/>
              <w:ind w:firstLineChars="0"/>
              <w:rPr>
                <w:ins w:id="2233" w:author="刘全" w:date="2021-12-03T12:07:00Z"/>
                <w:rFonts w:ascii="宋体" w:hAnsi="宋体"/>
              </w:rPr>
              <w:pPrChange w:id="2234" w:author="刘全" w:date="2021-12-03T12:08:00Z">
                <w:pPr>
                  <w:pStyle w:val="af"/>
                  <w:ind w:firstLine="420"/>
                </w:pPr>
              </w:pPrChange>
            </w:pPr>
            <w:ins w:id="2235" w:author="刘全" w:date="2021-12-03T12:07:00Z">
              <w:r w:rsidRPr="00FB6BE3">
                <w:rPr>
                  <w:rFonts w:hint="eastAsia"/>
                </w:rPr>
                <w:t>0</w:t>
              </w:r>
            </w:ins>
          </w:p>
        </w:tc>
        <w:tc>
          <w:tcPr>
            <w:tcW w:w="1010" w:type="dxa"/>
            <w:noWrap/>
            <w:vAlign w:val="center"/>
            <w:tcPrChange w:id="2236" w:author="刘全" w:date="2021-12-07T16:19:00Z">
              <w:tcPr>
                <w:tcW w:w="1010" w:type="dxa"/>
                <w:noWrap/>
              </w:tcPr>
            </w:tcPrChange>
          </w:tcPr>
          <w:p w14:paraId="5B04F4EE" w14:textId="77777777" w:rsidR="00D97ABC" w:rsidRPr="00FB6BE3" w:rsidRDefault="00D97ABC">
            <w:pPr>
              <w:pStyle w:val="af"/>
              <w:ind w:firstLineChars="0"/>
              <w:rPr>
                <w:ins w:id="2237" w:author="刘全" w:date="2021-12-03T12:07:00Z"/>
                <w:rFonts w:ascii="宋体" w:hAnsi="宋体"/>
              </w:rPr>
              <w:pPrChange w:id="2238" w:author="刘全" w:date="2021-12-03T12:08:00Z">
                <w:pPr>
                  <w:pStyle w:val="af"/>
                  <w:ind w:firstLine="420"/>
                </w:pPr>
              </w:pPrChange>
            </w:pPr>
            <w:ins w:id="2239" w:author="刘全" w:date="2021-12-03T12:07:00Z">
              <w:r w:rsidRPr="00FB6BE3">
                <w:rPr>
                  <w:rFonts w:hint="eastAsia"/>
                </w:rPr>
                <w:t>0</w:t>
              </w:r>
            </w:ins>
          </w:p>
        </w:tc>
        <w:tc>
          <w:tcPr>
            <w:tcW w:w="404" w:type="dxa"/>
            <w:noWrap/>
            <w:vAlign w:val="center"/>
            <w:tcPrChange w:id="2240" w:author="刘全" w:date="2021-12-07T16:19:00Z">
              <w:tcPr>
                <w:tcW w:w="404" w:type="dxa"/>
                <w:noWrap/>
              </w:tcPr>
            </w:tcPrChange>
          </w:tcPr>
          <w:p w14:paraId="68353124" w14:textId="77777777" w:rsidR="00D97ABC" w:rsidRPr="00FB6BE3" w:rsidRDefault="00D97ABC">
            <w:pPr>
              <w:pStyle w:val="af"/>
              <w:ind w:firstLineChars="0"/>
              <w:rPr>
                <w:ins w:id="2241" w:author="刘全" w:date="2021-12-03T12:07:00Z"/>
                <w:rFonts w:ascii="宋体" w:hAnsi="宋体"/>
              </w:rPr>
              <w:pPrChange w:id="2242" w:author="刘全" w:date="2021-12-03T12:08:00Z">
                <w:pPr>
                  <w:pStyle w:val="af"/>
                  <w:ind w:firstLine="420"/>
                </w:pPr>
              </w:pPrChange>
            </w:pPr>
            <w:ins w:id="2243" w:author="刘全" w:date="2021-12-03T12:07:00Z">
              <w:r w:rsidRPr="00FB6BE3">
                <w:rPr>
                  <w:rFonts w:hint="eastAsia"/>
                </w:rPr>
                <w:t>3</w:t>
              </w:r>
            </w:ins>
          </w:p>
        </w:tc>
        <w:tc>
          <w:tcPr>
            <w:tcW w:w="686" w:type="dxa"/>
            <w:noWrap/>
            <w:vAlign w:val="center"/>
            <w:tcPrChange w:id="2244" w:author="刘全" w:date="2021-12-07T16:19:00Z">
              <w:tcPr>
                <w:tcW w:w="686" w:type="dxa"/>
                <w:noWrap/>
              </w:tcPr>
            </w:tcPrChange>
          </w:tcPr>
          <w:p w14:paraId="5BAB1462" w14:textId="77777777" w:rsidR="00D97ABC" w:rsidRPr="00FB6BE3" w:rsidRDefault="00D97ABC">
            <w:pPr>
              <w:pStyle w:val="af"/>
              <w:ind w:firstLineChars="0"/>
              <w:rPr>
                <w:ins w:id="2245" w:author="刘全" w:date="2021-12-03T12:07:00Z"/>
                <w:rFonts w:ascii="宋体" w:hAnsi="宋体"/>
              </w:rPr>
              <w:pPrChange w:id="2246" w:author="刘全" w:date="2021-12-03T12:08:00Z">
                <w:pPr>
                  <w:pStyle w:val="af"/>
                  <w:ind w:firstLine="420"/>
                </w:pPr>
              </w:pPrChange>
            </w:pPr>
          </w:p>
        </w:tc>
        <w:tc>
          <w:tcPr>
            <w:tcW w:w="530" w:type="dxa"/>
            <w:noWrap/>
            <w:vAlign w:val="center"/>
            <w:tcPrChange w:id="2247" w:author="刘全" w:date="2021-12-07T16:19:00Z">
              <w:tcPr>
                <w:tcW w:w="530" w:type="dxa"/>
                <w:noWrap/>
              </w:tcPr>
            </w:tcPrChange>
          </w:tcPr>
          <w:p w14:paraId="4D39D96E" w14:textId="77777777" w:rsidR="00D97ABC" w:rsidRPr="00FB6BE3" w:rsidRDefault="00D97ABC">
            <w:pPr>
              <w:pStyle w:val="af"/>
              <w:ind w:firstLineChars="0"/>
              <w:rPr>
                <w:ins w:id="2248" w:author="刘全" w:date="2021-12-03T12:07:00Z"/>
                <w:rFonts w:ascii="宋体" w:hAnsi="宋体"/>
              </w:rPr>
              <w:pPrChange w:id="2249" w:author="刘全" w:date="2021-12-03T12:08:00Z">
                <w:pPr>
                  <w:pStyle w:val="af"/>
                  <w:ind w:firstLine="420"/>
                </w:pPr>
              </w:pPrChange>
            </w:pPr>
            <w:ins w:id="2250" w:author="刘全" w:date="2021-12-03T12:07:00Z">
              <w:r w:rsidRPr="00FB6BE3">
                <w:rPr>
                  <w:rFonts w:hint="eastAsia"/>
                </w:rPr>
                <w:t>6300</w:t>
              </w:r>
            </w:ins>
          </w:p>
        </w:tc>
        <w:tc>
          <w:tcPr>
            <w:tcW w:w="723" w:type="dxa"/>
            <w:noWrap/>
            <w:vAlign w:val="center"/>
            <w:tcPrChange w:id="2251" w:author="刘全" w:date="2021-12-07T16:19:00Z">
              <w:tcPr>
                <w:tcW w:w="723" w:type="dxa"/>
                <w:noWrap/>
              </w:tcPr>
            </w:tcPrChange>
          </w:tcPr>
          <w:p w14:paraId="3F572508" w14:textId="77777777" w:rsidR="00D97ABC" w:rsidRDefault="00D97ABC">
            <w:pPr>
              <w:pStyle w:val="af"/>
              <w:ind w:firstLineChars="0"/>
              <w:rPr>
                <w:ins w:id="2252" w:author="刘全" w:date="2021-12-03T12:07:00Z"/>
              </w:rPr>
              <w:pPrChange w:id="2253" w:author="刘全" w:date="2021-12-03T12:08:00Z">
                <w:pPr>
                  <w:pStyle w:val="af"/>
                  <w:ind w:firstLine="420"/>
                </w:pPr>
              </w:pPrChange>
            </w:pPr>
            <w:ins w:id="2254" w:author="刘全" w:date="2021-12-03T12:07:00Z">
              <w:r>
                <w:rPr>
                  <w:rFonts w:hint="eastAsia"/>
                </w:rPr>
                <w:t>480000</w:t>
              </w:r>
            </w:ins>
          </w:p>
          <w:p w14:paraId="0D34761B" w14:textId="77777777" w:rsidR="00D97ABC" w:rsidRPr="00FB6BE3" w:rsidRDefault="00D97ABC">
            <w:pPr>
              <w:pStyle w:val="af"/>
              <w:ind w:firstLineChars="0"/>
              <w:rPr>
                <w:ins w:id="2255" w:author="刘全" w:date="2021-12-03T12:07:00Z"/>
                <w:rFonts w:ascii="宋体" w:hAnsi="宋体"/>
              </w:rPr>
              <w:pPrChange w:id="2256" w:author="刘全" w:date="2021-12-03T12:08:00Z">
                <w:pPr>
                  <w:pStyle w:val="af"/>
                  <w:ind w:firstLine="420"/>
                </w:pPr>
              </w:pPrChange>
            </w:pPr>
            <w:ins w:id="2257" w:author="刘全" w:date="2021-12-03T12:07:00Z">
              <w:r w:rsidRPr="00FB6BE3">
                <w:rPr>
                  <w:rFonts w:hint="eastAsia"/>
                </w:rPr>
                <w:t>011</w:t>
              </w:r>
            </w:ins>
          </w:p>
        </w:tc>
      </w:tr>
      <w:tr w:rsidR="00D97ABC" w:rsidRPr="00FB6BE3" w14:paraId="27D07F5B" w14:textId="77777777" w:rsidTr="00975CFC">
        <w:trPr>
          <w:ins w:id="2258" w:author="刘全" w:date="2021-12-03T12:07:00Z"/>
        </w:trPr>
        <w:tc>
          <w:tcPr>
            <w:tcW w:w="866" w:type="dxa"/>
            <w:noWrap/>
            <w:vAlign w:val="center"/>
            <w:tcPrChange w:id="2259" w:author="刘全" w:date="2021-12-07T16:19:00Z">
              <w:tcPr>
                <w:tcW w:w="866" w:type="dxa"/>
                <w:noWrap/>
              </w:tcPr>
            </w:tcPrChange>
          </w:tcPr>
          <w:p w14:paraId="115419FF" w14:textId="77777777" w:rsidR="00D97ABC" w:rsidRDefault="00D97ABC">
            <w:pPr>
              <w:pStyle w:val="af"/>
              <w:ind w:firstLineChars="0"/>
              <w:rPr>
                <w:ins w:id="2260" w:author="刘全" w:date="2021-12-03T12:07:00Z"/>
              </w:rPr>
              <w:pPrChange w:id="2261" w:author="刘全" w:date="2021-12-03T12:08:00Z">
                <w:pPr>
                  <w:pStyle w:val="af"/>
                  <w:ind w:firstLine="420"/>
                </w:pPr>
              </w:pPrChange>
            </w:pPr>
            <w:ins w:id="2262" w:author="刘全" w:date="2021-12-03T12:07:00Z">
              <w:r>
                <w:rPr>
                  <w:rFonts w:hint="eastAsia"/>
                </w:rPr>
                <w:t>520000</w:t>
              </w:r>
            </w:ins>
          </w:p>
          <w:p w14:paraId="6275F3A6" w14:textId="77777777" w:rsidR="00D97ABC" w:rsidRPr="00FB6BE3" w:rsidRDefault="00D97ABC">
            <w:pPr>
              <w:pStyle w:val="af"/>
              <w:ind w:firstLineChars="0"/>
              <w:rPr>
                <w:ins w:id="2263" w:author="刘全" w:date="2021-12-03T12:07:00Z"/>
                <w:rFonts w:ascii="宋体" w:hAnsi="宋体"/>
              </w:rPr>
              <w:pPrChange w:id="2264" w:author="刘全" w:date="2021-12-03T12:08:00Z">
                <w:pPr>
                  <w:pStyle w:val="af"/>
                  <w:ind w:firstLine="420"/>
                </w:pPr>
              </w:pPrChange>
            </w:pPr>
            <w:ins w:id="2265" w:author="刘全" w:date="2021-12-03T12:07:00Z">
              <w:r w:rsidRPr="00FB6BE3">
                <w:rPr>
                  <w:rFonts w:hint="eastAsia"/>
                </w:rPr>
                <w:t>010</w:t>
              </w:r>
            </w:ins>
          </w:p>
        </w:tc>
        <w:tc>
          <w:tcPr>
            <w:tcW w:w="866" w:type="dxa"/>
            <w:noWrap/>
            <w:vAlign w:val="center"/>
            <w:tcPrChange w:id="2266" w:author="刘全" w:date="2021-12-07T16:19:00Z">
              <w:tcPr>
                <w:tcW w:w="866" w:type="dxa"/>
                <w:noWrap/>
              </w:tcPr>
            </w:tcPrChange>
          </w:tcPr>
          <w:p w14:paraId="621100FE" w14:textId="77777777" w:rsidR="00D97ABC" w:rsidRDefault="00D97ABC">
            <w:pPr>
              <w:pStyle w:val="af"/>
              <w:ind w:firstLineChars="0"/>
              <w:rPr>
                <w:ins w:id="2267" w:author="刘全" w:date="2021-12-03T12:07:00Z"/>
              </w:rPr>
              <w:pPrChange w:id="2268" w:author="刘全" w:date="2021-12-03T12:08:00Z">
                <w:pPr>
                  <w:pStyle w:val="af"/>
                  <w:ind w:firstLine="420"/>
                </w:pPr>
              </w:pPrChange>
            </w:pPr>
            <w:ins w:id="2269" w:author="刘全" w:date="2021-12-03T12:07:00Z">
              <w:r>
                <w:rPr>
                  <w:rFonts w:hint="eastAsia"/>
                </w:rPr>
                <w:t>200000</w:t>
              </w:r>
            </w:ins>
          </w:p>
          <w:p w14:paraId="415FFA5F" w14:textId="77777777" w:rsidR="00D97ABC" w:rsidRPr="00FB6BE3" w:rsidRDefault="00D97ABC">
            <w:pPr>
              <w:pStyle w:val="af"/>
              <w:ind w:firstLineChars="0"/>
              <w:rPr>
                <w:ins w:id="2270" w:author="刘全" w:date="2021-12-03T12:07:00Z"/>
                <w:rFonts w:ascii="宋体" w:hAnsi="宋体"/>
              </w:rPr>
              <w:pPrChange w:id="2271" w:author="刘全" w:date="2021-12-03T12:08:00Z">
                <w:pPr>
                  <w:pStyle w:val="af"/>
                  <w:ind w:firstLine="420"/>
                </w:pPr>
              </w:pPrChange>
            </w:pPr>
            <w:ins w:id="2272" w:author="刘全" w:date="2021-12-03T12:07:00Z">
              <w:r w:rsidRPr="00FB6BE3">
                <w:rPr>
                  <w:rFonts w:hint="eastAsia"/>
                </w:rPr>
                <w:t>026</w:t>
              </w:r>
            </w:ins>
          </w:p>
        </w:tc>
        <w:tc>
          <w:tcPr>
            <w:tcW w:w="1073" w:type="dxa"/>
            <w:noWrap/>
            <w:vAlign w:val="center"/>
            <w:tcPrChange w:id="2273" w:author="刘全" w:date="2021-12-07T16:19:00Z">
              <w:tcPr>
                <w:tcW w:w="1073" w:type="dxa"/>
                <w:noWrap/>
              </w:tcPr>
            </w:tcPrChange>
          </w:tcPr>
          <w:p w14:paraId="1A14F025" w14:textId="77777777" w:rsidR="00D97ABC" w:rsidRPr="00FB6BE3" w:rsidRDefault="00D97ABC">
            <w:pPr>
              <w:pStyle w:val="af"/>
              <w:ind w:firstLineChars="0"/>
              <w:rPr>
                <w:ins w:id="2274" w:author="刘全" w:date="2021-12-03T12:07:00Z"/>
                <w:rFonts w:ascii="宋体" w:hAnsi="宋体"/>
              </w:rPr>
              <w:pPrChange w:id="2275" w:author="刘全" w:date="2021-12-03T12:08:00Z">
                <w:pPr>
                  <w:pStyle w:val="af"/>
                  <w:ind w:firstLine="420"/>
                </w:pPr>
              </w:pPrChange>
            </w:pPr>
            <w:ins w:id="2276" w:author="刘全" w:date="2021-12-03T12:07:00Z">
              <w:r w:rsidRPr="00FB6BE3">
                <w:rPr>
                  <w:rFonts w:hint="eastAsia"/>
                </w:rPr>
                <w:t>三滩混凝土系统</w:t>
              </w:r>
            </w:ins>
          </w:p>
        </w:tc>
        <w:tc>
          <w:tcPr>
            <w:tcW w:w="1046" w:type="dxa"/>
            <w:noWrap/>
            <w:vAlign w:val="center"/>
            <w:tcPrChange w:id="2277" w:author="刘全" w:date="2021-12-07T16:19:00Z">
              <w:tcPr>
                <w:tcW w:w="1046" w:type="dxa"/>
                <w:noWrap/>
              </w:tcPr>
            </w:tcPrChange>
          </w:tcPr>
          <w:p w14:paraId="304D88EB" w14:textId="77777777" w:rsidR="00D97ABC" w:rsidRPr="00FB6BE3" w:rsidRDefault="00D97ABC">
            <w:pPr>
              <w:pStyle w:val="af"/>
              <w:ind w:firstLineChars="0"/>
              <w:rPr>
                <w:ins w:id="2278" w:author="刘全" w:date="2021-12-03T12:07:00Z"/>
                <w:rFonts w:ascii="宋体" w:hAnsi="宋体"/>
              </w:rPr>
              <w:pPrChange w:id="2279" w:author="刘全" w:date="2021-12-03T12:08:00Z">
                <w:pPr>
                  <w:pStyle w:val="af"/>
                  <w:ind w:firstLine="420"/>
                </w:pPr>
              </w:pPrChange>
            </w:pPr>
            <w:ins w:id="2280" w:author="刘全" w:date="2021-12-03T12:07:00Z">
              <w:r w:rsidRPr="00FB6BE3">
                <w:rPr>
                  <w:rFonts w:hint="eastAsia"/>
                </w:rPr>
                <w:t>540030120</w:t>
              </w:r>
            </w:ins>
          </w:p>
        </w:tc>
        <w:tc>
          <w:tcPr>
            <w:tcW w:w="1030" w:type="dxa"/>
            <w:noWrap/>
            <w:vAlign w:val="center"/>
            <w:tcPrChange w:id="2281" w:author="刘全" w:date="2021-12-07T16:19:00Z">
              <w:tcPr>
                <w:tcW w:w="1030" w:type="dxa"/>
                <w:noWrap/>
              </w:tcPr>
            </w:tcPrChange>
          </w:tcPr>
          <w:p w14:paraId="298A722B" w14:textId="77777777" w:rsidR="00D97ABC" w:rsidRPr="00FB6BE3" w:rsidRDefault="00D97ABC">
            <w:pPr>
              <w:pStyle w:val="af"/>
              <w:ind w:firstLineChars="0"/>
              <w:rPr>
                <w:ins w:id="2282" w:author="刘全" w:date="2021-12-03T12:07:00Z"/>
                <w:rFonts w:ascii="宋体" w:hAnsi="宋体"/>
              </w:rPr>
              <w:pPrChange w:id="2283" w:author="刘全" w:date="2021-12-03T12:08:00Z">
                <w:pPr>
                  <w:pStyle w:val="af"/>
                  <w:ind w:firstLine="420"/>
                </w:pPr>
              </w:pPrChange>
            </w:pPr>
            <w:ins w:id="2284" w:author="刘全" w:date="2021-12-03T12:07:00Z">
              <w:r w:rsidRPr="00FB6BE3">
                <w:rPr>
                  <w:rFonts w:hint="eastAsia"/>
                </w:rPr>
                <w:t>500040030</w:t>
              </w:r>
            </w:ins>
          </w:p>
        </w:tc>
        <w:tc>
          <w:tcPr>
            <w:tcW w:w="530" w:type="dxa"/>
            <w:noWrap/>
            <w:vAlign w:val="center"/>
            <w:tcPrChange w:id="2285" w:author="刘全" w:date="2021-12-07T16:19:00Z">
              <w:tcPr>
                <w:tcW w:w="530" w:type="dxa"/>
                <w:noWrap/>
              </w:tcPr>
            </w:tcPrChange>
          </w:tcPr>
          <w:p w14:paraId="3F4AAA72" w14:textId="77777777" w:rsidR="00D97ABC" w:rsidRPr="00FB6BE3" w:rsidRDefault="00D97ABC">
            <w:pPr>
              <w:pStyle w:val="af"/>
              <w:ind w:firstLineChars="0"/>
              <w:rPr>
                <w:ins w:id="2286" w:author="刘全" w:date="2021-12-03T12:07:00Z"/>
                <w:rFonts w:ascii="宋体" w:hAnsi="宋体"/>
              </w:rPr>
              <w:pPrChange w:id="2287" w:author="刘全" w:date="2021-12-03T12:08:00Z">
                <w:pPr>
                  <w:pStyle w:val="af"/>
                  <w:ind w:firstLine="420"/>
                </w:pPr>
              </w:pPrChange>
            </w:pPr>
            <w:ins w:id="2288" w:author="刘全" w:date="2021-12-03T12:07:00Z">
              <w:r w:rsidRPr="00FB6BE3">
                <w:rPr>
                  <w:rFonts w:hint="eastAsia"/>
                </w:rPr>
                <w:t>24004</w:t>
              </w:r>
            </w:ins>
          </w:p>
        </w:tc>
        <w:tc>
          <w:tcPr>
            <w:tcW w:w="444" w:type="dxa"/>
            <w:noWrap/>
            <w:vAlign w:val="center"/>
            <w:tcPrChange w:id="2289" w:author="刘全" w:date="2021-12-07T16:19:00Z">
              <w:tcPr>
                <w:tcW w:w="444" w:type="dxa"/>
                <w:noWrap/>
              </w:tcPr>
            </w:tcPrChange>
          </w:tcPr>
          <w:p w14:paraId="2E79B48D" w14:textId="77777777" w:rsidR="00D97ABC" w:rsidRPr="00FB6BE3" w:rsidRDefault="00D97ABC">
            <w:pPr>
              <w:pStyle w:val="af"/>
              <w:ind w:firstLineChars="0"/>
              <w:rPr>
                <w:ins w:id="2290" w:author="刘全" w:date="2021-12-03T12:07:00Z"/>
                <w:rFonts w:ascii="宋体" w:hAnsi="宋体"/>
              </w:rPr>
              <w:pPrChange w:id="2291" w:author="刘全" w:date="2021-12-03T12:08:00Z">
                <w:pPr>
                  <w:pStyle w:val="af"/>
                  <w:ind w:firstLine="420"/>
                </w:pPr>
              </w:pPrChange>
            </w:pPr>
            <w:ins w:id="2292" w:author="刘全" w:date="2021-12-03T12:07:00Z">
              <w:r w:rsidRPr="00FB6BE3">
                <w:rPr>
                  <w:rFonts w:hint="eastAsia"/>
                </w:rPr>
                <w:t>0</w:t>
              </w:r>
            </w:ins>
          </w:p>
        </w:tc>
        <w:tc>
          <w:tcPr>
            <w:tcW w:w="1010" w:type="dxa"/>
            <w:noWrap/>
            <w:vAlign w:val="center"/>
            <w:tcPrChange w:id="2293" w:author="刘全" w:date="2021-12-07T16:19:00Z">
              <w:tcPr>
                <w:tcW w:w="1010" w:type="dxa"/>
                <w:noWrap/>
              </w:tcPr>
            </w:tcPrChange>
          </w:tcPr>
          <w:p w14:paraId="0E105699" w14:textId="77777777" w:rsidR="00D97ABC" w:rsidRPr="00FB6BE3" w:rsidRDefault="00D97ABC">
            <w:pPr>
              <w:pStyle w:val="af"/>
              <w:ind w:firstLineChars="0"/>
              <w:rPr>
                <w:ins w:id="2294" w:author="刘全" w:date="2021-12-03T12:07:00Z"/>
                <w:rFonts w:ascii="宋体" w:hAnsi="宋体"/>
              </w:rPr>
              <w:pPrChange w:id="2295" w:author="刘全" w:date="2021-12-03T12:08:00Z">
                <w:pPr>
                  <w:pStyle w:val="af"/>
                  <w:ind w:firstLine="420"/>
                </w:pPr>
              </w:pPrChange>
            </w:pPr>
            <w:ins w:id="2296" w:author="刘全" w:date="2021-12-03T12:07:00Z">
              <w:r w:rsidRPr="00FB6BE3">
                <w:rPr>
                  <w:rFonts w:hint="eastAsia"/>
                </w:rPr>
                <w:t>0</w:t>
              </w:r>
            </w:ins>
          </w:p>
        </w:tc>
        <w:tc>
          <w:tcPr>
            <w:tcW w:w="404" w:type="dxa"/>
            <w:noWrap/>
            <w:vAlign w:val="center"/>
            <w:tcPrChange w:id="2297" w:author="刘全" w:date="2021-12-07T16:19:00Z">
              <w:tcPr>
                <w:tcW w:w="404" w:type="dxa"/>
                <w:noWrap/>
              </w:tcPr>
            </w:tcPrChange>
          </w:tcPr>
          <w:p w14:paraId="23D6E91A" w14:textId="77777777" w:rsidR="00D97ABC" w:rsidRPr="00FB6BE3" w:rsidRDefault="00D97ABC">
            <w:pPr>
              <w:pStyle w:val="af"/>
              <w:ind w:firstLineChars="0"/>
              <w:rPr>
                <w:ins w:id="2298" w:author="刘全" w:date="2021-12-03T12:07:00Z"/>
                <w:rFonts w:ascii="宋体" w:hAnsi="宋体"/>
              </w:rPr>
              <w:pPrChange w:id="2299" w:author="刘全" w:date="2021-12-03T12:08:00Z">
                <w:pPr>
                  <w:pStyle w:val="af"/>
                  <w:ind w:firstLine="420"/>
                </w:pPr>
              </w:pPrChange>
            </w:pPr>
            <w:ins w:id="2300" w:author="刘全" w:date="2021-12-03T12:07:00Z">
              <w:r w:rsidRPr="00FB6BE3">
                <w:rPr>
                  <w:rFonts w:hint="eastAsia"/>
                </w:rPr>
                <w:t>3</w:t>
              </w:r>
            </w:ins>
          </w:p>
        </w:tc>
        <w:tc>
          <w:tcPr>
            <w:tcW w:w="686" w:type="dxa"/>
            <w:noWrap/>
            <w:vAlign w:val="center"/>
            <w:tcPrChange w:id="2301" w:author="刘全" w:date="2021-12-07T16:19:00Z">
              <w:tcPr>
                <w:tcW w:w="686" w:type="dxa"/>
                <w:noWrap/>
              </w:tcPr>
            </w:tcPrChange>
          </w:tcPr>
          <w:p w14:paraId="06B942CC" w14:textId="77777777" w:rsidR="00D97ABC" w:rsidRPr="00FB6BE3" w:rsidRDefault="00D97ABC">
            <w:pPr>
              <w:pStyle w:val="af"/>
              <w:ind w:firstLineChars="0"/>
              <w:rPr>
                <w:ins w:id="2302" w:author="刘全" w:date="2021-12-03T12:07:00Z"/>
                <w:rFonts w:ascii="宋体" w:hAnsi="宋体"/>
              </w:rPr>
              <w:pPrChange w:id="2303" w:author="刘全" w:date="2021-12-03T12:08:00Z">
                <w:pPr>
                  <w:pStyle w:val="af"/>
                  <w:ind w:firstLine="420"/>
                </w:pPr>
              </w:pPrChange>
            </w:pPr>
          </w:p>
        </w:tc>
        <w:tc>
          <w:tcPr>
            <w:tcW w:w="530" w:type="dxa"/>
            <w:noWrap/>
            <w:vAlign w:val="center"/>
            <w:tcPrChange w:id="2304" w:author="刘全" w:date="2021-12-07T16:19:00Z">
              <w:tcPr>
                <w:tcW w:w="530" w:type="dxa"/>
                <w:noWrap/>
              </w:tcPr>
            </w:tcPrChange>
          </w:tcPr>
          <w:p w14:paraId="0C443001" w14:textId="77777777" w:rsidR="00D97ABC" w:rsidRPr="00FB6BE3" w:rsidRDefault="00D97ABC">
            <w:pPr>
              <w:pStyle w:val="af"/>
              <w:ind w:firstLineChars="0"/>
              <w:rPr>
                <w:ins w:id="2305" w:author="刘全" w:date="2021-12-03T12:07:00Z"/>
                <w:rFonts w:ascii="宋体" w:hAnsi="宋体"/>
              </w:rPr>
              <w:pPrChange w:id="2306" w:author="刘全" w:date="2021-12-03T12:08:00Z">
                <w:pPr>
                  <w:pStyle w:val="af"/>
                  <w:ind w:firstLine="420"/>
                </w:pPr>
              </w:pPrChange>
            </w:pPr>
            <w:ins w:id="2307" w:author="刘全" w:date="2021-12-03T12:07:00Z">
              <w:r w:rsidRPr="00FB6BE3">
                <w:rPr>
                  <w:rFonts w:hint="eastAsia"/>
                </w:rPr>
                <w:t>6300</w:t>
              </w:r>
            </w:ins>
          </w:p>
        </w:tc>
        <w:tc>
          <w:tcPr>
            <w:tcW w:w="723" w:type="dxa"/>
            <w:noWrap/>
            <w:vAlign w:val="center"/>
            <w:tcPrChange w:id="2308" w:author="刘全" w:date="2021-12-07T16:19:00Z">
              <w:tcPr>
                <w:tcW w:w="723" w:type="dxa"/>
                <w:noWrap/>
              </w:tcPr>
            </w:tcPrChange>
          </w:tcPr>
          <w:p w14:paraId="2EF24A11" w14:textId="77777777" w:rsidR="00D97ABC" w:rsidRDefault="00D97ABC">
            <w:pPr>
              <w:pStyle w:val="af"/>
              <w:ind w:firstLineChars="0"/>
              <w:rPr>
                <w:ins w:id="2309" w:author="刘全" w:date="2021-12-03T12:07:00Z"/>
              </w:rPr>
              <w:pPrChange w:id="2310" w:author="刘全" w:date="2021-12-03T12:08:00Z">
                <w:pPr>
                  <w:pStyle w:val="af"/>
                  <w:ind w:firstLine="420"/>
                </w:pPr>
              </w:pPrChange>
            </w:pPr>
            <w:ins w:id="2311" w:author="刘全" w:date="2021-12-03T12:07:00Z">
              <w:r>
                <w:rPr>
                  <w:rFonts w:hint="eastAsia"/>
                </w:rPr>
                <w:t>480000</w:t>
              </w:r>
            </w:ins>
          </w:p>
          <w:p w14:paraId="20102E64" w14:textId="77777777" w:rsidR="00D97ABC" w:rsidRPr="00FB6BE3" w:rsidRDefault="00D97ABC">
            <w:pPr>
              <w:pStyle w:val="af"/>
              <w:ind w:firstLineChars="0"/>
              <w:rPr>
                <w:ins w:id="2312" w:author="刘全" w:date="2021-12-03T12:07:00Z"/>
                <w:rFonts w:ascii="宋体" w:hAnsi="宋体"/>
              </w:rPr>
              <w:pPrChange w:id="2313" w:author="刘全" w:date="2021-12-03T12:08:00Z">
                <w:pPr>
                  <w:pStyle w:val="af"/>
                  <w:ind w:firstLine="420"/>
                </w:pPr>
              </w:pPrChange>
            </w:pPr>
            <w:ins w:id="2314" w:author="刘全" w:date="2021-12-03T12:07:00Z">
              <w:r w:rsidRPr="00FB6BE3">
                <w:rPr>
                  <w:rFonts w:hint="eastAsia"/>
                </w:rPr>
                <w:t>011</w:t>
              </w:r>
            </w:ins>
          </w:p>
        </w:tc>
      </w:tr>
      <w:tr w:rsidR="00D97ABC" w:rsidRPr="00FB6BE3" w14:paraId="51E0D7CD" w14:textId="77777777" w:rsidTr="00975CFC">
        <w:trPr>
          <w:ins w:id="2315" w:author="刘全" w:date="2021-12-03T12:07:00Z"/>
        </w:trPr>
        <w:tc>
          <w:tcPr>
            <w:tcW w:w="866" w:type="dxa"/>
            <w:noWrap/>
            <w:vAlign w:val="center"/>
            <w:tcPrChange w:id="2316" w:author="刘全" w:date="2021-12-07T16:19:00Z">
              <w:tcPr>
                <w:tcW w:w="866" w:type="dxa"/>
                <w:noWrap/>
              </w:tcPr>
            </w:tcPrChange>
          </w:tcPr>
          <w:p w14:paraId="04B29569" w14:textId="77777777" w:rsidR="00D97ABC" w:rsidRDefault="00D97ABC">
            <w:pPr>
              <w:pStyle w:val="af"/>
              <w:ind w:firstLineChars="0"/>
              <w:rPr>
                <w:ins w:id="2317" w:author="刘全" w:date="2021-12-03T12:07:00Z"/>
              </w:rPr>
              <w:pPrChange w:id="2318" w:author="刘全" w:date="2021-12-03T12:08:00Z">
                <w:pPr>
                  <w:pStyle w:val="af"/>
                  <w:ind w:firstLine="420"/>
                </w:pPr>
              </w:pPrChange>
            </w:pPr>
            <w:ins w:id="2319" w:author="刘全" w:date="2021-12-03T12:07:00Z">
              <w:r>
                <w:rPr>
                  <w:rFonts w:hint="eastAsia"/>
                </w:rPr>
                <w:t>520000</w:t>
              </w:r>
            </w:ins>
          </w:p>
          <w:p w14:paraId="521A9E55" w14:textId="77777777" w:rsidR="00D97ABC" w:rsidRPr="00FB6BE3" w:rsidRDefault="00D97ABC">
            <w:pPr>
              <w:pStyle w:val="af"/>
              <w:ind w:firstLineChars="0"/>
              <w:rPr>
                <w:ins w:id="2320" w:author="刘全" w:date="2021-12-03T12:07:00Z"/>
                <w:rFonts w:ascii="宋体" w:hAnsi="宋体"/>
              </w:rPr>
              <w:pPrChange w:id="2321" w:author="刘全" w:date="2021-12-03T12:08:00Z">
                <w:pPr>
                  <w:pStyle w:val="af"/>
                  <w:ind w:firstLine="420"/>
                </w:pPr>
              </w:pPrChange>
            </w:pPr>
            <w:ins w:id="2322" w:author="刘全" w:date="2021-12-03T12:07:00Z">
              <w:r w:rsidRPr="00FB6BE3">
                <w:rPr>
                  <w:rFonts w:hint="eastAsia"/>
                </w:rPr>
                <w:t>011</w:t>
              </w:r>
            </w:ins>
          </w:p>
        </w:tc>
        <w:tc>
          <w:tcPr>
            <w:tcW w:w="866" w:type="dxa"/>
            <w:noWrap/>
            <w:vAlign w:val="center"/>
            <w:tcPrChange w:id="2323" w:author="刘全" w:date="2021-12-07T16:19:00Z">
              <w:tcPr>
                <w:tcW w:w="866" w:type="dxa"/>
                <w:noWrap/>
              </w:tcPr>
            </w:tcPrChange>
          </w:tcPr>
          <w:p w14:paraId="6238FDC4" w14:textId="77777777" w:rsidR="00D97ABC" w:rsidRDefault="00D97ABC">
            <w:pPr>
              <w:pStyle w:val="af"/>
              <w:ind w:firstLineChars="0"/>
              <w:rPr>
                <w:ins w:id="2324" w:author="刘全" w:date="2021-12-03T12:07:00Z"/>
              </w:rPr>
              <w:pPrChange w:id="2325" w:author="刘全" w:date="2021-12-03T12:08:00Z">
                <w:pPr>
                  <w:pStyle w:val="af"/>
                  <w:ind w:firstLine="420"/>
                </w:pPr>
              </w:pPrChange>
            </w:pPr>
            <w:ins w:id="2326" w:author="刘全" w:date="2021-12-03T12:07:00Z">
              <w:r>
                <w:rPr>
                  <w:rFonts w:hint="eastAsia"/>
                </w:rPr>
                <w:t>200000</w:t>
              </w:r>
            </w:ins>
          </w:p>
          <w:p w14:paraId="3F6C2EB5" w14:textId="77777777" w:rsidR="00D97ABC" w:rsidRPr="00FB6BE3" w:rsidRDefault="00D97ABC">
            <w:pPr>
              <w:pStyle w:val="af"/>
              <w:ind w:firstLineChars="0"/>
              <w:rPr>
                <w:ins w:id="2327" w:author="刘全" w:date="2021-12-03T12:07:00Z"/>
                <w:rFonts w:ascii="宋体" w:hAnsi="宋体"/>
              </w:rPr>
              <w:pPrChange w:id="2328" w:author="刘全" w:date="2021-12-03T12:08:00Z">
                <w:pPr>
                  <w:pStyle w:val="af"/>
                  <w:ind w:firstLine="420"/>
                </w:pPr>
              </w:pPrChange>
            </w:pPr>
            <w:ins w:id="2329" w:author="刘全" w:date="2021-12-03T12:07:00Z">
              <w:r w:rsidRPr="00FB6BE3">
                <w:rPr>
                  <w:rFonts w:hint="eastAsia"/>
                </w:rPr>
                <w:t>182</w:t>
              </w:r>
            </w:ins>
          </w:p>
        </w:tc>
        <w:tc>
          <w:tcPr>
            <w:tcW w:w="1073" w:type="dxa"/>
            <w:noWrap/>
            <w:vAlign w:val="center"/>
            <w:tcPrChange w:id="2330" w:author="刘全" w:date="2021-12-07T16:19:00Z">
              <w:tcPr>
                <w:tcW w:w="1073" w:type="dxa"/>
                <w:noWrap/>
              </w:tcPr>
            </w:tcPrChange>
          </w:tcPr>
          <w:p w14:paraId="34489BD0" w14:textId="77777777" w:rsidR="00D97ABC" w:rsidRPr="00FB6BE3" w:rsidRDefault="00D97ABC">
            <w:pPr>
              <w:pStyle w:val="af"/>
              <w:ind w:firstLineChars="0"/>
              <w:rPr>
                <w:ins w:id="2331" w:author="刘全" w:date="2021-12-03T12:07:00Z"/>
                <w:rFonts w:ascii="宋体" w:hAnsi="宋体"/>
              </w:rPr>
              <w:pPrChange w:id="2332" w:author="刘全" w:date="2021-12-03T12:08:00Z">
                <w:pPr>
                  <w:pStyle w:val="af"/>
                  <w:ind w:firstLine="420"/>
                </w:pPr>
              </w:pPrChange>
            </w:pPr>
            <w:ins w:id="2333" w:author="刘全" w:date="2021-12-03T12:07:00Z">
              <w:r w:rsidRPr="00FB6BE3">
                <w:rPr>
                  <w:rFonts w:hint="eastAsia"/>
                </w:rPr>
                <w:t>矮子沟弃渣场</w:t>
              </w:r>
            </w:ins>
          </w:p>
        </w:tc>
        <w:tc>
          <w:tcPr>
            <w:tcW w:w="1046" w:type="dxa"/>
            <w:noWrap/>
            <w:vAlign w:val="center"/>
            <w:tcPrChange w:id="2334" w:author="刘全" w:date="2021-12-07T16:19:00Z">
              <w:tcPr>
                <w:tcW w:w="1046" w:type="dxa"/>
                <w:noWrap/>
              </w:tcPr>
            </w:tcPrChange>
          </w:tcPr>
          <w:p w14:paraId="608E4E08" w14:textId="77777777" w:rsidR="00D97ABC" w:rsidRPr="00FB6BE3" w:rsidRDefault="00D97ABC">
            <w:pPr>
              <w:pStyle w:val="af"/>
              <w:ind w:firstLineChars="0"/>
              <w:rPr>
                <w:ins w:id="2335" w:author="刘全" w:date="2021-12-03T12:07:00Z"/>
                <w:rFonts w:ascii="宋体" w:hAnsi="宋体"/>
              </w:rPr>
              <w:pPrChange w:id="2336" w:author="刘全" w:date="2021-12-03T12:08:00Z">
                <w:pPr>
                  <w:pStyle w:val="af"/>
                  <w:ind w:firstLine="420"/>
                </w:pPr>
              </w:pPrChange>
            </w:pPr>
            <w:ins w:id="2337" w:author="刘全" w:date="2021-12-03T12:07:00Z">
              <w:r w:rsidRPr="00FB6BE3">
                <w:rPr>
                  <w:rFonts w:hint="eastAsia"/>
                </w:rPr>
                <w:t>540010000</w:t>
              </w:r>
            </w:ins>
          </w:p>
        </w:tc>
        <w:tc>
          <w:tcPr>
            <w:tcW w:w="1030" w:type="dxa"/>
            <w:noWrap/>
            <w:vAlign w:val="center"/>
            <w:tcPrChange w:id="2338" w:author="刘全" w:date="2021-12-07T16:19:00Z">
              <w:tcPr>
                <w:tcW w:w="1030" w:type="dxa"/>
                <w:noWrap/>
              </w:tcPr>
            </w:tcPrChange>
          </w:tcPr>
          <w:p w14:paraId="4E547015" w14:textId="77777777" w:rsidR="00D97ABC" w:rsidRPr="00FB6BE3" w:rsidRDefault="00D97ABC">
            <w:pPr>
              <w:pStyle w:val="af"/>
              <w:ind w:firstLineChars="0"/>
              <w:rPr>
                <w:ins w:id="2339" w:author="刘全" w:date="2021-12-03T12:07:00Z"/>
                <w:rFonts w:ascii="宋体" w:hAnsi="宋体"/>
              </w:rPr>
              <w:pPrChange w:id="2340" w:author="刘全" w:date="2021-12-03T12:08:00Z">
                <w:pPr>
                  <w:pStyle w:val="af"/>
                  <w:ind w:firstLine="420"/>
                </w:pPr>
              </w:pPrChange>
            </w:pPr>
          </w:p>
        </w:tc>
        <w:tc>
          <w:tcPr>
            <w:tcW w:w="530" w:type="dxa"/>
            <w:noWrap/>
            <w:vAlign w:val="center"/>
            <w:tcPrChange w:id="2341" w:author="刘全" w:date="2021-12-07T16:19:00Z">
              <w:tcPr>
                <w:tcW w:w="530" w:type="dxa"/>
                <w:noWrap/>
              </w:tcPr>
            </w:tcPrChange>
          </w:tcPr>
          <w:p w14:paraId="185CB40B" w14:textId="77777777" w:rsidR="00D97ABC" w:rsidRPr="00FB6BE3" w:rsidRDefault="00D97ABC">
            <w:pPr>
              <w:pStyle w:val="af"/>
              <w:ind w:firstLineChars="0"/>
              <w:rPr>
                <w:ins w:id="2342" w:author="刘全" w:date="2021-12-03T12:07:00Z"/>
                <w:rFonts w:ascii="宋体" w:hAnsi="宋体"/>
              </w:rPr>
              <w:pPrChange w:id="2343" w:author="刘全" w:date="2021-12-03T12:08:00Z">
                <w:pPr>
                  <w:pStyle w:val="af"/>
                  <w:ind w:firstLine="420"/>
                </w:pPr>
              </w:pPrChange>
            </w:pPr>
            <w:ins w:id="2344" w:author="刘全" w:date="2021-12-03T12:07:00Z">
              <w:r w:rsidRPr="00FB6BE3">
                <w:rPr>
                  <w:rFonts w:hint="eastAsia"/>
                </w:rPr>
                <w:t>24002</w:t>
              </w:r>
            </w:ins>
          </w:p>
        </w:tc>
        <w:tc>
          <w:tcPr>
            <w:tcW w:w="444" w:type="dxa"/>
            <w:noWrap/>
            <w:vAlign w:val="center"/>
            <w:tcPrChange w:id="2345" w:author="刘全" w:date="2021-12-07T16:19:00Z">
              <w:tcPr>
                <w:tcW w:w="444" w:type="dxa"/>
                <w:noWrap/>
              </w:tcPr>
            </w:tcPrChange>
          </w:tcPr>
          <w:p w14:paraId="3773B861" w14:textId="77777777" w:rsidR="00D97ABC" w:rsidRPr="00FB6BE3" w:rsidRDefault="00D97ABC">
            <w:pPr>
              <w:pStyle w:val="af"/>
              <w:ind w:firstLineChars="0"/>
              <w:rPr>
                <w:ins w:id="2346" w:author="刘全" w:date="2021-12-03T12:07:00Z"/>
                <w:rFonts w:ascii="宋体" w:hAnsi="宋体"/>
              </w:rPr>
              <w:pPrChange w:id="2347" w:author="刘全" w:date="2021-12-03T12:08:00Z">
                <w:pPr>
                  <w:pStyle w:val="af"/>
                  <w:ind w:firstLine="420"/>
                </w:pPr>
              </w:pPrChange>
            </w:pPr>
            <w:ins w:id="2348" w:author="刘全" w:date="2021-12-03T12:07:00Z">
              <w:r w:rsidRPr="00FB6BE3">
                <w:rPr>
                  <w:rFonts w:hint="eastAsia"/>
                </w:rPr>
                <w:t>0</w:t>
              </w:r>
            </w:ins>
          </w:p>
        </w:tc>
        <w:tc>
          <w:tcPr>
            <w:tcW w:w="1010" w:type="dxa"/>
            <w:noWrap/>
            <w:vAlign w:val="center"/>
            <w:tcPrChange w:id="2349" w:author="刘全" w:date="2021-12-07T16:19:00Z">
              <w:tcPr>
                <w:tcW w:w="1010" w:type="dxa"/>
                <w:noWrap/>
              </w:tcPr>
            </w:tcPrChange>
          </w:tcPr>
          <w:p w14:paraId="6D75256C" w14:textId="77777777" w:rsidR="00D97ABC" w:rsidRPr="00FB6BE3" w:rsidRDefault="00D97ABC">
            <w:pPr>
              <w:pStyle w:val="af"/>
              <w:ind w:firstLineChars="0"/>
              <w:rPr>
                <w:ins w:id="2350" w:author="刘全" w:date="2021-12-03T12:07:00Z"/>
                <w:rFonts w:ascii="宋体" w:hAnsi="宋体"/>
              </w:rPr>
              <w:pPrChange w:id="2351" w:author="刘全" w:date="2021-12-03T12:08:00Z">
                <w:pPr>
                  <w:pStyle w:val="af"/>
                  <w:ind w:firstLine="420"/>
                </w:pPr>
              </w:pPrChange>
            </w:pPr>
            <w:ins w:id="2352" w:author="刘全" w:date="2021-12-03T12:07:00Z">
              <w:r w:rsidRPr="00FB6BE3">
                <w:rPr>
                  <w:rFonts w:hint="eastAsia"/>
                </w:rPr>
                <w:t>25850000</w:t>
              </w:r>
            </w:ins>
          </w:p>
        </w:tc>
        <w:tc>
          <w:tcPr>
            <w:tcW w:w="404" w:type="dxa"/>
            <w:noWrap/>
            <w:vAlign w:val="center"/>
            <w:tcPrChange w:id="2353" w:author="刘全" w:date="2021-12-07T16:19:00Z">
              <w:tcPr>
                <w:tcW w:w="404" w:type="dxa"/>
                <w:noWrap/>
              </w:tcPr>
            </w:tcPrChange>
          </w:tcPr>
          <w:p w14:paraId="42298550" w14:textId="77777777" w:rsidR="00D97ABC" w:rsidRPr="00FB6BE3" w:rsidRDefault="00D97ABC">
            <w:pPr>
              <w:pStyle w:val="af"/>
              <w:ind w:firstLineChars="0"/>
              <w:rPr>
                <w:ins w:id="2354" w:author="刘全" w:date="2021-12-03T12:07:00Z"/>
                <w:rFonts w:ascii="宋体" w:hAnsi="宋体"/>
              </w:rPr>
              <w:pPrChange w:id="2355" w:author="刘全" w:date="2021-12-03T12:08:00Z">
                <w:pPr>
                  <w:pStyle w:val="af"/>
                  <w:ind w:firstLine="420"/>
                </w:pPr>
              </w:pPrChange>
            </w:pPr>
          </w:p>
        </w:tc>
        <w:tc>
          <w:tcPr>
            <w:tcW w:w="686" w:type="dxa"/>
            <w:noWrap/>
            <w:vAlign w:val="center"/>
            <w:tcPrChange w:id="2356" w:author="刘全" w:date="2021-12-07T16:19:00Z">
              <w:tcPr>
                <w:tcW w:w="686" w:type="dxa"/>
                <w:noWrap/>
              </w:tcPr>
            </w:tcPrChange>
          </w:tcPr>
          <w:p w14:paraId="4DEC2940" w14:textId="77777777" w:rsidR="00D97ABC" w:rsidRPr="00FB6BE3" w:rsidRDefault="00D97ABC">
            <w:pPr>
              <w:pStyle w:val="af"/>
              <w:ind w:firstLineChars="0"/>
              <w:rPr>
                <w:ins w:id="2357" w:author="刘全" w:date="2021-12-03T12:07:00Z"/>
                <w:rFonts w:ascii="宋体" w:hAnsi="宋体"/>
              </w:rPr>
              <w:pPrChange w:id="2358" w:author="刘全" w:date="2021-12-03T12:08:00Z">
                <w:pPr>
                  <w:pStyle w:val="af"/>
                  <w:ind w:firstLine="420"/>
                </w:pPr>
              </w:pPrChange>
            </w:pPr>
          </w:p>
        </w:tc>
        <w:tc>
          <w:tcPr>
            <w:tcW w:w="530" w:type="dxa"/>
            <w:noWrap/>
            <w:vAlign w:val="center"/>
            <w:tcPrChange w:id="2359" w:author="刘全" w:date="2021-12-07T16:19:00Z">
              <w:tcPr>
                <w:tcW w:w="530" w:type="dxa"/>
                <w:noWrap/>
              </w:tcPr>
            </w:tcPrChange>
          </w:tcPr>
          <w:p w14:paraId="77F75842" w14:textId="77777777" w:rsidR="00D97ABC" w:rsidRPr="00FB6BE3" w:rsidRDefault="00D97ABC">
            <w:pPr>
              <w:pStyle w:val="af"/>
              <w:ind w:firstLineChars="0"/>
              <w:rPr>
                <w:ins w:id="2360" w:author="刘全" w:date="2021-12-03T12:07:00Z"/>
                <w:rFonts w:ascii="宋体" w:hAnsi="宋体"/>
              </w:rPr>
              <w:pPrChange w:id="2361" w:author="刘全" w:date="2021-12-03T12:08:00Z">
                <w:pPr>
                  <w:pStyle w:val="af"/>
                  <w:ind w:firstLine="420"/>
                </w:pPr>
              </w:pPrChange>
            </w:pPr>
          </w:p>
        </w:tc>
        <w:tc>
          <w:tcPr>
            <w:tcW w:w="723" w:type="dxa"/>
            <w:noWrap/>
            <w:vAlign w:val="center"/>
            <w:tcPrChange w:id="2362" w:author="刘全" w:date="2021-12-07T16:19:00Z">
              <w:tcPr>
                <w:tcW w:w="723" w:type="dxa"/>
                <w:noWrap/>
              </w:tcPr>
            </w:tcPrChange>
          </w:tcPr>
          <w:p w14:paraId="6701DE46" w14:textId="77777777" w:rsidR="00D97ABC" w:rsidRDefault="00D97ABC">
            <w:pPr>
              <w:pStyle w:val="af"/>
              <w:ind w:firstLineChars="0"/>
              <w:rPr>
                <w:ins w:id="2363" w:author="刘全" w:date="2021-12-03T12:07:00Z"/>
              </w:rPr>
              <w:pPrChange w:id="2364" w:author="刘全" w:date="2021-12-03T12:08:00Z">
                <w:pPr>
                  <w:pStyle w:val="af"/>
                  <w:ind w:firstLine="420"/>
                </w:pPr>
              </w:pPrChange>
            </w:pPr>
            <w:ins w:id="2365" w:author="刘全" w:date="2021-12-03T12:07:00Z">
              <w:r>
                <w:rPr>
                  <w:rFonts w:hint="eastAsia"/>
                </w:rPr>
                <w:t>480000</w:t>
              </w:r>
            </w:ins>
          </w:p>
          <w:p w14:paraId="4DB91ED6" w14:textId="77777777" w:rsidR="00D97ABC" w:rsidRPr="00FB6BE3" w:rsidRDefault="00D97ABC">
            <w:pPr>
              <w:pStyle w:val="af"/>
              <w:ind w:firstLineChars="0"/>
              <w:rPr>
                <w:ins w:id="2366" w:author="刘全" w:date="2021-12-03T12:07:00Z"/>
                <w:rFonts w:ascii="宋体" w:hAnsi="宋体"/>
              </w:rPr>
              <w:pPrChange w:id="2367" w:author="刘全" w:date="2021-12-03T12:08:00Z">
                <w:pPr>
                  <w:pStyle w:val="af"/>
                  <w:ind w:firstLine="420"/>
                </w:pPr>
              </w:pPrChange>
            </w:pPr>
            <w:ins w:id="2368" w:author="刘全" w:date="2021-12-03T12:07:00Z">
              <w:r w:rsidRPr="00FB6BE3">
                <w:rPr>
                  <w:rFonts w:hint="eastAsia"/>
                </w:rPr>
                <w:t>008</w:t>
              </w:r>
            </w:ins>
          </w:p>
        </w:tc>
      </w:tr>
      <w:tr w:rsidR="00D97ABC" w:rsidRPr="00FB6BE3" w14:paraId="27C9F3CF" w14:textId="77777777" w:rsidTr="00975CFC">
        <w:trPr>
          <w:ins w:id="2369" w:author="刘全" w:date="2021-12-03T12:07:00Z"/>
        </w:trPr>
        <w:tc>
          <w:tcPr>
            <w:tcW w:w="866" w:type="dxa"/>
            <w:noWrap/>
            <w:vAlign w:val="center"/>
            <w:tcPrChange w:id="2370" w:author="刘全" w:date="2021-12-07T16:19:00Z">
              <w:tcPr>
                <w:tcW w:w="866" w:type="dxa"/>
                <w:noWrap/>
              </w:tcPr>
            </w:tcPrChange>
          </w:tcPr>
          <w:p w14:paraId="39C3A811" w14:textId="77777777" w:rsidR="00D97ABC" w:rsidRDefault="00D97ABC">
            <w:pPr>
              <w:pStyle w:val="af"/>
              <w:ind w:firstLineChars="0"/>
              <w:rPr>
                <w:ins w:id="2371" w:author="刘全" w:date="2021-12-03T12:07:00Z"/>
              </w:rPr>
              <w:pPrChange w:id="2372" w:author="刘全" w:date="2021-12-03T12:08:00Z">
                <w:pPr>
                  <w:pStyle w:val="af"/>
                  <w:ind w:firstLine="420"/>
                </w:pPr>
              </w:pPrChange>
            </w:pPr>
            <w:ins w:id="2373" w:author="刘全" w:date="2021-12-03T12:07:00Z">
              <w:r>
                <w:rPr>
                  <w:rFonts w:hint="eastAsia"/>
                </w:rPr>
                <w:t>520000</w:t>
              </w:r>
            </w:ins>
          </w:p>
          <w:p w14:paraId="221370CA" w14:textId="77777777" w:rsidR="00D97ABC" w:rsidRPr="00FB6BE3" w:rsidRDefault="00D97ABC">
            <w:pPr>
              <w:pStyle w:val="af"/>
              <w:ind w:firstLineChars="0"/>
              <w:rPr>
                <w:ins w:id="2374" w:author="刘全" w:date="2021-12-03T12:07:00Z"/>
                <w:rFonts w:ascii="宋体" w:hAnsi="宋体"/>
              </w:rPr>
              <w:pPrChange w:id="2375" w:author="刘全" w:date="2021-12-03T12:08:00Z">
                <w:pPr>
                  <w:pStyle w:val="af"/>
                  <w:ind w:firstLine="420"/>
                </w:pPr>
              </w:pPrChange>
            </w:pPr>
            <w:ins w:id="2376" w:author="刘全" w:date="2021-12-03T12:07:00Z">
              <w:r w:rsidRPr="00FB6BE3">
                <w:rPr>
                  <w:rFonts w:hint="eastAsia"/>
                </w:rPr>
                <w:t>012</w:t>
              </w:r>
            </w:ins>
          </w:p>
        </w:tc>
        <w:tc>
          <w:tcPr>
            <w:tcW w:w="866" w:type="dxa"/>
            <w:noWrap/>
            <w:vAlign w:val="center"/>
            <w:tcPrChange w:id="2377" w:author="刘全" w:date="2021-12-07T16:19:00Z">
              <w:tcPr>
                <w:tcW w:w="866" w:type="dxa"/>
                <w:noWrap/>
              </w:tcPr>
            </w:tcPrChange>
          </w:tcPr>
          <w:p w14:paraId="5EDABC57" w14:textId="77777777" w:rsidR="00D97ABC" w:rsidRDefault="00D97ABC">
            <w:pPr>
              <w:pStyle w:val="af"/>
              <w:ind w:firstLineChars="0"/>
              <w:rPr>
                <w:ins w:id="2378" w:author="刘全" w:date="2021-12-03T12:07:00Z"/>
              </w:rPr>
              <w:pPrChange w:id="2379" w:author="刘全" w:date="2021-12-03T12:08:00Z">
                <w:pPr>
                  <w:pStyle w:val="af"/>
                  <w:ind w:firstLine="420"/>
                </w:pPr>
              </w:pPrChange>
            </w:pPr>
            <w:ins w:id="2380" w:author="刘全" w:date="2021-12-03T12:07:00Z">
              <w:r>
                <w:rPr>
                  <w:rFonts w:hint="eastAsia"/>
                </w:rPr>
                <w:t>200000</w:t>
              </w:r>
            </w:ins>
          </w:p>
          <w:p w14:paraId="08782FF9" w14:textId="77777777" w:rsidR="00D97ABC" w:rsidRPr="00FB6BE3" w:rsidRDefault="00D97ABC">
            <w:pPr>
              <w:pStyle w:val="af"/>
              <w:ind w:firstLineChars="0"/>
              <w:rPr>
                <w:ins w:id="2381" w:author="刘全" w:date="2021-12-03T12:07:00Z"/>
                <w:rFonts w:ascii="宋体" w:hAnsi="宋体"/>
              </w:rPr>
              <w:pPrChange w:id="2382" w:author="刘全" w:date="2021-12-03T12:08:00Z">
                <w:pPr>
                  <w:pStyle w:val="af"/>
                  <w:ind w:firstLine="420"/>
                </w:pPr>
              </w:pPrChange>
            </w:pPr>
            <w:ins w:id="2383" w:author="刘全" w:date="2021-12-03T12:07:00Z">
              <w:r w:rsidRPr="00FB6BE3">
                <w:rPr>
                  <w:rFonts w:hint="eastAsia"/>
                </w:rPr>
                <w:t>186</w:t>
              </w:r>
            </w:ins>
          </w:p>
        </w:tc>
        <w:tc>
          <w:tcPr>
            <w:tcW w:w="1073" w:type="dxa"/>
            <w:noWrap/>
            <w:vAlign w:val="center"/>
            <w:tcPrChange w:id="2384" w:author="刘全" w:date="2021-12-07T16:19:00Z">
              <w:tcPr>
                <w:tcW w:w="1073" w:type="dxa"/>
                <w:noWrap/>
              </w:tcPr>
            </w:tcPrChange>
          </w:tcPr>
          <w:p w14:paraId="05D5192F" w14:textId="77777777" w:rsidR="00D97ABC" w:rsidRPr="00FB6BE3" w:rsidRDefault="00D97ABC">
            <w:pPr>
              <w:pStyle w:val="af"/>
              <w:ind w:firstLineChars="0"/>
              <w:rPr>
                <w:ins w:id="2385" w:author="刘全" w:date="2021-12-03T12:07:00Z"/>
                <w:rFonts w:ascii="宋体" w:hAnsi="宋体"/>
              </w:rPr>
              <w:pPrChange w:id="2386" w:author="刘全" w:date="2021-12-03T12:08:00Z">
                <w:pPr>
                  <w:pStyle w:val="af"/>
                  <w:ind w:firstLine="420"/>
                </w:pPr>
              </w:pPrChange>
            </w:pPr>
            <w:ins w:id="2387" w:author="刘全" w:date="2021-12-03T12:07:00Z">
              <w:r w:rsidRPr="00FB6BE3">
                <w:rPr>
                  <w:rFonts w:hint="eastAsia"/>
                </w:rPr>
                <w:t>新建村弃渣场</w:t>
              </w:r>
            </w:ins>
          </w:p>
        </w:tc>
        <w:tc>
          <w:tcPr>
            <w:tcW w:w="1046" w:type="dxa"/>
            <w:noWrap/>
            <w:vAlign w:val="center"/>
            <w:tcPrChange w:id="2388" w:author="刘全" w:date="2021-12-07T16:19:00Z">
              <w:tcPr>
                <w:tcW w:w="1046" w:type="dxa"/>
                <w:noWrap/>
              </w:tcPr>
            </w:tcPrChange>
          </w:tcPr>
          <w:p w14:paraId="5B33DC9D" w14:textId="77777777" w:rsidR="00D97ABC" w:rsidRPr="00FB6BE3" w:rsidRDefault="00D97ABC">
            <w:pPr>
              <w:pStyle w:val="af"/>
              <w:ind w:firstLineChars="0"/>
              <w:rPr>
                <w:ins w:id="2389" w:author="刘全" w:date="2021-12-03T12:07:00Z"/>
                <w:rFonts w:ascii="宋体" w:hAnsi="宋体"/>
              </w:rPr>
              <w:pPrChange w:id="2390" w:author="刘全" w:date="2021-12-03T12:08:00Z">
                <w:pPr>
                  <w:pStyle w:val="af"/>
                  <w:ind w:firstLine="420"/>
                </w:pPr>
              </w:pPrChange>
            </w:pPr>
            <w:ins w:id="2391" w:author="刘全" w:date="2021-12-03T12:07:00Z">
              <w:r w:rsidRPr="00FB6BE3">
                <w:rPr>
                  <w:rFonts w:hint="eastAsia"/>
                </w:rPr>
                <w:t>540010000</w:t>
              </w:r>
            </w:ins>
          </w:p>
        </w:tc>
        <w:tc>
          <w:tcPr>
            <w:tcW w:w="1030" w:type="dxa"/>
            <w:noWrap/>
            <w:vAlign w:val="center"/>
            <w:tcPrChange w:id="2392" w:author="刘全" w:date="2021-12-07T16:19:00Z">
              <w:tcPr>
                <w:tcW w:w="1030" w:type="dxa"/>
                <w:noWrap/>
              </w:tcPr>
            </w:tcPrChange>
          </w:tcPr>
          <w:p w14:paraId="6FA36A3E" w14:textId="77777777" w:rsidR="00D97ABC" w:rsidRPr="00FB6BE3" w:rsidRDefault="00D97ABC">
            <w:pPr>
              <w:pStyle w:val="af"/>
              <w:ind w:firstLineChars="0"/>
              <w:rPr>
                <w:ins w:id="2393" w:author="刘全" w:date="2021-12-03T12:07:00Z"/>
                <w:rFonts w:ascii="宋体" w:hAnsi="宋体"/>
              </w:rPr>
              <w:pPrChange w:id="2394" w:author="刘全" w:date="2021-12-03T12:08:00Z">
                <w:pPr>
                  <w:pStyle w:val="af"/>
                  <w:ind w:firstLine="420"/>
                </w:pPr>
              </w:pPrChange>
            </w:pPr>
          </w:p>
        </w:tc>
        <w:tc>
          <w:tcPr>
            <w:tcW w:w="530" w:type="dxa"/>
            <w:noWrap/>
            <w:vAlign w:val="center"/>
            <w:tcPrChange w:id="2395" w:author="刘全" w:date="2021-12-07T16:19:00Z">
              <w:tcPr>
                <w:tcW w:w="530" w:type="dxa"/>
                <w:noWrap/>
              </w:tcPr>
            </w:tcPrChange>
          </w:tcPr>
          <w:p w14:paraId="6B2FCC59" w14:textId="77777777" w:rsidR="00D97ABC" w:rsidRPr="00FB6BE3" w:rsidRDefault="00D97ABC">
            <w:pPr>
              <w:pStyle w:val="af"/>
              <w:ind w:firstLineChars="0"/>
              <w:rPr>
                <w:ins w:id="2396" w:author="刘全" w:date="2021-12-03T12:07:00Z"/>
                <w:rFonts w:ascii="宋体" w:hAnsi="宋体"/>
              </w:rPr>
              <w:pPrChange w:id="2397" w:author="刘全" w:date="2021-12-03T12:08:00Z">
                <w:pPr>
                  <w:pStyle w:val="af"/>
                  <w:ind w:firstLine="420"/>
                </w:pPr>
              </w:pPrChange>
            </w:pPr>
            <w:ins w:id="2398" w:author="刘全" w:date="2021-12-03T12:07:00Z">
              <w:r w:rsidRPr="00FB6BE3">
                <w:rPr>
                  <w:rFonts w:hint="eastAsia"/>
                </w:rPr>
                <w:t>24002</w:t>
              </w:r>
            </w:ins>
          </w:p>
        </w:tc>
        <w:tc>
          <w:tcPr>
            <w:tcW w:w="444" w:type="dxa"/>
            <w:noWrap/>
            <w:vAlign w:val="center"/>
            <w:tcPrChange w:id="2399" w:author="刘全" w:date="2021-12-07T16:19:00Z">
              <w:tcPr>
                <w:tcW w:w="444" w:type="dxa"/>
                <w:noWrap/>
              </w:tcPr>
            </w:tcPrChange>
          </w:tcPr>
          <w:p w14:paraId="23BF6E0A" w14:textId="77777777" w:rsidR="00D97ABC" w:rsidRPr="00FB6BE3" w:rsidRDefault="00D97ABC">
            <w:pPr>
              <w:pStyle w:val="af"/>
              <w:ind w:firstLineChars="0"/>
              <w:rPr>
                <w:ins w:id="2400" w:author="刘全" w:date="2021-12-03T12:07:00Z"/>
                <w:rFonts w:ascii="宋体" w:hAnsi="宋体"/>
              </w:rPr>
              <w:pPrChange w:id="2401" w:author="刘全" w:date="2021-12-03T12:08:00Z">
                <w:pPr>
                  <w:pStyle w:val="af"/>
                  <w:ind w:firstLine="420"/>
                </w:pPr>
              </w:pPrChange>
            </w:pPr>
            <w:ins w:id="2402" w:author="刘全" w:date="2021-12-03T12:07:00Z">
              <w:r w:rsidRPr="00FB6BE3">
                <w:rPr>
                  <w:rFonts w:hint="eastAsia"/>
                </w:rPr>
                <w:t>0</w:t>
              </w:r>
            </w:ins>
          </w:p>
        </w:tc>
        <w:tc>
          <w:tcPr>
            <w:tcW w:w="1010" w:type="dxa"/>
            <w:noWrap/>
            <w:vAlign w:val="center"/>
            <w:tcPrChange w:id="2403" w:author="刘全" w:date="2021-12-07T16:19:00Z">
              <w:tcPr>
                <w:tcW w:w="1010" w:type="dxa"/>
                <w:noWrap/>
              </w:tcPr>
            </w:tcPrChange>
          </w:tcPr>
          <w:p w14:paraId="01ED4B48" w14:textId="77777777" w:rsidR="00D97ABC" w:rsidRPr="00FB6BE3" w:rsidRDefault="00D97ABC">
            <w:pPr>
              <w:pStyle w:val="af"/>
              <w:ind w:firstLineChars="0"/>
              <w:rPr>
                <w:ins w:id="2404" w:author="刘全" w:date="2021-12-03T12:07:00Z"/>
                <w:rFonts w:ascii="宋体" w:hAnsi="宋体"/>
              </w:rPr>
              <w:pPrChange w:id="2405" w:author="刘全" w:date="2021-12-03T12:08:00Z">
                <w:pPr>
                  <w:pStyle w:val="af"/>
                  <w:ind w:firstLine="420"/>
                </w:pPr>
              </w:pPrChange>
            </w:pPr>
            <w:ins w:id="2406" w:author="刘全" w:date="2021-12-03T12:07:00Z">
              <w:r w:rsidRPr="00FB6BE3">
                <w:rPr>
                  <w:rFonts w:hint="eastAsia"/>
                </w:rPr>
                <w:t>5630000</w:t>
              </w:r>
            </w:ins>
          </w:p>
        </w:tc>
        <w:tc>
          <w:tcPr>
            <w:tcW w:w="404" w:type="dxa"/>
            <w:noWrap/>
            <w:vAlign w:val="center"/>
            <w:tcPrChange w:id="2407" w:author="刘全" w:date="2021-12-07T16:19:00Z">
              <w:tcPr>
                <w:tcW w:w="404" w:type="dxa"/>
                <w:noWrap/>
              </w:tcPr>
            </w:tcPrChange>
          </w:tcPr>
          <w:p w14:paraId="076DADE0" w14:textId="77777777" w:rsidR="00D97ABC" w:rsidRPr="00FB6BE3" w:rsidRDefault="00D97ABC">
            <w:pPr>
              <w:pStyle w:val="af"/>
              <w:ind w:firstLineChars="0"/>
              <w:rPr>
                <w:ins w:id="2408" w:author="刘全" w:date="2021-12-03T12:07:00Z"/>
                <w:rFonts w:ascii="宋体" w:hAnsi="宋体"/>
              </w:rPr>
              <w:pPrChange w:id="2409" w:author="刘全" w:date="2021-12-03T12:08:00Z">
                <w:pPr>
                  <w:pStyle w:val="af"/>
                  <w:ind w:firstLine="420"/>
                </w:pPr>
              </w:pPrChange>
            </w:pPr>
          </w:p>
        </w:tc>
        <w:tc>
          <w:tcPr>
            <w:tcW w:w="686" w:type="dxa"/>
            <w:noWrap/>
            <w:vAlign w:val="center"/>
            <w:tcPrChange w:id="2410" w:author="刘全" w:date="2021-12-07T16:19:00Z">
              <w:tcPr>
                <w:tcW w:w="686" w:type="dxa"/>
                <w:noWrap/>
              </w:tcPr>
            </w:tcPrChange>
          </w:tcPr>
          <w:p w14:paraId="15B41E01" w14:textId="77777777" w:rsidR="00D97ABC" w:rsidRPr="00FB6BE3" w:rsidRDefault="00D97ABC">
            <w:pPr>
              <w:pStyle w:val="af"/>
              <w:ind w:firstLineChars="0"/>
              <w:rPr>
                <w:ins w:id="2411" w:author="刘全" w:date="2021-12-03T12:07:00Z"/>
                <w:rFonts w:ascii="宋体" w:hAnsi="宋体"/>
              </w:rPr>
              <w:pPrChange w:id="2412" w:author="刘全" w:date="2021-12-03T12:08:00Z">
                <w:pPr>
                  <w:pStyle w:val="af"/>
                  <w:ind w:firstLine="420"/>
                </w:pPr>
              </w:pPrChange>
            </w:pPr>
          </w:p>
        </w:tc>
        <w:tc>
          <w:tcPr>
            <w:tcW w:w="530" w:type="dxa"/>
            <w:noWrap/>
            <w:vAlign w:val="center"/>
            <w:tcPrChange w:id="2413" w:author="刘全" w:date="2021-12-07T16:19:00Z">
              <w:tcPr>
                <w:tcW w:w="530" w:type="dxa"/>
                <w:noWrap/>
              </w:tcPr>
            </w:tcPrChange>
          </w:tcPr>
          <w:p w14:paraId="39EFDC9A" w14:textId="77777777" w:rsidR="00D97ABC" w:rsidRPr="00FB6BE3" w:rsidRDefault="00D97ABC">
            <w:pPr>
              <w:pStyle w:val="af"/>
              <w:ind w:firstLineChars="0"/>
              <w:rPr>
                <w:ins w:id="2414" w:author="刘全" w:date="2021-12-03T12:07:00Z"/>
                <w:rFonts w:ascii="宋体" w:hAnsi="宋体"/>
              </w:rPr>
              <w:pPrChange w:id="2415" w:author="刘全" w:date="2021-12-03T12:08:00Z">
                <w:pPr>
                  <w:pStyle w:val="af"/>
                  <w:ind w:firstLine="420"/>
                </w:pPr>
              </w:pPrChange>
            </w:pPr>
          </w:p>
        </w:tc>
        <w:tc>
          <w:tcPr>
            <w:tcW w:w="723" w:type="dxa"/>
            <w:noWrap/>
            <w:vAlign w:val="center"/>
            <w:tcPrChange w:id="2416" w:author="刘全" w:date="2021-12-07T16:19:00Z">
              <w:tcPr>
                <w:tcW w:w="723" w:type="dxa"/>
                <w:noWrap/>
              </w:tcPr>
            </w:tcPrChange>
          </w:tcPr>
          <w:p w14:paraId="41EEDF24" w14:textId="77777777" w:rsidR="00D97ABC" w:rsidRDefault="00D97ABC">
            <w:pPr>
              <w:pStyle w:val="af"/>
              <w:ind w:firstLineChars="0"/>
              <w:rPr>
                <w:ins w:id="2417" w:author="刘全" w:date="2021-12-03T12:07:00Z"/>
              </w:rPr>
              <w:pPrChange w:id="2418" w:author="刘全" w:date="2021-12-03T12:08:00Z">
                <w:pPr>
                  <w:pStyle w:val="af"/>
                  <w:ind w:firstLine="420"/>
                </w:pPr>
              </w:pPrChange>
            </w:pPr>
            <w:ins w:id="2419" w:author="刘全" w:date="2021-12-03T12:07:00Z">
              <w:r>
                <w:rPr>
                  <w:rFonts w:hint="eastAsia"/>
                </w:rPr>
                <w:t>480000</w:t>
              </w:r>
            </w:ins>
          </w:p>
          <w:p w14:paraId="03F34C7C" w14:textId="77777777" w:rsidR="00D97ABC" w:rsidRPr="00FB6BE3" w:rsidRDefault="00D97ABC">
            <w:pPr>
              <w:pStyle w:val="af"/>
              <w:ind w:firstLineChars="0"/>
              <w:rPr>
                <w:ins w:id="2420" w:author="刘全" w:date="2021-12-03T12:07:00Z"/>
                <w:rFonts w:ascii="宋体" w:hAnsi="宋体"/>
              </w:rPr>
              <w:pPrChange w:id="2421" w:author="刘全" w:date="2021-12-03T12:08:00Z">
                <w:pPr>
                  <w:pStyle w:val="af"/>
                  <w:ind w:firstLine="420"/>
                </w:pPr>
              </w:pPrChange>
            </w:pPr>
            <w:ins w:id="2422" w:author="刘全" w:date="2021-12-03T12:07:00Z">
              <w:r w:rsidRPr="00FB6BE3">
                <w:rPr>
                  <w:rFonts w:hint="eastAsia"/>
                </w:rPr>
                <w:t>008</w:t>
              </w:r>
            </w:ins>
          </w:p>
        </w:tc>
      </w:tr>
      <w:tr w:rsidR="00D97ABC" w:rsidRPr="00FB6BE3" w14:paraId="1D4D84DC" w14:textId="77777777" w:rsidTr="00975CFC">
        <w:trPr>
          <w:ins w:id="2423" w:author="刘全" w:date="2021-12-03T12:07:00Z"/>
        </w:trPr>
        <w:tc>
          <w:tcPr>
            <w:tcW w:w="866" w:type="dxa"/>
            <w:noWrap/>
            <w:vAlign w:val="center"/>
            <w:tcPrChange w:id="2424" w:author="刘全" w:date="2021-12-07T16:19:00Z">
              <w:tcPr>
                <w:tcW w:w="866" w:type="dxa"/>
                <w:noWrap/>
              </w:tcPr>
            </w:tcPrChange>
          </w:tcPr>
          <w:p w14:paraId="099B1FF9" w14:textId="77777777" w:rsidR="00D97ABC" w:rsidRDefault="00D97ABC">
            <w:pPr>
              <w:pStyle w:val="af"/>
              <w:ind w:firstLineChars="0"/>
              <w:rPr>
                <w:ins w:id="2425" w:author="刘全" w:date="2021-12-03T12:07:00Z"/>
              </w:rPr>
              <w:pPrChange w:id="2426" w:author="刘全" w:date="2021-12-03T12:08:00Z">
                <w:pPr>
                  <w:pStyle w:val="af"/>
                  <w:ind w:firstLine="420"/>
                </w:pPr>
              </w:pPrChange>
            </w:pPr>
            <w:ins w:id="2427" w:author="刘全" w:date="2021-12-03T12:07:00Z">
              <w:r>
                <w:rPr>
                  <w:rFonts w:hint="eastAsia"/>
                </w:rPr>
                <w:t>520000</w:t>
              </w:r>
            </w:ins>
          </w:p>
          <w:p w14:paraId="1F2649C8" w14:textId="77777777" w:rsidR="00D97ABC" w:rsidRPr="00FB6BE3" w:rsidRDefault="00D97ABC">
            <w:pPr>
              <w:pStyle w:val="af"/>
              <w:ind w:firstLineChars="0"/>
              <w:rPr>
                <w:ins w:id="2428" w:author="刘全" w:date="2021-12-03T12:07:00Z"/>
                <w:rFonts w:ascii="宋体" w:hAnsi="宋体"/>
              </w:rPr>
              <w:pPrChange w:id="2429" w:author="刘全" w:date="2021-12-03T12:08:00Z">
                <w:pPr>
                  <w:pStyle w:val="af"/>
                  <w:ind w:firstLine="420"/>
                </w:pPr>
              </w:pPrChange>
            </w:pPr>
            <w:ins w:id="2430" w:author="刘全" w:date="2021-12-03T12:07:00Z">
              <w:r w:rsidRPr="00FB6BE3">
                <w:rPr>
                  <w:rFonts w:hint="eastAsia"/>
                </w:rPr>
                <w:t>013</w:t>
              </w:r>
            </w:ins>
          </w:p>
        </w:tc>
        <w:tc>
          <w:tcPr>
            <w:tcW w:w="866" w:type="dxa"/>
            <w:noWrap/>
            <w:vAlign w:val="center"/>
            <w:tcPrChange w:id="2431" w:author="刘全" w:date="2021-12-07T16:19:00Z">
              <w:tcPr>
                <w:tcW w:w="866" w:type="dxa"/>
                <w:noWrap/>
              </w:tcPr>
            </w:tcPrChange>
          </w:tcPr>
          <w:p w14:paraId="1AE94B96" w14:textId="77777777" w:rsidR="00D97ABC" w:rsidRDefault="00D97ABC">
            <w:pPr>
              <w:pStyle w:val="af"/>
              <w:ind w:firstLineChars="0"/>
              <w:rPr>
                <w:ins w:id="2432" w:author="刘全" w:date="2021-12-03T12:07:00Z"/>
              </w:rPr>
              <w:pPrChange w:id="2433" w:author="刘全" w:date="2021-12-03T12:08:00Z">
                <w:pPr>
                  <w:pStyle w:val="af"/>
                  <w:ind w:firstLine="420"/>
                </w:pPr>
              </w:pPrChange>
            </w:pPr>
            <w:ins w:id="2434" w:author="刘全" w:date="2021-12-03T12:07:00Z">
              <w:r>
                <w:rPr>
                  <w:rFonts w:hint="eastAsia"/>
                </w:rPr>
                <w:t>200000</w:t>
              </w:r>
            </w:ins>
          </w:p>
          <w:p w14:paraId="03056960" w14:textId="77777777" w:rsidR="00D97ABC" w:rsidRPr="00FB6BE3" w:rsidRDefault="00D97ABC">
            <w:pPr>
              <w:pStyle w:val="af"/>
              <w:ind w:firstLineChars="0"/>
              <w:rPr>
                <w:ins w:id="2435" w:author="刘全" w:date="2021-12-03T12:07:00Z"/>
                <w:rFonts w:ascii="宋体" w:hAnsi="宋体"/>
              </w:rPr>
              <w:pPrChange w:id="2436" w:author="刘全" w:date="2021-12-03T12:08:00Z">
                <w:pPr>
                  <w:pStyle w:val="af"/>
                  <w:ind w:firstLine="420"/>
                </w:pPr>
              </w:pPrChange>
            </w:pPr>
            <w:ins w:id="2437" w:author="刘全" w:date="2021-12-03T12:07:00Z">
              <w:r w:rsidRPr="00FB6BE3">
                <w:rPr>
                  <w:rFonts w:hint="eastAsia"/>
                </w:rPr>
                <w:t>187</w:t>
              </w:r>
            </w:ins>
          </w:p>
        </w:tc>
        <w:tc>
          <w:tcPr>
            <w:tcW w:w="1073" w:type="dxa"/>
            <w:noWrap/>
            <w:vAlign w:val="center"/>
            <w:tcPrChange w:id="2438" w:author="刘全" w:date="2021-12-07T16:19:00Z">
              <w:tcPr>
                <w:tcW w:w="1073" w:type="dxa"/>
                <w:noWrap/>
              </w:tcPr>
            </w:tcPrChange>
          </w:tcPr>
          <w:p w14:paraId="01A83DFA" w14:textId="77777777" w:rsidR="00D97ABC" w:rsidRPr="00FB6BE3" w:rsidRDefault="00D97ABC">
            <w:pPr>
              <w:pStyle w:val="af"/>
              <w:ind w:firstLineChars="0"/>
              <w:rPr>
                <w:ins w:id="2439" w:author="刘全" w:date="2021-12-03T12:07:00Z"/>
                <w:rFonts w:ascii="宋体" w:hAnsi="宋体"/>
              </w:rPr>
              <w:pPrChange w:id="2440" w:author="刘全" w:date="2021-12-03T12:08:00Z">
                <w:pPr>
                  <w:pStyle w:val="af"/>
                  <w:ind w:firstLine="420"/>
                </w:pPr>
              </w:pPrChange>
            </w:pPr>
            <w:ins w:id="2441" w:author="刘全" w:date="2021-12-03T12:07:00Z">
              <w:r w:rsidRPr="00FB6BE3">
                <w:rPr>
                  <w:rFonts w:hint="eastAsia"/>
                </w:rPr>
                <w:t>新建村中转场</w:t>
              </w:r>
            </w:ins>
          </w:p>
        </w:tc>
        <w:tc>
          <w:tcPr>
            <w:tcW w:w="1046" w:type="dxa"/>
            <w:noWrap/>
            <w:vAlign w:val="center"/>
            <w:tcPrChange w:id="2442" w:author="刘全" w:date="2021-12-07T16:19:00Z">
              <w:tcPr>
                <w:tcW w:w="1046" w:type="dxa"/>
                <w:noWrap/>
              </w:tcPr>
            </w:tcPrChange>
          </w:tcPr>
          <w:p w14:paraId="2E5E58D8" w14:textId="77777777" w:rsidR="00D97ABC" w:rsidRPr="00FB6BE3" w:rsidRDefault="00D97ABC">
            <w:pPr>
              <w:pStyle w:val="af"/>
              <w:ind w:firstLineChars="0"/>
              <w:rPr>
                <w:ins w:id="2443" w:author="刘全" w:date="2021-12-03T12:07:00Z"/>
                <w:rFonts w:ascii="宋体" w:hAnsi="宋体"/>
              </w:rPr>
              <w:pPrChange w:id="2444" w:author="刘全" w:date="2021-12-03T12:08:00Z">
                <w:pPr>
                  <w:pStyle w:val="af"/>
                  <w:ind w:firstLine="420"/>
                </w:pPr>
              </w:pPrChange>
            </w:pPr>
            <w:ins w:id="2445" w:author="刘全" w:date="2021-12-03T12:07:00Z">
              <w:r w:rsidRPr="00FB6BE3">
                <w:rPr>
                  <w:rFonts w:hint="eastAsia"/>
                </w:rPr>
                <w:t>540030210</w:t>
              </w:r>
            </w:ins>
          </w:p>
        </w:tc>
        <w:tc>
          <w:tcPr>
            <w:tcW w:w="1030" w:type="dxa"/>
            <w:noWrap/>
            <w:vAlign w:val="center"/>
            <w:tcPrChange w:id="2446" w:author="刘全" w:date="2021-12-07T16:19:00Z">
              <w:tcPr>
                <w:tcW w:w="1030" w:type="dxa"/>
                <w:noWrap/>
              </w:tcPr>
            </w:tcPrChange>
          </w:tcPr>
          <w:p w14:paraId="748329B5" w14:textId="77777777" w:rsidR="00D97ABC" w:rsidRPr="00FB6BE3" w:rsidRDefault="00D97ABC">
            <w:pPr>
              <w:pStyle w:val="af"/>
              <w:ind w:firstLineChars="0"/>
              <w:rPr>
                <w:ins w:id="2447" w:author="刘全" w:date="2021-12-03T12:07:00Z"/>
                <w:rFonts w:ascii="宋体" w:hAnsi="宋体"/>
              </w:rPr>
              <w:pPrChange w:id="2448" w:author="刘全" w:date="2021-12-03T12:08:00Z">
                <w:pPr>
                  <w:pStyle w:val="af"/>
                  <w:ind w:firstLine="420"/>
                </w:pPr>
              </w:pPrChange>
            </w:pPr>
            <w:ins w:id="2449" w:author="刘全" w:date="2021-12-03T12:07:00Z">
              <w:r w:rsidRPr="00FB6BE3">
                <w:rPr>
                  <w:rFonts w:hint="eastAsia"/>
                </w:rPr>
                <w:t>540030210</w:t>
              </w:r>
            </w:ins>
          </w:p>
        </w:tc>
        <w:tc>
          <w:tcPr>
            <w:tcW w:w="530" w:type="dxa"/>
            <w:noWrap/>
            <w:vAlign w:val="center"/>
            <w:tcPrChange w:id="2450" w:author="刘全" w:date="2021-12-07T16:19:00Z">
              <w:tcPr>
                <w:tcW w:w="530" w:type="dxa"/>
                <w:noWrap/>
              </w:tcPr>
            </w:tcPrChange>
          </w:tcPr>
          <w:p w14:paraId="66E3EA3E" w14:textId="77777777" w:rsidR="00D97ABC" w:rsidRPr="00FB6BE3" w:rsidRDefault="00D97ABC">
            <w:pPr>
              <w:pStyle w:val="af"/>
              <w:ind w:firstLineChars="0"/>
              <w:rPr>
                <w:ins w:id="2451" w:author="刘全" w:date="2021-12-03T12:07:00Z"/>
                <w:rFonts w:ascii="宋体" w:hAnsi="宋体"/>
              </w:rPr>
              <w:pPrChange w:id="2452" w:author="刘全" w:date="2021-12-03T12:08:00Z">
                <w:pPr>
                  <w:pStyle w:val="af"/>
                  <w:ind w:firstLine="420"/>
                </w:pPr>
              </w:pPrChange>
            </w:pPr>
            <w:ins w:id="2453" w:author="刘全" w:date="2021-12-03T12:07:00Z">
              <w:r w:rsidRPr="00FB6BE3">
                <w:rPr>
                  <w:rFonts w:hint="eastAsia"/>
                </w:rPr>
                <w:t>24001</w:t>
              </w:r>
            </w:ins>
          </w:p>
        </w:tc>
        <w:tc>
          <w:tcPr>
            <w:tcW w:w="444" w:type="dxa"/>
            <w:noWrap/>
            <w:vAlign w:val="center"/>
            <w:tcPrChange w:id="2454" w:author="刘全" w:date="2021-12-07T16:19:00Z">
              <w:tcPr>
                <w:tcW w:w="444" w:type="dxa"/>
                <w:noWrap/>
              </w:tcPr>
            </w:tcPrChange>
          </w:tcPr>
          <w:p w14:paraId="509E3AE4" w14:textId="77777777" w:rsidR="00D97ABC" w:rsidRPr="00FB6BE3" w:rsidRDefault="00D97ABC">
            <w:pPr>
              <w:pStyle w:val="af"/>
              <w:ind w:firstLineChars="0"/>
              <w:rPr>
                <w:ins w:id="2455" w:author="刘全" w:date="2021-12-03T12:07:00Z"/>
                <w:rFonts w:ascii="宋体" w:hAnsi="宋体"/>
              </w:rPr>
              <w:pPrChange w:id="2456" w:author="刘全" w:date="2021-12-03T12:08:00Z">
                <w:pPr>
                  <w:pStyle w:val="af"/>
                  <w:ind w:firstLine="420"/>
                </w:pPr>
              </w:pPrChange>
            </w:pPr>
            <w:ins w:id="2457" w:author="刘全" w:date="2021-12-03T12:07:00Z">
              <w:r w:rsidRPr="00FB6BE3">
                <w:rPr>
                  <w:rFonts w:hint="eastAsia"/>
                </w:rPr>
                <w:t>0</w:t>
              </w:r>
            </w:ins>
          </w:p>
        </w:tc>
        <w:tc>
          <w:tcPr>
            <w:tcW w:w="1010" w:type="dxa"/>
            <w:noWrap/>
            <w:vAlign w:val="center"/>
            <w:tcPrChange w:id="2458" w:author="刘全" w:date="2021-12-07T16:19:00Z">
              <w:tcPr>
                <w:tcW w:w="1010" w:type="dxa"/>
                <w:noWrap/>
              </w:tcPr>
            </w:tcPrChange>
          </w:tcPr>
          <w:p w14:paraId="61462C05" w14:textId="77777777" w:rsidR="00D97ABC" w:rsidRPr="00FB6BE3" w:rsidRDefault="00D97ABC">
            <w:pPr>
              <w:pStyle w:val="af"/>
              <w:ind w:firstLineChars="0"/>
              <w:rPr>
                <w:ins w:id="2459" w:author="刘全" w:date="2021-12-03T12:07:00Z"/>
                <w:rFonts w:ascii="宋体" w:hAnsi="宋体"/>
              </w:rPr>
              <w:pPrChange w:id="2460" w:author="刘全" w:date="2021-12-03T12:08:00Z">
                <w:pPr>
                  <w:pStyle w:val="af"/>
                  <w:ind w:firstLine="420"/>
                </w:pPr>
              </w:pPrChange>
            </w:pPr>
            <w:ins w:id="2461" w:author="刘全" w:date="2021-12-03T12:07:00Z">
              <w:r w:rsidRPr="00FB6BE3">
                <w:rPr>
                  <w:rFonts w:hint="eastAsia"/>
                </w:rPr>
                <w:t>8140000</w:t>
              </w:r>
            </w:ins>
          </w:p>
        </w:tc>
        <w:tc>
          <w:tcPr>
            <w:tcW w:w="404" w:type="dxa"/>
            <w:noWrap/>
            <w:vAlign w:val="center"/>
            <w:tcPrChange w:id="2462" w:author="刘全" w:date="2021-12-07T16:19:00Z">
              <w:tcPr>
                <w:tcW w:w="404" w:type="dxa"/>
                <w:noWrap/>
              </w:tcPr>
            </w:tcPrChange>
          </w:tcPr>
          <w:p w14:paraId="5C13AAEF" w14:textId="77777777" w:rsidR="00D97ABC" w:rsidRPr="00FB6BE3" w:rsidRDefault="00D97ABC">
            <w:pPr>
              <w:pStyle w:val="af"/>
              <w:ind w:firstLineChars="0"/>
              <w:rPr>
                <w:ins w:id="2463" w:author="刘全" w:date="2021-12-03T12:07:00Z"/>
                <w:rFonts w:ascii="宋体" w:hAnsi="宋体"/>
              </w:rPr>
              <w:pPrChange w:id="2464" w:author="刘全" w:date="2021-12-03T12:08:00Z">
                <w:pPr>
                  <w:pStyle w:val="af"/>
                  <w:ind w:firstLine="420"/>
                </w:pPr>
              </w:pPrChange>
            </w:pPr>
          </w:p>
        </w:tc>
        <w:tc>
          <w:tcPr>
            <w:tcW w:w="686" w:type="dxa"/>
            <w:noWrap/>
            <w:vAlign w:val="center"/>
            <w:tcPrChange w:id="2465" w:author="刘全" w:date="2021-12-07T16:19:00Z">
              <w:tcPr>
                <w:tcW w:w="686" w:type="dxa"/>
                <w:noWrap/>
              </w:tcPr>
            </w:tcPrChange>
          </w:tcPr>
          <w:p w14:paraId="79917AF9" w14:textId="77777777" w:rsidR="00D97ABC" w:rsidRPr="00FB6BE3" w:rsidRDefault="00D97ABC">
            <w:pPr>
              <w:pStyle w:val="af"/>
              <w:ind w:firstLineChars="0"/>
              <w:rPr>
                <w:ins w:id="2466" w:author="刘全" w:date="2021-12-03T12:07:00Z"/>
                <w:rFonts w:ascii="宋体" w:hAnsi="宋体"/>
              </w:rPr>
              <w:pPrChange w:id="2467" w:author="刘全" w:date="2021-12-03T12:08:00Z">
                <w:pPr>
                  <w:pStyle w:val="af"/>
                  <w:ind w:firstLine="420"/>
                </w:pPr>
              </w:pPrChange>
            </w:pPr>
            <w:ins w:id="2468" w:author="刘全" w:date="2021-12-03T12:07:00Z">
              <w:r w:rsidRPr="00FB6BE3">
                <w:rPr>
                  <w:rFonts w:hint="eastAsia"/>
                </w:rPr>
                <w:t>400000</w:t>
              </w:r>
            </w:ins>
          </w:p>
        </w:tc>
        <w:tc>
          <w:tcPr>
            <w:tcW w:w="530" w:type="dxa"/>
            <w:noWrap/>
            <w:vAlign w:val="center"/>
            <w:tcPrChange w:id="2469" w:author="刘全" w:date="2021-12-07T16:19:00Z">
              <w:tcPr>
                <w:tcW w:w="530" w:type="dxa"/>
                <w:noWrap/>
              </w:tcPr>
            </w:tcPrChange>
          </w:tcPr>
          <w:p w14:paraId="5D278EBA" w14:textId="77777777" w:rsidR="00D97ABC" w:rsidRPr="00FB6BE3" w:rsidRDefault="00D97ABC">
            <w:pPr>
              <w:pStyle w:val="af"/>
              <w:ind w:firstLineChars="0"/>
              <w:rPr>
                <w:ins w:id="2470" w:author="刘全" w:date="2021-12-03T12:07:00Z"/>
                <w:rFonts w:ascii="宋体" w:hAnsi="宋体"/>
              </w:rPr>
              <w:pPrChange w:id="2471" w:author="刘全" w:date="2021-12-03T12:08:00Z">
                <w:pPr>
                  <w:pStyle w:val="af"/>
                  <w:ind w:firstLine="420"/>
                </w:pPr>
              </w:pPrChange>
            </w:pPr>
            <w:ins w:id="2472" w:author="刘全" w:date="2021-12-03T12:07:00Z">
              <w:r w:rsidRPr="00FB6BE3">
                <w:rPr>
                  <w:rFonts w:hint="eastAsia"/>
                </w:rPr>
                <w:t>8000</w:t>
              </w:r>
            </w:ins>
          </w:p>
        </w:tc>
        <w:tc>
          <w:tcPr>
            <w:tcW w:w="723" w:type="dxa"/>
            <w:noWrap/>
            <w:vAlign w:val="center"/>
            <w:tcPrChange w:id="2473" w:author="刘全" w:date="2021-12-07T16:19:00Z">
              <w:tcPr>
                <w:tcW w:w="723" w:type="dxa"/>
                <w:noWrap/>
              </w:tcPr>
            </w:tcPrChange>
          </w:tcPr>
          <w:p w14:paraId="519B618B" w14:textId="77777777" w:rsidR="00D97ABC" w:rsidRDefault="00D97ABC">
            <w:pPr>
              <w:pStyle w:val="af"/>
              <w:ind w:firstLineChars="0"/>
              <w:rPr>
                <w:ins w:id="2474" w:author="刘全" w:date="2021-12-03T12:07:00Z"/>
              </w:rPr>
              <w:pPrChange w:id="2475" w:author="刘全" w:date="2021-12-03T12:08:00Z">
                <w:pPr>
                  <w:pStyle w:val="af"/>
                  <w:ind w:firstLine="420"/>
                </w:pPr>
              </w:pPrChange>
            </w:pPr>
            <w:ins w:id="2476" w:author="刘全" w:date="2021-12-03T12:07:00Z">
              <w:r>
                <w:rPr>
                  <w:rFonts w:hint="eastAsia"/>
                </w:rPr>
                <w:t>480000</w:t>
              </w:r>
            </w:ins>
          </w:p>
          <w:p w14:paraId="50F9E185" w14:textId="77777777" w:rsidR="00D97ABC" w:rsidRPr="00FB6BE3" w:rsidRDefault="00D97ABC">
            <w:pPr>
              <w:pStyle w:val="af"/>
              <w:ind w:firstLineChars="0"/>
              <w:rPr>
                <w:ins w:id="2477" w:author="刘全" w:date="2021-12-03T12:07:00Z"/>
                <w:rFonts w:ascii="宋体" w:hAnsi="宋体"/>
              </w:rPr>
              <w:pPrChange w:id="2478" w:author="刘全" w:date="2021-12-03T12:08:00Z">
                <w:pPr>
                  <w:pStyle w:val="af"/>
                  <w:ind w:firstLine="420"/>
                </w:pPr>
              </w:pPrChange>
            </w:pPr>
            <w:ins w:id="2479" w:author="刘全" w:date="2021-12-03T12:07:00Z">
              <w:r w:rsidRPr="00FB6BE3">
                <w:rPr>
                  <w:rFonts w:hint="eastAsia"/>
                </w:rPr>
                <w:t>012</w:t>
              </w:r>
            </w:ins>
          </w:p>
        </w:tc>
      </w:tr>
      <w:tr w:rsidR="00D97ABC" w:rsidRPr="00FB6BE3" w14:paraId="294464A3" w14:textId="77777777" w:rsidTr="00975CFC">
        <w:trPr>
          <w:ins w:id="2480" w:author="刘全" w:date="2021-12-03T12:07:00Z"/>
        </w:trPr>
        <w:tc>
          <w:tcPr>
            <w:tcW w:w="866" w:type="dxa"/>
            <w:noWrap/>
            <w:vAlign w:val="center"/>
            <w:tcPrChange w:id="2481" w:author="刘全" w:date="2021-12-07T16:19:00Z">
              <w:tcPr>
                <w:tcW w:w="866" w:type="dxa"/>
                <w:noWrap/>
              </w:tcPr>
            </w:tcPrChange>
          </w:tcPr>
          <w:p w14:paraId="41EEA1B8" w14:textId="77777777" w:rsidR="00D97ABC" w:rsidRDefault="00D97ABC">
            <w:pPr>
              <w:pStyle w:val="af"/>
              <w:ind w:firstLineChars="0"/>
              <w:rPr>
                <w:ins w:id="2482" w:author="刘全" w:date="2021-12-03T12:07:00Z"/>
              </w:rPr>
              <w:pPrChange w:id="2483" w:author="刘全" w:date="2021-12-03T12:08:00Z">
                <w:pPr>
                  <w:pStyle w:val="af"/>
                  <w:ind w:firstLine="420"/>
                </w:pPr>
              </w:pPrChange>
            </w:pPr>
            <w:ins w:id="2484" w:author="刘全" w:date="2021-12-03T12:07:00Z">
              <w:r>
                <w:rPr>
                  <w:rFonts w:hint="eastAsia"/>
                </w:rPr>
                <w:t>520000</w:t>
              </w:r>
            </w:ins>
          </w:p>
          <w:p w14:paraId="7ABEF9B7" w14:textId="77777777" w:rsidR="00D97ABC" w:rsidRPr="00FB6BE3" w:rsidRDefault="00D97ABC">
            <w:pPr>
              <w:pStyle w:val="af"/>
              <w:ind w:firstLineChars="0"/>
              <w:rPr>
                <w:ins w:id="2485" w:author="刘全" w:date="2021-12-03T12:07:00Z"/>
                <w:rFonts w:ascii="宋体" w:hAnsi="宋体"/>
              </w:rPr>
              <w:pPrChange w:id="2486" w:author="刘全" w:date="2021-12-03T12:08:00Z">
                <w:pPr>
                  <w:pStyle w:val="af"/>
                  <w:ind w:firstLine="420"/>
                </w:pPr>
              </w:pPrChange>
            </w:pPr>
            <w:ins w:id="2487" w:author="刘全" w:date="2021-12-03T12:07:00Z">
              <w:r w:rsidRPr="00FB6BE3">
                <w:rPr>
                  <w:rFonts w:hint="eastAsia"/>
                </w:rPr>
                <w:t>014</w:t>
              </w:r>
            </w:ins>
          </w:p>
        </w:tc>
        <w:tc>
          <w:tcPr>
            <w:tcW w:w="866" w:type="dxa"/>
            <w:noWrap/>
            <w:vAlign w:val="center"/>
            <w:tcPrChange w:id="2488" w:author="刘全" w:date="2021-12-07T16:19:00Z">
              <w:tcPr>
                <w:tcW w:w="866" w:type="dxa"/>
                <w:noWrap/>
              </w:tcPr>
            </w:tcPrChange>
          </w:tcPr>
          <w:p w14:paraId="0B7ED493" w14:textId="77777777" w:rsidR="00D97ABC" w:rsidRDefault="00D97ABC">
            <w:pPr>
              <w:pStyle w:val="af"/>
              <w:ind w:firstLineChars="0"/>
              <w:rPr>
                <w:ins w:id="2489" w:author="刘全" w:date="2021-12-03T12:07:00Z"/>
              </w:rPr>
              <w:pPrChange w:id="2490" w:author="刘全" w:date="2021-12-03T12:08:00Z">
                <w:pPr>
                  <w:pStyle w:val="af"/>
                  <w:ind w:firstLine="420"/>
                </w:pPr>
              </w:pPrChange>
            </w:pPr>
            <w:ins w:id="2491" w:author="刘全" w:date="2021-12-03T12:07:00Z">
              <w:r>
                <w:rPr>
                  <w:rFonts w:hint="eastAsia"/>
                </w:rPr>
                <w:t>200000</w:t>
              </w:r>
            </w:ins>
          </w:p>
          <w:p w14:paraId="1BADBEE1" w14:textId="77777777" w:rsidR="00D97ABC" w:rsidRPr="00FB6BE3" w:rsidRDefault="00D97ABC">
            <w:pPr>
              <w:pStyle w:val="af"/>
              <w:ind w:firstLineChars="0"/>
              <w:rPr>
                <w:ins w:id="2492" w:author="刘全" w:date="2021-12-03T12:07:00Z"/>
                <w:rFonts w:ascii="宋体" w:hAnsi="宋体"/>
              </w:rPr>
              <w:pPrChange w:id="2493" w:author="刘全" w:date="2021-12-03T12:08:00Z">
                <w:pPr>
                  <w:pStyle w:val="af"/>
                  <w:ind w:firstLine="420"/>
                </w:pPr>
              </w:pPrChange>
            </w:pPr>
            <w:ins w:id="2494" w:author="刘全" w:date="2021-12-03T12:07:00Z">
              <w:r w:rsidRPr="00FB6BE3">
                <w:rPr>
                  <w:rFonts w:hint="eastAsia"/>
                </w:rPr>
                <w:t>189</w:t>
              </w:r>
            </w:ins>
          </w:p>
        </w:tc>
        <w:tc>
          <w:tcPr>
            <w:tcW w:w="1073" w:type="dxa"/>
            <w:noWrap/>
            <w:vAlign w:val="center"/>
            <w:tcPrChange w:id="2495" w:author="刘全" w:date="2021-12-07T16:19:00Z">
              <w:tcPr>
                <w:tcW w:w="1073" w:type="dxa"/>
                <w:noWrap/>
              </w:tcPr>
            </w:tcPrChange>
          </w:tcPr>
          <w:p w14:paraId="73808F68" w14:textId="77777777" w:rsidR="00D97ABC" w:rsidRPr="00FB6BE3" w:rsidRDefault="00D97ABC">
            <w:pPr>
              <w:pStyle w:val="af"/>
              <w:ind w:firstLineChars="0"/>
              <w:rPr>
                <w:ins w:id="2496" w:author="刘全" w:date="2021-12-03T12:07:00Z"/>
                <w:rFonts w:ascii="宋体" w:hAnsi="宋体"/>
              </w:rPr>
              <w:pPrChange w:id="2497" w:author="刘全" w:date="2021-12-03T12:08:00Z">
                <w:pPr>
                  <w:pStyle w:val="af"/>
                  <w:ind w:firstLine="420"/>
                </w:pPr>
              </w:pPrChange>
            </w:pPr>
            <w:ins w:id="2498" w:author="刘全" w:date="2021-12-03T12:07:00Z">
              <w:r w:rsidRPr="00FB6BE3">
                <w:rPr>
                  <w:rFonts w:hint="eastAsia"/>
                </w:rPr>
                <w:t>荒田弃渣场</w:t>
              </w:r>
            </w:ins>
          </w:p>
        </w:tc>
        <w:tc>
          <w:tcPr>
            <w:tcW w:w="1046" w:type="dxa"/>
            <w:noWrap/>
            <w:vAlign w:val="center"/>
            <w:tcPrChange w:id="2499" w:author="刘全" w:date="2021-12-07T16:19:00Z">
              <w:tcPr>
                <w:tcW w:w="1046" w:type="dxa"/>
                <w:noWrap/>
              </w:tcPr>
            </w:tcPrChange>
          </w:tcPr>
          <w:p w14:paraId="260A8889" w14:textId="77777777" w:rsidR="00D97ABC" w:rsidRPr="00FB6BE3" w:rsidRDefault="00D97ABC">
            <w:pPr>
              <w:pStyle w:val="af"/>
              <w:ind w:firstLineChars="0"/>
              <w:rPr>
                <w:ins w:id="2500" w:author="刘全" w:date="2021-12-03T12:07:00Z"/>
                <w:rFonts w:ascii="宋体" w:hAnsi="宋体"/>
              </w:rPr>
              <w:pPrChange w:id="2501" w:author="刘全" w:date="2021-12-03T12:08:00Z">
                <w:pPr>
                  <w:pStyle w:val="af"/>
                  <w:ind w:firstLine="420"/>
                </w:pPr>
              </w:pPrChange>
            </w:pPr>
            <w:ins w:id="2502" w:author="刘全" w:date="2021-12-03T12:07:00Z">
              <w:r w:rsidRPr="00FB6BE3">
                <w:rPr>
                  <w:rFonts w:hint="eastAsia"/>
                </w:rPr>
                <w:t>540010000</w:t>
              </w:r>
            </w:ins>
          </w:p>
        </w:tc>
        <w:tc>
          <w:tcPr>
            <w:tcW w:w="1030" w:type="dxa"/>
            <w:noWrap/>
            <w:vAlign w:val="center"/>
            <w:tcPrChange w:id="2503" w:author="刘全" w:date="2021-12-07T16:19:00Z">
              <w:tcPr>
                <w:tcW w:w="1030" w:type="dxa"/>
                <w:noWrap/>
              </w:tcPr>
            </w:tcPrChange>
          </w:tcPr>
          <w:p w14:paraId="7D24BE11" w14:textId="77777777" w:rsidR="00D97ABC" w:rsidRPr="00FB6BE3" w:rsidRDefault="00D97ABC">
            <w:pPr>
              <w:pStyle w:val="af"/>
              <w:ind w:firstLineChars="0"/>
              <w:rPr>
                <w:ins w:id="2504" w:author="刘全" w:date="2021-12-03T12:07:00Z"/>
                <w:rFonts w:ascii="宋体" w:hAnsi="宋体"/>
              </w:rPr>
              <w:pPrChange w:id="2505" w:author="刘全" w:date="2021-12-03T12:08:00Z">
                <w:pPr>
                  <w:pStyle w:val="af"/>
                  <w:ind w:firstLine="420"/>
                </w:pPr>
              </w:pPrChange>
            </w:pPr>
          </w:p>
        </w:tc>
        <w:tc>
          <w:tcPr>
            <w:tcW w:w="530" w:type="dxa"/>
            <w:noWrap/>
            <w:vAlign w:val="center"/>
            <w:tcPrChange w:id="2506" w:author="刘全" w:date="2021-12-07T16:19:00Z">
              <w:tcPr>
                <w:tcW w:w="530" w:type="dxa"/>
                <w:noWrap/>
              </w:tcPr>
            </w:tcPrChange>
          </w:tcPr>
          <w:p w14:paraId="059C8B44" w14:textId="77777777" w:rsidR="00D97ABC" w:rsidRPr="00FB6BE3" w:rsidRDefault="00D97ABC">
            <w:pPr>
              <w:pStyle w:val="af"/>
              <w:ind w:firstLineChars="0"/>
              <w:rPr>
                <w:ins w:id="2507" w:author="刘全" w:date="2021-12-03T12:07:00Z"/>
                <w:rFonts w:ascii="宋体" w:hAnsi="宋体"/>
              </w:rPr>
              <w:pPrChange w:id="2508" w:author="刘全" w:date="2021-12-03T12:08:00Z">
                <w:pPr>
                  <w:pStyle w:val="af"/>
                  <w:ind w:firstLine="420"/>
                </w:pPr>
              </w:pPrChange>
            </w:pPr>
            <w:ins w:id="2509" w:author="刘全" w:date="2021-12-03T12:07:00Z">
              <w:r w:rsidRPr="00FB6BE3">
                <w:rPr>
                  <w:rFonts w:hint="eastAsia"/>
                </w:rPr>
                <w:t>24002</w:t>
              </w:r>
            </w:ins>
          </w:p>
        </w:tc>
        <w:tc>
          <w:tcPr>
            <w:tcW w:w="444" w:type="dxa"/>
            <w:noWrap/>
            <w:vAlign w:val="center"/>
            <w:tcPrChange w:id="2510" w:author="刘全" w:date="2021-12-07T16:19:00Z">
              <w:tcPr>
                <w:tcW w:w="444" w:type="dxa"/>
                <w:noWrap/>
              </w:tcPr>
            </w:tcPrChange>
          </w:tcPr>
          <w:p w14:paraId="61975132" w14:textId="77777777" w:rsidR="00D97ABC" w:rsidRPr="00FB6BE3" w:rsidRDefault="00D97ABC">
            <w:pPr>
              <w:pStyle w:val="af"/>
              <w:ind w:firstLineChars="0"/>
              <w:rPr>
                <w:ins w:id="2511" w:author="刘全" w:date="2021-12-03T12:07:00Z"/>
                <w:rFonts w:ascii="宋体" w:hAnsi="宋体"/>
              </w:rPr>
              <w:pPrChange w:id="2512" w:author="刘全" w:date="2021-12-03T12:08:00Z">
                <w:pPr>
                  <w:pStyle w:val="af"/>
                  <w:ind w:firstLine="420"/>
                </w:pPr>
              </w:pPrChange>
            </w:pPr>
            <w:ins w:id="2513" w:author="刘全" w:date="2021-12-03T12:07:00Z">
              <w:r w:rsidRPr="00FB6BE3">
                <w:rPr>
                  <w:rFonts w:hint="eastAsia"/>
                </w:rPr>
                <w:t>0</w:t>
              </w:r>
            </w:ins>
          </w:p>
        </w:tc>
        <w:tc>
          <w:tcPr>
            <w:tcW w:w="1010" w:type="dxa"/>
            <w:noWrap/>
            <w:vAlign w:val="center"/>
            <w:tcPrChange w:id="2514" w:author="刘全" w:date="2021-12-07T16:19:00Z">
              <w:tcPr>
                <w:tcW w:w="1010" w:type="dxa"/>
                <w:noWrap/>
              </w:tcPr>
            </w:tcPrChange>
          </w:tcPr>
          <w:p w14:paraId="0512CC6D" w14:textId="77777777" w:rsidR="00D97ABC" w:rsidRPr="00FB6BE3" w:rsidRDefault="00D97ABC">
            <w:pPr>
              <w:pStyle w:val="af"/>
              <w:ind w:firstLineChars="0"/>
              <w:rPr>
                <w:ins w:id="2515" w:author="刘全" w:date="2021-12-03T12:07:00Z"/>
                <w:rFonts w:ascii="宋体" w:hAnsi="宋体"/>
              </w:rPr>
              <w:pPrChange w:id="2516" w:author="刘全" w:date="2021-12-03T12:08:00Z">
                <w:pPr>
                  <w:pStyle w:val="af"/>
                  <w:ind w:firstLine="420"/>
                </w:pPr>
              </w:pPrChange>
            </w:pPr>
            <w:ins w:id="2517" w:author="刘全" w:date="2021-12-03T12:07:00Z">
              <w:r w:rsidRPr="00FB6BE3">
                <w:rPr>
                  <w:rFonts w:hint="eastAsia"/>
                </w:rPr>
                <w:t>1490000</w:t>
              </w:r>
            </w:ins>
          </w:p>
        </w:tc>
        <w:tc>
          <w:tcPr>
            <w:tcW w:w="404" w:type="dxa"/>
            <w:noWrap/>
            <w:vAlign w:val="center"/>
            <w:tcPrChange w:id="2518" w:author="刘全" w:date="2021-12-07T16:19:00Z">
              <w:tcPr>
                <w:tcW w:w="404" w:type="dxa"/>
                <w:noWrap/>
              </w:tcPr>
            </w:tcPrChange>
          </w:tcPr>
          <w:p w14:paraId="3D391C3B" w14:textId="77777777" w:rsidR="00D97ABC" w:rsidRPr="00FB6BE3" w:rsidRDefault="00D97ABC">
            <w:pPr>
              <w:pStyle w:val="af"/>
              <w:ind w:firstLineChars="0"/>
              <w:rPr>
                <w:ins w:id="2519" w:author="刘全" w:date="2021-12-03T12:07:00Z"/>
                <w:rFonts w:ascii="宋体" w:hAnsi="宋体"/>
              </w:rPr>
              <w:pPrChange w:id="2520" w:author="刘全" w:date="2021-12-03T12:08:00Z">
                <w:pPr>
                  <w:pStyle w:val="af"/>
                  <w:ind w:firstLine="420"/>
                </w:pPr>
              </w:pPrChange>
            </w:pPr>
          </w:p>
        </w:tc>
        <w:tc>
          <w:tcPr>
            <w:tcW w:w="686" w:type="dxa"/>
            <w:noWrap/>
            <w:vAlign w:val="center"/>
            <w:tcPrChange w:id="2521" w:author="刘全" w:date="2021-12-07T16:19:00Z">
              <w:tcPr>
                <w:tcW w:w="686" w:type="dxa"/>
                <w:noWrap/>
              </w:tcPr>
            </w:tcPrChange>
          </w:tcPr>
          <w:p w14:paraId="52FCEAD5" w14:textId="77777777" w:rsidR="00D97ABC" w:rsidRPr="00FB6BE3" w:rsidRDefault="00D97ABC">
            <w:pPr>
              <w:pStyle w:val="af"/>
              <w:ind w:firstLineChars="0"/>
              <w:rPr>
                <w:ins w:id="2522" w:author="刘全" w:date="2021-12-03T12:07:00Z"/>
                <w:rFonts w:ascii="宋体" w:hAnsi="宋体"/>
              </w:rPr>
              <w:pPrChange w:id="2523" w:author="刘全" w:date="2021-12-03T12:08:00Z">
                <w:pPr>
                  <w:pStyle w:val="af"/>
                  <w:ind w:firstLine="420"/>
                </w:pPr>
              </w:pPrChange>
            </w:pPr>
          </w:p>
        </w:tc>
        <w:tc>
          <w:tcPr>
            <w:tcW w:w="530" w:type="dxa"/>
            <w:noWrap/>
            <w:vAlign w:val="center"/>
            <w:tcPrChange w:id="2524" w:author="刘全" w:date="2021-12-07T16:19:00Z">
              <w:tcPr>
                <w:tcW w:w="530" w:type="dxa"/>
                <w:noWrap/>
              </w:tcPr>
            </w:tcPrChange>
          </w:tcPr>
          <w:p w14:paraId="4BC9E0B1" w14:textId="77777777" w:rsidR="00D97ABC" w:rsidRPr="00FB6BE3" w:rsidRDefault="00D97ABC">
            <w:pPr>
              <w:pStyle w:val="af"/>
              <w:ind w:firstLineChars="0"/>
              <w:rPr>
                <w:ins w:id="2525" w:author="刘全" w:date="2021-12-03T12:07:00Z"/>
                <w:rFonts w:ascii="宋体" w:hAnsi="宋体"/>
              </w:rPr>
              <w:pPrChange w:id="2526" w:author="刘全" w:date="2021-12-03T12:08:00Z">
                <w:pPr>
                  <w:pStyle w:val="af"/>
                  <w:ind w:firstLine="420"/>
                </w:pPr>
              </w:pPrChange>
            </w:pPr>
          </w:p>
        </w:tc>
        <w:tc>
          <w:tcPr>
            <w:tcW w:w="723" w:type="dxa"/>
            <w:noWrap/>
            <w:vAlign w:val="center"/>
            <w:tcPrChange w:id="2527" w:author="刘全" w:date="2021-12-07T16:19:00Z">
              <w:tcPr>
                <w:tcW w:w="723" w:type="dxa"/>
                <w:noWrap/>
              </w:tcPr>
            </w:tcPrChange>
          </w:tcPr>
          <w:p w14:paraId="1ABDD50C" w14:textId="77777777" w:rsidR="00D97ABC" w:rsidRDefault="00D97ABC">
            <w:pPr>
              <w:pStyle w:val="af"/>
              <w:ind w:firstLineChars="0"/>
              <w:rPr>
                <w:ins w:id="2528" w:author="刘全" w:date="2021-12-03T12:07:00Z"/>
              </w:rPr>
              <w:pPrChange w:id="2529" w:author="刘全" w:date="2021-12-03T12:08:00Z">
                <w:pPr>
                  <w:pStyle w:val="af"/>
                  <w:ind w:firstLine="420"/>
                </w:pPr>
              </w:pPrChange>
            </w:pPr>
            <w:ins w:id="2530" w:author="刘全" w:date="2021-12-03T12:07:00Z">
              <w:r>
                <w:rPr>
                  <w:rFonts w:hint="eastAsia"/>
                </w:rPr>
                <w:t>480000</w:t>
              </w:r>
            </w:ins>
          </w:p>
          <w:p w14:paraId="7FA2F2AA" w14:textId="77777777" w:rsidR="00D97ABC" w:rsidRPr="00FB6BE3" w:rsidRDefault="00D97ABC">
            <w:pPr>
              <w:pStyle w:val="af"/>
              <w:ind w:firstLineChars="0"/>
              <w:rPr>
                <w:ins w:id="2531" w:author="刘全" w:date="2021-12-03T12:07:00Z"/>
                <w:rFonts w:ascii="宋体" w:hAnsi="宋体"/>
              </w:rPr>
              <w:pPrChange w:id="2532" w:author="刘全" w:date="2021-12-03T12:08:00Z">
                <w:pPr>
                  <w:pStyle w:val="af"/>
                  <w:ind w:firstLine="420"/>
                </w:pPr>
              </w:pPrChange>
            </w:pPr>
            <w:ins w:id="2533" w:author="刘全" w:date="2021-12-03T12:07:00Z">
              <w:r w:rsidRPr="00FB6BE3">
                <w:rPr>
                  <w:rFonts w:hint="eastAsia"/>
                </w:rPr>
                <w:t>008</w:t>
              </w:r>
            </w:ins>
          </w:p>
        </w:tc>
      </w:tr>
      <w:tr w:rsidR="00D97ABC" w:rsidRPr="00FB6BE3" w14:paraId="18E878CB" w14:textId="77777777" w:rsidTr="00975CFC">
        <w:trPr>
          <w:ins w:id="2534" w:author="刘全" w:date="2021-12-03T12:07:00Z"/>
        </w:trPr>
        <w:tc>
          <w:tcPr>
            <w:tcW w:w="866" w:type="dxa"/>
            <w:noWrap/>
            <w:vAlign w:val="center"/>
            <w:tcPrChange w:id="2535" w:author="刘全" w:date="2021-12-07T16:19:00Z">
              <w:tcPr>
                <w:tcW w:w="866" w:type="dxa"/>
                <w:noWrap/>
              </w:tcPr>
            </w:tcPrChange>
          </w:tcPr>
          <w:p w14:paraId="3FD584E0" w14:textId="77777777" w:rsidR="00D97ABC" w:rsidRDefault="00D97ABC">
            <w:pPr>
              <w:pStyle w:val="af"/>
              <w:ind w:firstLineChars="0"/>
              <w:rPr>
                <w:ins w:id="2536" w:author="刘全" w:date="2021-12-03T12:07:00Z"/>
              </w:rPr>
              <w:pPrChange w:id="2537" w:author="刘全" w:date="2021-12-03T12:08:00Z">
                <w:pPr>
                  <w:pStyle w:val="af"/>
                  <w:ind w:firstLine="420"/>
                </w:pPr>
              </w:pPrChange>
            </w:pPr>
            <w:ins w:id="2538" w:author="刘全" w:date="2021-12-03T12:07:00Z">
              <w:r>
                <w:rPr>
                  <w:rFonts w:hint="eastAsia"/>
                </w:rPr>
                <w:t>520000</w:t>
              </w:r>
            </w:ins>
          </w:p>
          <w:p w14:paraId="7D576009" w14:textId="77777777" w:rsidR="00D97ABC" w:rsidRPr="00FB6BE3" w:rsidRDefault="00D97ABC">
            <w:pPr>
              <w:pStyle w:val="af"/>
              <w:ind w:firstLineChars="0"/>
              <w:rPr>
                <w:ins w:id="2539" w:author="刘全" w:date="2021-12-03T12:07:00Z"/>
                <w:rFonts w:ascii="宋体" w:hAnsi="宋体"/>
              </w:rPr>
              <w:pPrChange w:id="2540" w:author="刘全" w:date="2021-12-03T12:08:00Z">
                <w:pPr>
                  <w:pStyle w:val="af"/>
                  <w:ind w:firstLine="420"/>
                </w:pPr>
              </w:pPrChange>
            </w:pPr>
            <w:ins w:id="2541" w:author="刘全" w:date="2021-12-03T12:07:00Z">
              <w:r w:rsidRPr="00FB6BE3">
                <w:rPr>
                  <w:rFonts w:hint="eastAsia"/>
                </w:rPr>
                <w:t>015</w:t>
              </w:r>
            </w:ins>
          </w:p>
        </w:tc>
        <w:tc>
          <w:tcPr>
            <w:tcW w:w="866" w:type="dxa"/>
            <w:noWrap/>
            <w:vAlign w:val="center"/>
            <w:tcPrChange w:id="2542" w:author="刘全" w:date="2021-12-07T16:19:00Z">
              <w:tcPr>
                <w:tcW w:w="866" w:type="dxa"/>
                <w:noWrap/>
              </w:tcPr>
            </w:tcPrChange>
          </w:tcPr>
          <w:p w14:paraId="1C0C313B" w14:textId="77777777" w:rsidR="00D97ABC" w:rsidRDefault="00D97ABC">
            <w:pPr>
              <w:pStyle w:val="af"/>
              <w:ind w:firstLineChars="0"/>
              <w:rPr>
                <w:ins w:id="2543" w:author="刘全" w:date="2021-12-03T12:07:00Z"/>
              </w:rPr>
              <w:pPrChange w:id="2544" w:author="刘全" w:date="2021-12-03T12:08:00Z">
                <w:pPr>
                  <w:pStyle w:val="af"/>
                  <w:ind w:firstLine="420"/>
                </w:pPr>
              </w:pPrChange>
            </w:pPr>
            <w:ins w:id="2545" w:author="刘全" w:date="2021-12-03T12:07:00Z">
              <w:r>
                <w:rPr>
                  <w:rFonts w:hint="eastAsia"/>
                </w:rPr>
                <w:t>200000</w:t>
              </w:r>
            </w:ins>
          </w:p>
          <w:p w14:paraId="1AC976EF" w14:textId="77777777" w:rsidR="00D97ABC" w:rsidRPr="00FB6BE3" w:rsidRDefault="00D97ABC">
            <w:pPr>
              <w:pStyle w:val="af"/>
              <w:ind w:firstLineChars="0"/>
              <w:rPr>
                <w:ins w:id="2546" w:author="刘全" w:date="2021-12-03T12:07:00Z"/>
                <w:rFonts w:ascii="宋体" w:hAnsi="宋体"/>
              </w:rPr>
              <w:pPrChange w:id="2547" w:author="刘全" w:date="2021-12-03T12:08:00Z">
                <w:pPr>
                  <w:pStyle w:val="af"/>
                  <w:ind w:firstLine="420"/>
                </w:pPr>
              </w:pPrChange>
            </w:pPr>
            <w:ins w:id="2548" w:author="刘全" w:date="2021-12-03T12:07:00Z">
              <w:r w:rsidRPr="00FB6BE3">
                <w:rPr>
                  <w:rFonts w:hint="eastAsia"/>
                </w:rPr>
                <w:t>189</w:t>
              </w:r>
            </w:ins>
          </w:p>
        </w:tc>
        <w:tc>
          <w:tcPr>
            <w:tcW w:w="1073" w:type="dxa"/>
            <w:noWrap/>
            <w:vAlign w:val="center"/>
            <w:tcPrChange w:id="2549" w:author="刘全" w:date="2021-12-07T16:19:00Z">
              <w:tcPr>
                <w:tcW w:w="1073" w:type="dxa"/>
                <w:noWrap/>
              </w:tcPr>
            </w:tcPrChange>
          </w:tcPr>
          <w:p w14:paraId="3DE461C7" w14:textId="77777777" w:rsidR="00D97ABC" w:rsidRPr="00FB6BE3" w:rsidRDefault="00D97ABC">
            <w:pPr>
              <w:pStyle w:val="af"/>
              <w:ind w:firstLineChars="0"/>
              <w:rPr>
                <w:ins w:id="2550" w:author="刘全" w:date="2021-12-03T12:07:00Z"/>
                <w:rFonts w:ascii="宋体" w:hAnsi="宋体"/>
              </w:rPr>
              <w:pPrChange w:id="2551" w:author="刘全" w:date="2021-12-03T12:08:00Z">
                <w:pPr>
                  <w:pStyle w:val="af"/>
                  <w:ind w:firstLine="420"/>
                </w:pPr>
              </w:pPrChange>
            </w:pPr>
            <w:ins w:id="2552" w:author="刘全" w:date="2021-12-03T12:07:00Z">
              <w:r w:rsidRPr="00FB6BE3">
                <w:rPr>
                  <w:rFonts w:hint="eastAsia"/>
                </w:rPr>
                <w:t>荒田中转场</w:t>
              </w:r>
            </w:ins>
          </w:p>
        </w:tc>
        <w:tc>
          <w:tcPr>
            <w:tcW w:w="1046" w:type="dxa"/>
            <w:noWrap/>
            <w:vAlign w:val="center"/>
            <w:tcPrChange w:id="2553" w:author="刘全" w:date="2021-12-07T16:19:00Z">
              <w:tcPr>
                <w:tcW w:w="1046" w:type="dxa"/>
                <w:noWrap/>
              </w:tcPr>
            </w:tcPrChange>
          </w:tcPr>
          <w:p w14:paraId="7D87D68C" w14:textId="77777777" w:rsidR="00D97ABC" w:rsidRPr="00FB6BE3" w:rsidRDefault="00D97ABC">
            <w:pPr>
              <w:pStyle w:val="af"/>
              <w:ind w:firstLineChars="0"/>
              <w:rPr>
                <w:ins w:id="2554" w:author="刘全" w:date="2021-12-03T12:07:00Z"/>
                <w:rFonts w:ascii="宋体" w:hAnsi="宋体"/>
              </w:rPr>
              <w:pPrChange w:id="2555" w:author="刘全" w:date="2021-12-03T12:08:00Z">
                <w:pPr>
                  <w:pStyle w:val="af"/>
                  <w:ind w:firstLine="420"/>
                </w:pPr>
              </w:pPrChange>
            </w:pPr>
            <w:ins w:id="2556" w:author="刘全" w:date="2021-12-03T12:07:00Z">
              <w:r w:rsidRPr="00FB6BE3">
                <w:rPr>
                  <w:rFonts w:hint="eastAsia"/>
                </w:rPr>
                <w:t>540030220</w:t>
              </w:r>
            </w:ins>
          </w:p>
        </w:tc>
        <w:tc>
          <w:tcPr>
            <w:tcW w:w="1030" w:type="dxa"/>
            <w:noWrap/>
            <w:vAlign w:val="center"/>
            <w:tcPrChange w:id="2557" w:author="刘全" w:date="2021-12-07T16:19:00Z">
              <w:tcPr>
                <w:tcW w:w="1030" w:type="dxa"/>
                <w:noWrap/>
              </w:tcPr>
            </w:tcPrChange>
          </w:tcPr>
          <w:p w14:paraId="5F3EAF18" w14:textId="77777777" w:rsidR="00D97ABC" w:rsidRPr="00FB6BE3" w:rsidRDefault="00D97ABC">
            <w:pPr>
              <w:pStyle w:val="af"/>
              <w:ind w:firstLineChars="0"/>
              <w:rPr>
                <w:ins w:id="2558" w:author="刘全" w:date="2021-12-03T12:07:00Z"/>
                <w:rFonts w:ascii="宋体" w:hAnsi="宋体"/>
              </w:rPr>
              <w:pPrChange w:id="2559" w:author="刘全" w:date="2021-12-03T12:08:00Z">
                <w:pPr>
                  <w:pStyle w:val="af"/>
                  <w:ind w:firstLine="420"/>
                </w:pPr>
              </w:pPrChange>
            </w:pPr>
            <w:ins w:id="2560" w:author="刘全" w:date="2021-12-03T12:07:00Z">
              <w:r w:rsidRPr="00FB6BE3">
                <w:rPr>
                  <w:rFonts w:hint="eastAsia"/>
                </w:rPr>
                <w:t xml:space="preserve">540030220.0 </w:t>
              </w:r>
            </w:ins>
          </w:p>
        </w:tc>
        <w:tc>
          <w:tcPr>
            <w:tcW w:w="530" w:type="dxa"/>
            <w:noWrap/>
            <w:vAlign w:val="center"/>
            <w:tcPrChange w:id="2561" w:author="刘全" w:date="2021-12-07T16:19:00Z">
              <w:tcPr>
                <w:tcW w:w="530" w:type="dxa"/>
                <w:noWrap/>
              </w:tcPr>
            </w:tcPrChange>
          </w:tcPr>
          <w:p w14:paraId="02D01DD7" w14:textId="77777777" w:rsidR="00D97ABC" w:rsidRPr="00FB6BE3" w:rsidRDefault="00D97ABC">
            <w:pPr>
              <w:pStyle w:val="af"/>
              <w:ind w:firstLineChars="0"/>
              <w:rPr>
                <w:ins w:id="2562" w:author="刘全" w:date="2021-12-03T12:07:00Z"/>
                <w:rFonts w:ascii="宋体" w:hAnsi="宋体"/>
              </w:rPr>
              <w:pPrChange w:id="2563" w:author="刘全" w:date="2021-12-03T12:08:00Z">
                <w:pPr>
                  <w:pStyle w:val="af"/>
                  <w:ind w:firstLine="420"/>
                </w:pPr>
              </w:pPrChange>
            </w:pPr>
            <w:ins w:id="2564" w:author="刘全" w:date="2021-12-03T12:07:00Z">
              <w:r w:rsidRPr="00FB6BE3">
                <w:rPr>
                  <w:rFonts w:hint="eastAsia"/>
                </w:rPr>
                <w:t>24001</w:t>
              </w:r>
            </w:ins>
          </w:p>
        </w:tc>
        <w:tc>
          <w:tcPr>
            <w:tcW w:w="444" w:type="dxa"/>
            <w:noWrap/>
            <w:vAlign w:val="center"/>
            <w:tcPrChange w:id="2565" w:author="刘全" w:date="2021-12-07T16:19:00Z">
              <w:tcPr>
                <w:tcW w:w="444" w:type="dxa"/>
                <w:noWrap/>
              </w:tcPr>
            </w:tcPrChange>
          </w:tcPr>
          <w:p w14:paraId="051566B9" w14:textId="77777777" w:rsidR="00D97ABC" w:rsidRPr="00FB6BE3" w:rsidRDefault="00D97ABC">
            <w:pPr>
              <w:pStyle w:val="af"/>
              <w:ind w:firstLineChars="0"/>
              <w:rPr>
                <w:ins w:id="2566" w:author="刘全" w:date="2021-12-03T12:07:00Z"/>
                <w:rFonts w:ascii="宋体" w:hAnsi="宋体"/>
              </w:rPr>
              <w:pPrChange w:id="2567" w:author="刘全" w:date="2021-12-03T12:08:00Z">
                <w:pPr>
                  <w:pStyle w:val="af"/>
                  <w:ind w:firstLine="420"/>
                </w:pPr>
              </w:pPrChange>
            </w:pPr>
            <w:ins w:id="2568" w:author="刘全" w:date="2021-12-03T12:07:00Z">
              <w:r w:rsidRPr="00FB6BE3">
                <w:rPr>
                  <w:rFonts w:hint="eastAsia"/>
                </w:rPr>
                <w:t>0</w:t>
              </w:r>
            </w:ins>
          </w:p>
        </w:tc>
        <w:tc>
          <w:tcPr>
            <w:tcW w:w="1010" w:type="dxa"/>
            <w:noWrap/>
            <w:vAlign w:val="center"/>
            <w:tcPrChange w:id="2569" w:author="刘全" w:date="2021-12-07T16:19:00Z">
              <w:tcPr>
                <w:tcW w:w="1010" w:type="dxa"/>
                <w:noWrap/>
              </w:tcPr>
            </w:tcPrChange>
          </w:tcPr>
          <w:p w14:paraId="211281BB" w14:textId="77777777" w:rsidR="00D97ABC" w:rsidRPr="00FB6BE3" w:rsidRDefault="00D97ABC">
            <w:pPr>
              <w:pStyle w:val="af"/>
              <w:ind w:firstLineChars="0"/>
              <w:rPr>
                <w:ins w:id="2570" w:author="刘全" w:date="2021-12-03T12:07:00Z"/>
                <w:rFonts w:ascii="宋体" w:hAnsi="宋体"/>
              </w:rPr>
              <w:pPrChange w:id="2571" w:author="刘全" w:date="2021-12-03T12:08:00Z">
                <w:pPr>
                  <w:pStyle w:val="af"/>
                  <w:ind w:firstLine="420"/>
                </w:pPr>
              </w:pPrChange>
            </w:pPr>
            <w:ins w:id="2572" w:author="刘全" w:date="2021-12-03T12:07:00Z">
              <w:r w:rsidRPr="00FB6BE3">
                <w:rPr>
                  <w:rFonts w:hint="eastAsia"/>
                </w:rPr>
                <w:t>3190000</w:t>
              </w:r>
            </w:ins>
          </w:p>
        </w:tc>
        <w:tc>
          <w:tcPr>
            <w:tcW w:w="404" w:type="dxa"/>
            <w:noWrap/>
            <w:vAlign w:val="center"/>
            <w:tcPrChange w:id="2573" w:author="刘全" w:date="2021-12-07T16:19:00Z">
              <w:tcPr>
                <w:tcW w:w="404" w:type="dxa"/>
                <w:noWrap/>
              </w:tcPr>
            </w:tcPrChange>
          </w:tcPr>
          <w:p w14:paraId="5E07A815" w14:textId="77777777" w:rsidR="00D97ABC" w:rsidRPr="00FB6BE3" w:rsidRDefault="00D97ABC">
            <w:pPr>
              <w:pStyle w:val="af"/>
              <w:ind w:firstLineChars="0"/>
              <w:rPr>
                <w:ins w:id="2574" w:author="刘全" w:date="2021-12-03T12:07:00Z"/>
                <w:rFonts w:ascii="宋体" w:hAnsi="宋体"/>
              </w:rPr>
              <w:pPrChange w:id="2575" w:author="刘全" w:date="2021-12-03T12:08:00Z">
                <w:pPr>
                  <w:pStyle w:val="af"/>
                  <w:ind w:firstLine="420"/>
                </w:pPr>
              </w:pPrChange>
            </w:pPr>
          </w:p>
        </w:tc>
        <w:tc>
          <w:tcPr>
            <w:tcW w:w="686" w:type="dxa"/>
            <w:noWrap/>
            <w:vAlign w:val="center"/>
            <w:tcPrChange w:id="2576" w:author="刘全" w:date="2021-12-07T16:19:00Z">
              <w:tcPr>
                <w:tcW w:w="686" w:type="dxa"/>
                <w:noWrap/>
              </w:tcPr>
            </w:tcPrChange>
          </w:tcPr>
          <w:p w14:paraId="66C81152" w14:textId="77777777" w:rsidR="00D97ABC" w:rsidRPr="00FB6BE3" w:rsidRDefault="00D97ABC">
            <w:pPr>
              <w:pStyle w:val="af"/>
              <w:ind w:firstLineChars="0"/>
              <w:rPr>
                <w:ins w:id="2577" w:author="刘全" w:date="2021-12-03T12:07:00Z"/>
                <w:rFonts w:ascii="宋体" w:hAnsi="宋体"/>
              </w:rPr>
              <w:pPrChange w:id="2578" w:author="刘全" w:date="2021-12-03T12:08:00Z">
                <w:pPr>
                  <w:pStyle w:val="af"/>
                  <w:ind w:firstLine="420"/>
                </w:pPr>
              </w:pPrChange>
            </w:pPr>
            <w:ins w:id="2579" w:author="刘全" w:date="2021-12-03T12:07:00Z">
              <w:r w:rsidRPr="00FB6BE3">
                <w:rPr>
                  <w:rFonts w:hint="eastAsia"/>
                </w:rPr>
                <w:t>200000</w:t>
              </w:r>
            </w:ins>
          </w:p>
        </w:tc>
        <w:tc>
          <w:tcPr>
            <w:tcW w:w="530" w:type="dxa"/>
            <w:noWrap/>
            <w:vAlign w:val="center"/>
            <w:tcPrChange w:id="2580" w:author="刘全" w:date="2021-12-07T16:19:00Z">
              <w:tcPr>
                <w:tcW w:w="530" w:type="dxa"/>
                <w:noWrap/>
              </w:tcPr>
            </w:tcPrChange>
          </w:tcPr>
          <w:p w14:paraId="244D574C" w14:textId="77777777" w:rsidR="00D97ABC" w:rsidRPr="00FB6BE3" w:rsidRDefault="00D97ABC">
            <w:pPr>
              <w:pStyle w:val="af"/>
              <w:ind w:firstLineChars="0"/>
              <w:rPr>
                <w:ins w:id="2581" w:author="刘全" w:date="2021-12-03T12:07:00Z"/>
                <w:rFonts w:ascii="宋体" w:hAnsi="宋体"/>
              </w:rPr>
              <w:pPrChange w:id="2582" w:author="刘全" w:date="2021-12-03T12:08:00Z">
                <w:pPr>
                  <w:pStyle w:val="af"/>
                  <w:ind w:firstLine="420"/>
                </w:pPr>
              </w:pPrChange>
            </w:pPr>
            <w:ins w:id="2583" w:author="刘全" w:date="2021-12-03T12:07:00Z">
              <w:r w:rsidRPr="00FB6BE3">
                <w:rPr>
                  <w:rFonts w:hint="eastAsia"/>
                </w:rPr>
                <w:t>8000</w:t>
              </w:r>
            </w:ins>
          </w:p>
        </w:tc>
        <w:tc>
          <w:tcPr>
            <w:tcW w:w="723" w:type="dxa"/>
            <w:noWrap/>
            <w:vAlign w:val="center"/>
            <w:tcPrChange w:id="2584" w:author="刘全" w:date="2021-12-07T16:19:00Z">
              <w:tcPr>
                <w:tcW w:w="723" w:type="dxa"/>
                <w:noWrap/>
              </w:tcPr>
            </w:tcPrChange>
          </w:tcPr>
          <w:p w14:paraId="461AD6A6" w14:textId="77777777" w:rsidR="00D97ABC" w:rsidRDefault="00D97ABC">
            <w:pPr>
              <w:pStyle w:val="af"/>
              <w:ind w:firstLineChars="0"/>
              <w:rPr>
                <w:ins w:id="2585" w:author="刘全" w:date="2021-12-03T12:07:00Z"/>
              </w:rPr>
              <w:pPrChange w:id="2586" w:author="刘全" w:date="2021-12-03T12:08:00Z">
                <w:pPr>
                  <w:pStyle w:val="af"/>
                  <w:ind w:firstLine="420"/>
                </w:pPr>
              </w:pPrChange>
            </w:pPr>
            <w:ins w:id="2587" w:author="刘全" w:date="2021-12-03T12:07:00Z">
              <w:r>
                <w:rPr>
                  <w:rFonts w:hint="eastAsia"/>
                </w:rPr>
                <w:t>480000</w:t>
              </w:r>
            </w:ins>
          </w:p>
          <w:p w14:paraId="0EA9888E" w14:textId="77777777" w:rsidR="00D97ABC" w:rsidRPr="00FB6BE3" w:rsidRDefault="00D97ABC">
            <w:pPr>
              <w:pStyle w:val="af"/>
              <w:ind w:firstLineChars="0"/>
              <w:rPr>
                <w:ins w:id="2588" w:author="刘全" w:date="2021-12-03T12:07:00Z"/>
                <w:rFonts w:ascii="宋体" w:hAnsi="宋体"/>
              </w:rPr>
              <w:pPrChange w:id="2589" w:author="刘全" w:date="2021-12-03T12:08:00Z">
                <w:pPr>
                  <w:pStyle w:val="af"/>
                  <w:ind w:firstLine="420"/>
                </w:pPr>
              </w:pPrChange>
            </w:pPr>
            <w:ins w:id="2590" w:author="刘全" w:date="2021-12-03T12:07:00Z">
              <w:r w:rsidRPr="00FB6BE3">
                <w:rPr>
                  <w:rFonts w:hint="eastAsia"/>
                </w:rPr>
                <w:t>012</w:t>
              </w:r>
            </w:ins>
          </w:p>
        </w:tc>
      </w:tr>
      <w:tr w:rsidR="00D97ABC" w:rsidRPr="00FB6BE3" w14:paraId="15FA0F4F" w14:textId="77777777" w:rsidTr="00975CFC">
        <w:trPr>
          <w:ins w:id="2591" w:author="刘全" w:date="2021-12-03T12:07:00Z"/>
        </w:trPr>
        <w:tc>
          <w:tcPr>
            <w:tcW w:w="866" w:type="dxa"/>
            <w:noWrap/>
            <w:vAlign w:val="center"/>
            <w:tcPrChange w:id="2592" w:author="刘全" w:date="2021-12-07T16:19:00Z">
              <w:tcPr>
                <w:tcW w:w="866" w:type="dxa"/>
                <w:noWrap/>
              </w:tcPr>
            </w:tcPrChange>
          </w:tcPr>
          <w:p w14:paraId="296EC8FB" w14:textId="77777777" w:rsidR="00D97ABC" w:rsidRDefault="00D97ABC">
            <w:pPr>
              <w:pStyle w:val="af"/>
              <w:ind w:firstLineChars="0"/>
              <w:rPr>
                <w:ins w:id="2593" w:author="刘全" w:date="2021-12-03T12:07:00Z"/>
              </w:rPr>
              <w:pPrChange w:id="2594" w:author="刘全" w:date="2021-12-03T12:08:00Z">
                <w:pPr>
                  <w:pStyle w:val="af"/>
                  <w:ind w:firstLine="420"/>
                </w:pPr>
              </w:pPrChange>
            </w:pPr>
            <w:ins w:id="2595" w:author="刘全" w:date="2021-12-03T12:07:00Z">
              <w:r>
                <w:rPr>
                  <w:rFonts w:hint="eastAsia"/>
                </w:rPr>
                <w:t>520000</w:t>
              </w:r>
            </w:ins>
          </w:p>
          <w:p w14:paraId="1A2118BB" w14:textId="77777777" w:rsidR="00D97ABC" w:rsidRPr="00FB6BE3" w:rsidRDefault="00D97ABC">
            <w:pPr>
              <w:pStyle w:val="af"/>
              <w:ind w:firstLineChars="0"/>
              <w:rPr>
                <w:ins w:id="2596" w:author="刘全" w:date="2021-12-03T12:07:00Z"/>
                <w:rFonts w:ascii="宋体" w:hAnsi="宋体"/>
              </w:rPr>
              <w:pPrChange w:id="2597" w:author="刘全" w:date="2021-12-03T12:08:00Z">
                <w:pPr>
                  <w:pStyle w:val="af"/>
                  <w:ind w:firstLine="420"/>
                </w:pPr>
              </w:pPrChange>
            </w:pPr>
            <w:ins w:id="2598" w:author="刘全" w:date="2021-12-03T12:07:00Z">
              <w:r w:rsidRPr="00FB6BE3">
                <w:rPr>
                  <w:rFonts w:hint="eastAsia"/>
                </w:rPr>
                <w:t>016</w:t>
              </w:r>
            </w:ins>
          </w:p>
        </w:tc>
        <w:tc>
          <w:tcPr>
            <w:tcW w:w="866" w:type="dxa"/>
            <w:noWrap/>
            <w:vAlign w:val="center"/>
            <w:tcPrChange w:id="2599" w:author="刘全" w:date="2021-12-07T16:19:00Z">
              <w:tcPr>
                <w:tcW w:w="866" w:type="dxa"/>
                <w:noWrap/>
              </w:tcPr>
            </w:tcPrChange>
          </w:tcPr>
          <w:p w14:paraId="02BE85B8" w14:textId="77777777" w:rsidR="00D97ABC" w:rsidRDefault="00D97ABC">
            <w:pPr>
              <w:pStyle w:val="af"/>
              <w:ind w:firstLineChars="0"/>
              <w:rPr>
                <w:ins w:id="2600" w:author="刘全" w:date="2021-12-03T12:07:00Z"/>
              </w:rPr>
              <w:pPrChange w:id="2601" w:author="刘全" w:date="2021-12-03T12:08:00Z">
                <w:pPr>
                  <w:pStyle w:val="af"/>
                  <w:ind w:firstLine="420"/>
                </w:pPr>
              </w:pPrChange>
            </w:pPr>
            <w:ins w:id="2602" w:author="刘全" w:date="2021-12-03T12:07:00Z">
              <w:r>
                <w:rPr>
                  <w:rFonts w:hint="eastAsia"/>
                </w:rPr>
                <w:t>200000</w:t>
              </w:r>
            </w:ins>
          </w:p>
          <w:p w14:paraId="621C97C4" w14:textId="77777777" w:rsidR="00D97ABC" w:rsidRPr="00FB6BE3" w:rsidRDefault="00D97ABC">
            <w:pPr>
              <w:pStyle w:val="af"/>
              <w:ind w:firstLineChars="0"/>
              <w:rPr>
                <w:ins w:id="2603" w:author="刘全" w:date="2021-12-03T12:07:00Z"/>
                <w:rFonts w:ascii="宋体" w:hAnsi="宋体"/>
              </w:rPr>
              <w:pPrChange w:id="2604" w:author="刘全" w:date="2021-12-03T12:08:00Z">
                <w:pPr>
                  <w:pStyle w:val="af"/>
                  <w:ind w:firstLine="420"/>
                </w:pPr>
              </w:pPrChange>
            </w:pPr>
            <w:ins w:id="2605" w:author="刘全" w:date="2021-12-03T12:07:00Z">
              <w:r w:rsidRPr="00FB6BE3">
                <w:rPr>
                  <w:rFonts w:hint="eastAsia"/>
                </w:rPr>
                <w:t>184</w:t>
              </w:r>
            </w:ins>
          </w:p>
        </w:tc>
        <w:tc>
          <w:tcPr>
            <w:tcW w:w="1073" w:type="dxa"/>
            <w:noWrap/>
            <w:vAlign w:val="center"/>
            <w:tcPrChange w:id="2606" w:author="刘全" w:date="2021-12-07T16:19:00Z">
              <w:tcPr>
                <w:tcW w:w="1073" w:type="dxa"/>
                <w:noWrap/>
              </w:tcPr>
            </w:tcPrChange>
          </w:tcPr>
          <w:p w14:paraId="7DF735AF" w14:textId="77777777" w:rsidR="00D97ABC" w:rsidRPr="00FB6BE3" w:rsidRDefault="00D97ABC">
            <w:pPr>
              <w:pStyle w:val="af"/>
              <w:ind w:firstLineChars="0"/>
              <w:rPr>
                <w:ins w:id="2607" w:author="刘全" w:date="2021-12-03T12:07:00Z"/>
                <w:rFonts w:ascii="宋体" w:hAnsi="宋体"/>
              </w:rPr>
              <w:pPrChange w:id="2608" w:author="刘全" w:date="2021-12-03T12:08:00Z">
                <w:pPr>
                  <w:pStyle w:val="af"/>
                  <w:ind w:firstLine="420"/>
                </w:pPr>
              </w:pPrChange>
            </w:pPr>
            <w:ins w:id="2609" w:author="刘全" w:date="2021-12-03T12:07:00Z">
              <w:r w:rsidRPr="00FB6BE3">
                <w:rPr>
                  <w:rFonts w:hint="eastAsia"/>
                </w:rPr>
                <w:t>海子沟弃渣场</w:t>
              </w:r>
            </w:ins>
          </w:p>
        </w:tc>
        <w:tc>
          <w:tcPr>
            <w:tcW w:w="1046" w:type="dxa"/>
            <w:noWrap/>
            <w:vAlign w:val="center"/>
            <w:tcPrChange w:id="2610" w:author="刘全" w:date="2021-12-07T16:19:00Z">
              <w:tcPr>
                <w:tcW w:w="1046" w:type="dxa"/>
                <w:noWrap/>
              </w:tcPr>
            </w:tcPrChange>
          </w:tcPr>
          <w:p w14:paraId="0FD3789B" w14:textId="77777777" w:rsidR="00D97ABC" w:rsidRPr="00FB6BE3" w:rsidRDefault="00D97ABC">
            <w:pPr>
              <w:pStyle w:val="af"/>
              <w:ind w:firstLineChars="0"/>
              <w:rPr>
                <w:ins w:id="2611" w:author="刘全" w:date="2021-12-03T12:07:00Z"/>
                <w:rFonts w:ascii="宋体" w:hAnsi="宋体"/>
              </w:rPr>
              <w:pPrChange w:id="2612" w:author="刘全" w:date="2021-12-03T12:08:00Z">
                <w:pPr>
                  <w:pStyle w:val="af"/>
                  <w:ind w:firstLine="420"/>
                </w:pPr>
              </w:pPrChange>
            </w:pPr>
            <w:ins w:id="2613" w:author="刘全" w:date="2021-12-03T12:07:00Z">
              <w:r w:rsidRPr="00FB6BE3">
                <w:rPr>
                  <w:rFonts w:hint="eastAsia"/>
                </w:rPr>
                <w:t>540010000</w:t>
              </w:r>
            </w:ins>
          </w:p>
        </w:tc>
        <w:tc>
          <w:tcPr>
            <w:tcW w:w="1030" w:type="dxa"/>
            <w:noWrap/>
            <w:vAlign w:val="center"/>
            <w:tcPrChange w:id="2614" w:author="刘全" w:date="2021-12-07T16:19:00Z">
              <w:tcPr>
                <w:tcW w:w="1030" w:type="dxa"/>
                <w:noWrap/>
              </w:tcPr>
            </w:tcPrChange>
          </w:tcPr>
          <w:p w14:paraId="3EC699DE" w14:textId="77777777" w:rsidR="00D97ABC" w:rsidRPr="00FB6BE3" w:rsidRDefault="00D97ABC">
            <w:pPr>
              <w:pStyle w:val="af"/>
              <w:ind w:firstLineChars="0"/>
              <w:rPr>
                <w:ins w:id="2615" w:author="刘全" w:date="2021-12-03T12:07:00Z"/>
                <w:rFonts w:ascii="宋体" w:hAnsi="宋体"/>
              </w:rPr>
              <w:pPrChange w:id="2616" w:author="刘全" w:date="2021-12-03T12:08:00Z">
                <w:pPr>
                  <w:pStyle w:val="af"/>
                  <w:ind w:firstLine="420"/>
                </w:pPr>
              </w:pPrChange>
            </w:pPr>
          </w:p>
        </w:tc>
        <w:tc>
          <w:tcPr>
            <w:tcW w:w="530" w:type="dxa"/>
            <w:noWrap/>
            <w:vAlign w:val="center"/>
            <w:tcPrChange w:id="2617" w:author="刘全" w:date="2021-12-07T16:19:00Z">
              <w:tcPr>
                <w:tcW w:w="530" w:type="dxa"/>
                <w:noWrap/>
              </w:tcPr>
            </w:tcPrChange>
          </w:tcPr>
          <w:p w14:paraId="64099F08" w14:textId="77777777" w:rsidR="00D97ABC" w:rsidRPr="00FB6BE3" w:rsidRDefault="00D97ABC">
            <w:pPr>
              <w:pStyle w:val="af"/>
              <w:ind w:firstLineChars="0"/>
              <w:rPr>
                <w:ins w:id="2618" w:author="刘全" w:date="2021-12-03T12:07:00Z"/>
                <w:rFonts w:ascii="宋体" w:hAnsi="宋体"/>
              </w:rPr>
              <w:pPrChange w:id="2619" w:author="刘全" w:date="2021-12-03T12:08:00Z">
                <w:pPr>
                  <w:pStyle w:val="af"/>
                  <w:ind w:firstLine="420"/>
                </w:pPr>
              </w:pPrChange>
            </w:pPr>
            <w:ins w:id="2620" w:author="刘全" w:date="2021-12-03T12:07:00Z">
              <w:r w:rsidRPr="00FB6BE3">
                <w:rPr>
                  <w:rFonts w:hint="eastAsia"/>
                </w:rPr>
                <w:t>24002</w:t>
              </w:r>
            </w:ins>
          </w:p>
        </w:tc>
        <w:tc>
          <w:tcPr>
            <w:tcW w:w="444" w:type="dxa"/>
            <w:noWrap/>
            <w:vAlign w:val="center"/>
            <w:tcPrChange w:id="2621" w:author="刘全" w:date="2021-12-07T16:19:00Z">
              <w:tcPr>
                <w:tcW w:w="444" w:type="dxa"/>
                <w:noWrap/>
              </w:tcPr>
            </w:tcPrChange>
          </w:tcPr>
          <w:p w14:paraId="6026D763" w14:textId="77777777" w:rsidR="00D97ABC" w:rsidRPr="00FB6BE3" w:rsidRDefault="00D97ABC">
            <w:pPr>
              <w:pStyle w:val="af"/>
              <w:ind w:firstLineChars="0"/>
              <w:rPr>
                <w:ins w:id="2622" w:author="刘全" w:date="2021-12-03T12:07:00Z"/>
                <w:rFonts w:ascii="宋体" w:hAnsi="宋体"/>
              </w:rPr>
              <w:pPrChange w:id="2623" w:author="刘全" w:date="2021-12-03T12:08:00Z">
                <w:pPr>
                  <w:pStyle w:val="af"/>
                  <w:ind w:firstLine="420"/>
                </w:pPr>
              </w:pPrChange>
            </w:pPr>
            <w:ins w:id="2624" w:author="刘全" w:date="2021-12-03T12:07:00Z">
              <w:r w:rsidRPr="00FB6BE3">
                <w:rPr>
                  <w:rFonts w:hint="eastAsia"/>
                </w:rPr>
                <w:t>0</w:t>
              </w:r>
            </w:ins>
          </w:p>
        </w:tc>
        <w:tc>
          <w:tcPr>
            <w:tcW w:w="1010" w:type="dxa"/>
            <w:noWrap/>
            <w:vAlign w:val="center"/>
            <w:tcPrChange w:id="2625" w:author="刘全" w:date="2021-12-07T16:19:00Z">
              <w:tcPr>
                <w:tcW w:w="1010" w:type="dxa"/>
                <w:noWrap/>
              </w:tcPr>
            </w:tcPrChange>
          </w:tcPr>
          <w:p w14:paraId="4D21D6DE" w14:textId="77777777" w:rsidR="00D97ABC" w:rsidRPr="00FB6BE3" w:rsidRDefault="00D97ABC">
            <w:pPr>
              <w:pStyle w:val="af"/>
              <w:ind w:firstLineChars="0"/>
              <w:rPr>
                <w:ins w:id="2626" w:author="刘全" w:date="2021-12-03T12:07:00Z"/>
                <w:rFonts w:ascii="宋体" w:hAnsi="宋体"/>
              </w:rPr>
              <w:pPrChange w:id="2627" w:author="刘全" w:date="2021-12-03T12:08:00Z">
                <w:pPr>
                  <w:pStyle w:val="af"/>
                  <w:ind w:firstLine="420"/>
                </w:pPr>
              </w:pPrChange>
            </w:pPr>
            <w:ins w:id="2628" w:author="刘全" w:date="2021-12-03T12:07:00Z">
              <w:r w:rsidRPr="00FB6BE3">
                <w:rPr>
                  <w:rFonts w:hint="eastAsia"/>
                </w:rPr>
                <w:t>26930000</w:t>
              </w:r>
            </w:ins>
          </w:p>
        </w:tc>
        <w:tc>
          <w:tcPr>
            <w:tcW w:w="404" w:type="dxa"/>
            <w:noWrap/>
            <w:vAlign w:val="center"/>
            <w:tcPrChange w:id="2629" w:author="刘全" w:date="2021-12-07T16:19:00Z">
              <w:tcPr>
                <w:tcW w:w="404" w:type="dxa"/>
                <w:noWrap/>
              </w:tcPr>
            </w:tcPrChange>
          </w:tcPr>
          <w:p w14:paraId="263CDDB0" w14:textId="77777777" w:rsidR="00D97ABC" w:rsidRPr="00FB6BE3" w:rsidRDefault="00D97ABC">
            <w:pPr>
              <w:pStyle w:val="af"/>
              <w:ind w:firstLineChars="0"/>
              <w:rPr>
                <w:ins w:id="2630" w:author="刘全" w:date="2021-12-03T12:07:00Z"/>
                <w:rFonts w:ascii="宋体" w:hAnsi="宋体"/>
              </w:rPr>
              <w:pPrChange w:id="2631" w:author="刘全" w:date="2021-12-03T12:08:00Z">
                <w:pPr>
                  <w:pStyle w:val="af"/>
                  <w:ind w:firstLine="420"/>
                </w:pPr>
              </w:pPrChange>
            </w:pPr>
          </w:p>
        </w:tc>
        <w:tc>
          <w:tcPr>
            <w:tcW w:w="686" w:type="dxa"/>
            <w:noWrap/>
            <w:vAlign w:val="center"/>
            <w:tcPrChange w:id="2632" w:author="刘全" w:date="2021-12-07T16:19:00Z">
              <w:tcPr>
                <w:tcW w:w="686" w:type="dxa"/>
                <w:noWrap/>
              </w:tcPr>
            </w:tcPrChange>
          </w:tcPr>
          <w:p w14:paraId="08117704" w14:textId="77777777" w:rsidR="00D97ABC" w:rsidRPr="00FB6BE3" w:rsidRDefault="00D97ABC">
            <w:pPr>
              <w:pStyle w:val="af"/>
              <w:ind w:firstLineChars="0"/>
              <w:rPr>
                <w:ins w:id="2633" w:author="刘全" w:date="2021-12-03T12:07:00Z"/>
                <w:rFonts w:ascii="宋体" w:hAnsi="宋体"/>
              </w:rPr>
              <w:pPrChange w:id="2634" w:author="刘全" w:date="2021-12-03T12:08:00Z">
                <w:pPr>
                  <w:pStyle w:val="af"/>
                  <w:ind w:firstLine="420"/>
                </w:pPr>
              </w:pPrChange>
            </w:pPr>
          </w:p>
        </w:tc>
        <w:tc>
          <w:tcPr>
            <w:tcW w:w="530" w:type="dxa"/>
            <w:noWrap/>
            <w:vAlign w:val="center"/>
            <w:tcPrChange w:id="2635" w:author="刘全" w:date="2021-12-07T16:19:00Z">
              <w:tcPr>
                <w:tcW w:w="530" w:type="dxa"/>
                <w:noWrap/>
              </w:tcPr>
            </w:tcPrChange>
          </w:tcPr>
          <w:p w14:paraId="210F9245" w14:textId="77777777" w:rsidR="00D97ABC" w:rsidRPr="00FB6BE3" w:rsidRDefault="00D97ABC">
            <w:pPr>
              <w:pStyle w:val="af"/>
              <w:ind w:firstLineChars="0"/>
              <w:rPr>
                <w:ins w:id="2636" w:author="刘全" w:date="2021-12-03T12:07:00Z"/>
                <w:rFonts w:ascii="宋体" w:hAnsi="宋体"/>
              </w:rPr>
              <w:pPrChange w:id="2637" w:author="刘全" w:date="2021-12-03T12:08:00Z">
                <w:pPr>
                  <w:pStyle w:val="af"/>
                  <w:ind w:firstLine="420"/>
                </w:pPr>
              </w:pPrChange>
            </w:pPr>
          </w:p>
        </w:tc>
        <w:tc>
          <w:tcPr>
            <w:tcW w:w="723" w:type="dxa"/>
            <w:noWrap/>
            <w:vAlign w:val="center"/>
            <w:tcPrChange w:id="2638" w:author="刘全" w:date="2021-12-07T16:19:00Z">
              <w:tcPr>
                <w:tcW w:w="723" w:type="dxa"/>
                <w:noWrap/>
              </w:tcPr>
            </w:tcPrChange>
          </w:tcPr>
          <w:p w14:paraId="6D6B3549" w14:textId="77777777" w:rsidR="00D97ABC" w:rsidRDefault="00D97ABC">
            <w:pPr>
              <w:pStyle w:val="af"/>
              <w:ind w:firstLineChars="0"/>
              <w:rPr>
                <w:ins w:id="2639" w:author="刘全" w:date="2021-12-03T12:07:00Z"/>
              </w:rPr>
              <w:pPrChange w:id="2640" w:author="刘全" w:date="2021-12-03T12:08:00Z">
                <w:pPr>
                  <w:pStyle w:val="af"/>
                  <w:ind w:firstLine="420"/>
                </w:pPr>
              </w:pPrChange>
            </w:pPr>
            <w:ins w:id="2641" w:author="刘全" w:date="2021-12-03T12:07:00Z">
              <w:r>
                <w:rPr>
                  <w:rFonts w:hint="eastAsia"/>
                </w:rPr>
                <w:t>480000</w:t>
              </w:r>
            </w:ins>
          </w:p>
          <w:p w14:paraId="44E811A7" w14:textId="77777777" w:rsidR="00D97ABC" w:rsidRPr="00FB6BE3" w:rsidRDefault="00D97ABC">
            <w:pPr>
              <w:pStyle w:val="af"/>
              <w:ind w:firstLineChars="0"/>
              <w:rPr>
                <w:ins w:id="2642" w:author="刘全" w:date="2021-12-03T12:07:00Z"/>
                <w:rFonts w:ascii="宋体" w:hAnsi="宋体"/>
              </w:rPr>
              <w:pPrChange w:id="2643" w:author="刘全" w:date="2021-12-03T12:08:00Z">
                <w:pPr>
                  <w:pStyle w:val="af"/>
                  <w:ind w:firstLine="420"/>
                </w:pPr>
              </w:pPrChange>
            </w:pPr>
            <w:ins w:id="2644" w:author="刘全" w:date="2021-12-03T12:07:00Z">
              <w:r w:rsidRPr="00FB6BE3">
                <w:rPr>
                  <w:rFonts w:hint="eastAsia"/>
                </w:rPr>
                <w:t>008</w:t>
              </w:r>
            </w:ins>
          </w:p>
        </w:tc>
      </w:tr>
      <w:tr w:rsidR="00D97ABC" w:rsidRPr="00FB6BE3" w14:paraId="0A9BDB87" w14:textId="77777777" w:rsidTr="00975CFC">
        <w:trPr>
          <w:ins w:id="2645" w:author="刘全" w:date="2021-12-03T12:07:00Z"/>
        </w:trPr>
        <w:tc>
          <w:tcPr>
            <w:tcW w:w="866" w:type="dxa"/>
            <w:noWrap/>
            <w:vAlign w:val="center"/>
            <w:tcPrChange w:id="2646" w:author="刘全" w:date="2021-12-07T16:19:00Z">
              <w:tcPr>
                <w:tcW w:w="866" w:type="dxa"/>
                <w:noWrap/>
              </w:tcPr>
            </w:tcPrChange>
          </w:tcPr>
          <w:p w14:paraId="352A02CC" w14:textId="77777777" w:rsidR="00D97ABC" w:rsidRDefault="00D97ABC">
            <w:pPr>
              <w:pStyle w:val="af"/>
              <w:ind w:firstLineChars="0"/>
              <w:rPr>
                <w:ins w:id="2647" w:author="刘全" w:date="2021-12-03T12:07:00Z"/>
              </w:rPr>
              <w:pPrChange w:id="2648" w:author="刘全" w:date="2021-12-03T12:08:00Z">
                <w:pPr>
                  <w:pStyle w:val="af"/>
                  <w:ind w:firstLine="420"/>
                </w:pPr>
              </w:pPrChange>
            </w:pPr>
            <w:ins w:id="2649" w:author="刘全" w:date="2021-12-03T12:07:00Z">
              <w:r>
                <w:rPr>
                  <w:rFonts w:hint="eastAsia"/>
                </w:rPr>
                <w:t>520000</w:t>
              </w:r>
            </w:ins>
          </w:p>
          <w:p w14:paraId="27BA0F52" w14:textId="77777777" w:rsidR="00D97ABC" w:rsidRPr="00FB6BE3" w:rsidRDefault="00D97ABC">
            <w:pPr>
              <w:pStyle w:val="af"/>
              <w:ind w:firstLineChars="0"/>
              <w:rPr>
                <w:ins w:id="2650" w:author="刘全" w:date="2021-12-03T12:07:00Z"/>
                <w:rFonts w:ascii="宋体" w:hAnsi="宋体"/>
              </w:rPr>
              <w:pPrChange w:id="2651" w:author="刘全" w:date="2021-12-03T12:08:00Z">
                <w:pPr>
                  <w:pStyle w:val="af"/>
                  <w:ind w:firstLine="420"/>
                </w:pPr>
              </w:pPrChange>
            </w:pPr>
            <w:ins w:id="2652" w:author="刘全" w:date="2021-12-03T12:07:00Z">
              <w:r w:rsidRPr="00FB6BE3">
                <w:rPr>
                  <w:rFonts w:hint="eastAsia"/>
                </w:rPr>
                <w:t>017</w:t>
              </w:r>
            </w:ins>
          </w:p>
        </w:tc>
        <w:tc>
          <w:tcPr>
            <w:tcW w:w="866" w:type="dxa"/>
            <w:noWrap/>
            <w:vAlign w:val="center"/>
            <w:tcPrChange w:id="2653" w:author="刘全" w:date="2021-12-07T16:19:00Z">
              <w:tcPr>
                <w:tcW w:w="866" w:type="dxa"/>
                <w:noWrap/>
              </w:tcPr>
            </w:tcPrChange>
          </w:tcPr>
          <w:p w14:paraId="27EA9402" w14:textId="77777777" w:rsidR="00D97ABC" w:rsidRDefault="00D97ABC">
            <w:pPr>
              <w:pStyle w:val="af"/>
              <w:ind w:firstLineChars="0"/>
              <w:rPr>
                <w:ins w:id="2654" w:author="刘全" w:date="2021-12-03T12:07:00Z"/>
              </w:rPr>
              <w:pPrChange w:id="2655" w:author="刘全" w:date="2021-12-03T12:08:00Z">
                <w:pPr>
                  <w:pStyle w:val="af"/>
                  <w:ind w:firstLine="420"/>
                </w:pPr>
              </w:pPrChange>
            </w:pPr>
            <w:ins w:id="2656" w:author="刘全" w:date="2021-12-03T12:07:00Z">
              <w:r>
                <w:rPr>
                  <w:rFonts w:hint="eastAsia"/>
                </w:rPr>
                <w:t>200000</w:t>
              </w:r>
            </w:ins>
          </w:p>
          <w:p w14:paraId="6D3CD4AF" w14:textId="77777777" w:rsidR="00D97ABC" w:rsidRPr="00FB6BE3" w:rsidRDefault="00D97ABC">
            <w:pPr>
              <w:pStyle w:val="af"/>
              <w:ind w:firstLineChars="0"/>
              <w:rPr>
                <w:ins w:id="2657" w:author="刘全" w:date="2021-12-03T12:07:00Z"/>
                <w:rFonts w:ascii="宋体" w:hAnsi="宋体"/>
              </w:rPr>
              <w:pPrChange w:id="2658" w:author="刘全" w:date="2021-12-03T12:08:00Z">
                <w:pPr>
                  <w:pStyle w:val="af"/>
                  <w:ind w:firstLine="420"/>
                </w:pPr>
              </w:pPrChange>
            </w:pPr>
            <w:ins w:id="2659" w:author="刘全" w:date="2021-12-03T12:07:00Z">
              <w:r w:rsidRPr="00FB6BE3">
                <w:rPr>
                  <w:rFonts w:hint="eastAsia"/>
                </w:rPr>
                <w:t>185</w:t>
              </w:r>
            </w:ins>
          </w:p>
        </w:tc>
        <w:tc>
          <w:tcPr>
            <w:tcW w:w="1073" w:type="dxa"/>
            <w:noWrap/>
            <w:vAlign w:val="center"/>
            <w:tcPrChange w:id="2660" w:author="刘全" w:date="2021-12-07T16:19:00Z">
              <w:tcPr>
                <w:tcW w:w="1073" w:type="dxa"/>
                <w:noWrap/>
              </w:tcPr>
            </w:tcPrChange>
          </w:tcPr>
          <w:p w14:paraId="51B8341C" w14:textId="77777777" w:rsidR="00D97ABC" w:rsidRPr="00FB6BE3" w:rsidRDefault="00D97ABC">
            <w:pPr>
              <w:pStyle w:val="af"/>
              <w:ind w:firstLineChars="0"/>
              <w:rPr>
                <w:ins w:id="2661" w:author="刘全" w:date="2021-12-03T12:07:00Z"/>
                <w:rFonts w:ascii="宋体" w:hAnsi="宋体"/>
              </w:rPr>
              <w:pPrChange w:id="2662" w:author="刘全" w:date="2021-12-03T12:08:00Z">
                <w:pPr>
                  <w:pStyle w:val="af"/>
                  <w:ind w:firstLine="420"/>
                </w:pPr>
              </w:pPrChange>
            </w:pPr>
            <w:ins w:id="2663" w:author="刘全" w:date="2021-12-03T12:07:00Z">
              <w:r w:rsidRPr="00FB6BE3">
                <w:rPr>
                  <w:rFonts w:hint="eastAsia"/>
                </w:rPr>
                <w:t>海子沟中转场</w:t>
              </w:r>
            </w:ins>
          </w:p>
        </w:tc>
        <w:tc>
          <w:tcPr>
            <w:tcW w:w="1046" w:type="dxa"/>
            <w:noWrap/>
            <w:vAlign w:val="center"/>
            <w:tcPrChange w:id="2664" w:author="刘全" w:date="2021-12-07T16:19:00Z">
              <w:tcPr>
                <w:tcW w:w="1046" w:type="dxa"/>
                <w:noWrap/>
              </w:tcPr>
            </w:tcPrChange>
          </w:tcPr>
          <w:p w14:paraId="22B3FDCD" w14:textId="77777777" w:rsidR="00D97ABC" w:rsidRPr="00FB6BE3" w:rsidRDefault="00D97ABC">
            <w:pPr>
              <w:pStyle w:val="af"/>
              <w:ind w:firstLineChars="0"/>
              <w:rPr>
                <w:ins w:id="2665" w:author="刘全" w:date="2021-12-03T12:07:00Z"/>
                <w:rFonts w:ascii="宋体" w:hAnsi="宋体"/>
              </w:rPr>
              <w:pPrChange w:id="2666" w:author="刘全" w:date="2021-12-03T12:08:00Z">
                <w:pPr>
                  <w:pStyle w:val="af"/>
                  <w:ind w:firstLine="420"/>
                </w:pPr>
              </w:pPrChange>
            </w:pPr>
            <w:ins w:id="2667" w:author="刘全" w:date="2021-12-03T12:07:00Z">
              <w:r w:rsidRPr="00FB6BE3">
                <w:rPr>
                  <w:rFonts w:hint="eastAsia"/>
                </w:rPr>
                <w:t>540030220</w:t>
              </w:r>
            </w:ins>
          </w:p>
        </w:tc>
        <w:tc>
          <w:tcPr>
            <w:tcW w:w="1030" w:type="dxa"/>
            <w:noWrap/>
            <w:vAlign w:val="center"/>
            <w:tcPrChange w:id="2668" w:author="刘全" w:date="2021-12-07T16:19:00Z">
              <w:tcPr>
                <w:tcW w:w="1030" w:type="dxa"/>
                <w:noWrap/>
              </w:tcPr>
            </w:tcPrChange>
          </w:tcPr>
          <w:p w14:paraId="6E1C5CF7" w14:textId="77777777" w:rsidR="00D97ABC" w:rsidRPr="00FB6BE3" w:rsidRDefault="00D97ABC">
            <w:pPr>
              <w:pStyle w:val="af"/>
              <w:ind w:firstLineChars="0"/>
              <w:rPr>
                <w:ins w:id="2669" w:author="刘全" w:date="2021-12-03T12:07:00Z"/>
                <w:rFonts w:ascii="宋体" w:hAnsi="宋体"/>
              </w:rPr>
              <w:pPrChange w:id="2670" w:author="刘全" w:date="2021-12-03T12:08:00Z">
                <w:pPr>
                  <w:pStyle w:val="af"/>
                  <w:ind w:firstLine="420"/>
                </w:pPr>
              </w:pPrChange>
            </w:pPr>
            <w:ins w:id="2671" w:author="刘全" w:date="2021-12-03T12:07:00Z">
              <w:r w:rsidRPr="00FB6BE3">
                <w:rPr>
                  <w:rFonts w:hint="eastAsia"/>
                </w:rPr>
                <w:t xml:space="preserve">540030220.0 </w:t>
              </w:r>
            </w:ins>
          </w:p>
        </w:tc>
        <w:tc>
          <w:tcPr>
            <w:tcW w:w="530" w:type="dxa"/>
            <w:noWrap/>
            <w:vAlign w:val="center"/>
            <w:tcPrChange w:id="2672" w:author="刘全" w:date="2021-12-07T16:19:00Z">
              <w:tcPr>
                <w:tcW w:w="530" w:type="dxa"/>
                <w:noWrap/>
              </w:tcPr>
            </w:tcPrChange>
          </w:tcPr>
          <w:p w14:paraId="5127521C" w14:textId="77777777" w:rsidR="00D97ABC" w:rsidRPr="00FB6BE3" w:rsidRDefault="00D97ABC">
            <w:pPr>
              <w:pStyle w:val="af"/>
              <w:ind w:firstLineChars="0"/>
              <w:rPr>
                <w:ins w:id="2673" w:author="刘全" w:date="2021-12-03T12:07:00Z"/>
                <w:rFonts w:ascii="宋体" w:hAnsi="宋体"/>
              </w:rPr>
              <w:pPrChange w:id="2674" w:author="刘全" w:date="2021-12-03T12:08:00Z">
                <w:pPr>
                  <w:pStyle w:val="af"/>
                  <w:ind w:firstLine="420"/>
                </w:pPr>
              </w:pPrChange>
            </w:pPr>
            <w:ins w:id="2675" w:author="刘全" w:date="2021-12-03T12:07:00Z">
              <w:r w:rsidRPr="00FB6BE3">
                <w:rPr>
                  <w:rFonts w:hint="eastAsia"/>
                </w:rPr>
                <w:t>24001</w:t>
              </w:r>
            </w:ins>
          </w:p>
        </w:tc>
        <w:tc>
          <w:tcPr>
            <w:tcW w:w="444" w:type="dxa"/>
            <w:noWrap/>
            <w:vAlign w:val="center"/>
            <w:tcPrChange w:id="2676" w:author="刘全" w:date="2021-12-07T16:19:00Z">
              <w:tcPr>
                <w:tcW w:w="444" w:type="dxa"/>
                <w:noWrap/>
              </w:tcPr>
            </w:tcPrChange>
          </w:tcPr>
          <w:p w14:paraId="6C85E90A" w14:textId="77777777" w:rsidR="00D97ABC" w:rsidRPr="00FB6BE3" w:rsidRDefault="00D97ABC">
            <w:pPr>
              <w:pStyle w:val="af"/>
              <w:ind w:firstLineChars="0"/>
              <w:rPr>
                <w:ins w:id="2677" w:author="刘全" w:date="2021-12-03T12:07:00Z"/>
                <w:rFonts w:ascii="宋体" w:hAnsi="宋体"/>
              </w:rPr>
              <w:pPrChange w:id="2678" w:author="刘全" w:date="2021-12-03T12:08:00Z">
                <w:pPr>
                  <w:pStyle w:val="af"/>
                  <w:ind w:firstLine="420"/>
                </w:pPr>
              </w:pPrChange>
            </w:pPr>
            <w:ins w:id="2679" w:author="刘全" w:date="2021-12-03T12:07:00Z">
              <w:r w:rsidRPr="00FB6BE3">
                <w:rPr>
                  <w:rFonts w:hint="eastAsia"/>
                </w:rPr>
                <w:t>0</w:t>
              </w:r>
            </w:ins>
          </w:p>
        </w:tc>
        <w:tc>
          <w:tcPr>
            <w:tcW w:w="1010" w:type="dxa"/>
            <w:noWrap/>
            <w:vAlign w:val="center"/>
            <w:tcPrChange w:id="2680" w:author="刘全" w:date="2021-12-07T16:19:00Z">
              <w:tcPr>
                <w:tcW w:w="1010" w:type="dxa"/>
                <w:noWrap/>
              </w:tcPr>
            </w:tcPrChange>
          </w:tcPr>
          <w:p w14:paraId="684A21E9" w14:textId="77777777" w:rsidR="00D97ABC" w:rsidRPr="00FB6BE3" w:rsidRDefault="00D97ABC">
            <w:pPr>
              <w:pStyle w:val="af"/>
              <w:ind w:firstLineChars="0"/>
              <w:rPr>
                <w:ins w:id="2681" w:author="刘全" w:date="2021-12-03T12:07:00Z"/>
                <w:rFonts w:ascii="宋体" w:hAnsi="宋体"/>
              </w:rPr>
              <w:pPrChange w:id="2682" w:author="刘全" w:date="2021-12-03T12:08:00Z">
                <w:pPr>
                  <w:pStyle w:val="af"/>
                  <w:ind w:firstLine="420"/>
                </w:pPr>
              </w:pPrChange>
            </w:pPr>
            <w:ins w:id="2683" w:author="刘全" w:date="2021-12-03T12:07:00Z">
              <w:r w:rsidRPr="00FB6BE3">
                <w:rPr>
                  <w:rFonts w:hint="eastAsia"/>
                </w:rPr>
                <w:t>10000000</w:t>
              </w:r>
            </w:ins>
          </w:p>
        </w:tc>
        <w:tc>
          <w:tcPr>
            <w:tcW w:w="404" w:type="dxa"/>
            <w:noWrap/>
            <w:vAlign w:val="center"/>
            <w:tcPrChange w:id="2684" w:author="刘全" w:date="2021-12-07T16:19:00Z">
              <w:tcPr>
                <w:tcW w:w="404" w:type="dxa"/>
                <w:noWrap/>
              </w:tcPr>
            </w:tcPrChange>
          </w:tcPr>
          <w:p w14:paraId="7F03DC74" w14:textId="77777777" w:rsidR="00D97ABC" w:rsidRPr="00FB6BE3" w:rsidRDefault="00D97ABC">
            <w:pPr>
              <w:pStyle w:val="af"/>
              <w:ind w:firstLineChars="0"/>
              <w:rPr>
                <w:ins w:id="2685" w:author="刘全" w:date="2021-12-03T12:07:00Z"/>
                <w:rFonts w:ascii="宋体" w:hAnsi="宋体"/>
              </w:rPr>
              <w:pPrChange w:id="2686" w:author="刘全" w:date="2021-12-03T12:08:00Z">
                <w:pPr>
                  <w:pStyle w:val="af"/>
                  <w:ind w:firstLine="420"/>
                </w:pPr>
              </w:pPrChange>
            </w:pPr>
          </w:p>
        </w:tc>
        <w:tc>
          <w:tcPr>
            <w:tcW w:w="686" w:type="dxa"/>
            <w:noWrap/>
            <w:vAlign w:val="center"/>
            <w:tcPrChange w:id="2687" w:author="刘全" w:date="2021-12-07T16:19:00Z">
              <w:tcPr>
                <w:tcW w:w="686" w:type="dxa"/>
                <w:noWrap/>
              </w:tcPr>
            </w:tcPrChange>
          </w:tcPr>
          <w:p w14:paraId="522D5529" w14:textId="77777777" w:rsidR="00D97ABC" w:rsidRPr="00FB6BE3" w:rsidRDefault="00D97ABC">
            <w:pPr>
              <w:pStyle w:val="af"/>
              <w:ind w:firstLineChars="0"/>
              <w:rPr>
                <w:ins w:id="2688" w:author="刘全" w:date="2021-12-03T12:07:00Z"/>
                <w:rFonts w:ascii="宋体" w:hAnsi="宋体"/>
              </w:rPr>
              <w:pPrChange w:id="2689" w:author="刘全" w:date="2021-12-03T12:08:00Z">
                <w:pPr>
                  <w:pStyle w:val="af"/>
                  <w:ind w:firstLine="420"/>
                </w:pPr>
              </w:pPrChange>
            </w:pPr>
            <w:ins w:id="2690" w:author="刘全" w:date="2021-12-03T12:07:00Z">
              <w:r w:rsidRPr="00FB6BE3">
                <w:rPr>
                  <w:rFonts w:hint="eastAsia"/>
                </w:rPr>
                <w:t>200000</w:t>
              </w:r>
            </w:ins>
          </w:p>
        </w:tc>
        <w:tc>
          <w:tcPr>
            <w:tcW w:w="530" w:type="dxa"/>
            <w:noWrap/>
            <w:vAlign w:val="center"/>
            <w:tcPrChange w:id="2691" w:author="刘全" w:date="2021-12-07T16:19:00Z">
              <w:tcPr>
                <w:tcW w:w="530" w:type="dxa"/>
                <w:noWrap/>
              </w:tcPr>
            </w:tcPrChange>
          </w:tcPr>
          <w:p w14:paraId="3028EC06" w14:textId="77777777" w:rsidR="00D97ABC" w:rsidRPr="00FB6BE3" w:rsidRDefault="00D97ABC">
            <w:pPr>
              <w:pStyle w:val="af"/>
              <w:ind w:firstLineChars="0"/>
              <w:rPr>
                <w:ins w:id="2692" w:author="刘全" w:date="2021-12-03T12:07:00Z"/>
                <w:rFonts w:ascii="宋体" w:hAnsi="宋体"/>
              </w:rPr>
              <w:pPrChange w:id="2693" w:author="刘全" w:date="2021-12-03T12:08:00Z">
                <w:pPr>
                  <w:pStyle w:val="af"/>
                  <w:ind w:firstLine="420"/>
                </w:pPr>
              </w:pPrChange>
            </w:pPr>
            <w:ins w:id="2694" w:author="刘全" w:date="2021-12-03T12:07:00Z">
              <w:r w:rsidRPr="00FB6BE3">
                <w:rPr>
                  <w:rFonts w:hint="eastAsia"/>
                </w:rPr>
                <w:t>8000</w:t>
              </w:r>
            </w:ins>
          </w:p>
        </w:tc>
        <w:tc>
          <w:tcPr>
            <w:tcW w:w="723" w:type="dxa"/>
            <w:noWrap/>
            <w:vAlign w:val="center"/>
            <w:tcPrChange w:id="2695" w:author="刘全" w:date="2021-12-07T16:19:00Z">
              <w:tcPr>
                <w:tcW w:w="723" w:type="dxa"/>
                <w:noWrap/>
              </w:tcPr>
            </w:tcPrChange>
          </w:tcPr>
          <w:p w14:paraId="2CF36BC3" w14:textId="77777777" w:rsidR="00D97ABC" w:rsidRDefault="00D97ABC">
            <w:pPr>
              <w:pStyle w:val="af"/>
              <w:ind w:firstLineChars="0"/>
              <w:rPr>
                <w:ins w:id="2696" w:author="刘全" w:date="2021-12-03T12:07:00Z"/>
              </w:rPr>
              <w:pPrChange w:id="2697" w:author="刘全" w:date="2021-12-03T12:08:00Z">
                <w:pPr>
                  <w:pStyle w:val="af"/>
                  <w:ind w:firstLine="420"/>
                </w:pPr>
              </w:pPrChange>
            </w:pPr>
            <w:ins w:id="2698" w:author="刘全" w:date="2021-12-03T12:07:00Z">
              <w:r>
                <w:rPr>
                  <w:rFonts w:hint="eastAsia"/>
                </w:rPr>
                <w:t>480000</w:t>
              </w:r>
            </w:ins>
          </w:p>
          <w:p w14:paraId="1179D98E" w14:textId="77777777" w:rsidR="00D97ABC" w:rsidRPr="00FB6BE3" w:rsidRDefault="00D97ABC">
            <w:pPr>
              <w:pStyle w:val="af"/>
              <w:ind w:firstLineChars="0"/>
              <w:rPr>
                <w:ins w:id="2699" w:author="刘全" w:date="2021-12-03T12:07:00Z"/>
                <w:rFonts w:ascii="宋体" w:hAnsi="宋体"/>
              </w:rPr>
              <w:pPrChange w:id="2700" w:author="刘全" w:date="2021-12-03T12:08:00Z">
                <w:pPr>
                  <w:pStyle w:val="af"/>
                  <w:ind w:firstLine="420"/>
                </w:pPr>
              </w:pPrChange>
            </w:pPr>
            <w:ins w:id="2701" w:author="刘全" w:date="2021-12-03T12:07:00Z">
              <w:r w:rsidRPr="00FB6BE3">
                <w:rPr>
                  <w:rFonts w:hint="eastAsia"/>
                </w:rPr>
                <w:t>012</w:t>
              </w:r>
            </w:ins>
          </w:p>
        </w:tc>
      </w:tr>
      <w:tr w:rsidR="00D97ABC" w:rsidRPr="00FB6BE3" w14:paraId="27558D75" w14:textId="77777777" w:rsidTr="00975CFC">
        <w:trPr>
          <w:ins w:id="2702" w:author="刘全" w:date="2021-12-03T12:07:00Z"/>
        </w:trPr>
        <w:tc>
          <w:tcPr>
            <w:tcW w:w="866" w:type="dxa"/>
            <w:noWrap/>
            <w:vAlign w:val="center"/>
            <w:tcPrChange w:id="2703" w:author="刘全" w:date="2021-12-07T16:19:00Z">
              <w:tcPr>
                <w:tcW w:w="866" w:type="dxa"/>
                <w:noWrap/>
              </w:tcPr>
            </w:tcPrChange>
          </w:tcPr>
          <w:p w14:paraId="184193B3" w14:textId="77777777" w:rsidR="00D97ABC" w:rsidRDefault="00D97ABC">
            <w:pPr>
              <w:pStyle w:val="af"/>
              <w:ind w:firstLineChars="0"/>
              <w:rPr>
                <w:ins w:id="2704" w:author="刘全" w:date="2021-12-03T12:07:00Z"/>
              </w:rPr>
              <w:pPrChange w:id="2705" w:author="刘全" w:date="2021-12-03T12:08:00Z">
                <w:pPr>
                  <w:pStyle w:val="af"/>
                  <w:ind w:firstLine="420"/>
                </w:pPr>
              </w:pPrChange>
            </w:pPr>
            <w:ins w:id="2706" w:author="刘全" w:date="2021-12-03T12:07:00Z">
              <w:r>
                <w:rPr>
                  <w:rFonts w:hint="eastAsia"/>
                </w:rPr>
                <w:t>520000</w:t>
              </w:r>
            </w:ins>
          </w:p>
          <w:p w14:paraId="26CC02B6" w14:textId="77777777" w:rsidR="00D97ABC" w:rsidRPr="00FB6BE3" w:rsidRDefault="00D97ABC">
            <w:pPr>
              <w:pStyle w:val="af"/>
              <w:ind w:firstLineChars="0"/>
              <w:rPr>
                <w:ins w:id="2707" w:author="刘全" w:date="2021-12-03T12:07:00Z"/>
                <w:rFonts w:ascii="宋体" w:hAnsi="宋体"/>
              </w:rPr>
              <w:pPrChange w:id="2708" w:author="刘全" w:date="2021-12-03T12:08:00Z">
                <w:pPr>
                  <w:pStyle w:val="af"/>
                  <w:ind w:firstLine="420"/>
                </w:pPr>
              </w:pPrChange>
            </w:pPr>
            <w:ins w:id="2709" w:author="刘全" w:date="2021-12-03T12:07:00Z">
              <w:r w:rsidRPr="00FB6BE3">
                <w:rPr>
                  <w:rFonts w:hint="eastAsia"/>
                </w:rPr>
                <w:t>018</w:t>
              </w:r>
            </w:ins>
          </w:p>
        </w:tc>
        <w:tc>
          <w:tcPr>
            <w:tcW w:w="866" w:type="dxa"/>
            <w:noWrap/>
            <w:vAlign w:val="center"/>
            <w:tcPrChange w:id="2710" w:author="刘全" w:date="2021-12-07T16:19:00Z">
              <w:tcPr>
                <w:tcW w:w="866" w:type="dxa"/>
                <w:noWrap/>
              </w:tcPr>
            </w:tcPrChange>
          </w:tcPr>
          <w:p w14:paraId="7B90BAEF" w14:textId="77777777" w:rsidR="00D97ABC" w:rsidRDefault="00D97ABC">
            <w:pPr>
              <w:pStyle w:val="af"/>
              <w:ind w:firstLineChars="0"/>
              <w:rPr>
                <w:ins w:id="2711" w:author="刘全" w:date="2021-12-03T12:07:00Z"/>
              </w:rPr>
              <w:pPrChange w:id="2712" w:author="刘全" w:date="2021-12-03T12:08:00Z">
                <w:pPr>
                  <w:pStyle w:val="af"/>
                  <w:ind w:firstLine="420"/>
                </w:pPr>
              </w:pPrChange>
            </w:pPr>
            <w:ins w:id="2713" w:author="刘全" w:date="2021-12-03T12:07:00Z">
              <w:r>
                <w:rPr>
                  <w:rFonts w:hint="eastAsia"/>
                </w:rPr>
                <w:t>200000</w:t>
              </w:r>
            </w:ins>
          </w:p>
          <w:p w14:paraId="7A605337" w14:textId="77777777" w:rsidR="00D97ABC" w:rsidRPr="00FB6BE3" w:rsidRDefault="00D97ABC">
            <w:pPr>
              <w:pStyle w:val="af"/>
              <w:ind w:firstLineChars="0"/>
              <w:rPr>
                <w:ins w:id="2714" w:author="刘全" w:date="2021-12-03T12:07:00Z"/>
                <w:rFonts w:ascii="宋体" w:hAnsi="宋体"/>
              </w:rPr>
              <w:pPrChange w:id="2715" w:author="刘全" w:date="2021-12-03T12:08:00Z">
                <w:pPr>
                  <w:pStyle w:val="af"/>
                  <w:ind w:firstLine="420"/>
                </w:pPr>
              </w:pPrChange>
            </w:pPr>
            <w:ins w:id="2716" w:author="刘全" w:date="2021-12-03T12:07:00Z">
              <w:r w:rsidRPr="00FB6BE3">
                <w:rPr>
                  <w:rFonts w:hint="eastAsia"/>
                </w:rPr>
                <w:t>183</w:t>
              </w:r>
            </w:ins>
          </w:p>
        </w:tc>
        <w:tc>
          <w:tcPr>
            <w:tcW w:w="1073" w:type="dxa"/>
            <w:noWrap/>
            <w:vAlign w:val="center"/>
            <w:tcPrChange w:id="2717" w:author="刘全" w:date="2021-12-07T16:19:00Z">
              <w:tcPr>
                <w:tcW w:w="1073" w:type="dxa"/>
                <w:noWrap/>
              </w:tcPr>
            </w:tcPrChange>
          </w:tcPr>
          <w:p w14:paraId="5C655080" w14:textId="77777777" w:rsidR="00D97ABC" w:rsidRPr="00FB6BE3" w:rsidRDefault="00D97ABC">
            <w:pPr>
              <w:pStyle w:val="af"/>
              <w:ind w:firstLineChars="0"/>
              <w:rPr>
                <w:ins w:id="2718" w:author="刘全" w:date="2021-12-03T12:07:00Z"/>
                <w:rFonts w:ascii="宋体" w:hAnsi="宋体"/>
              </w:rPr>
              <w:pPrChange w:id="2719" w:author="刘全" w:date="2021-12-03T12:08:00Z">
                <w:pPr>
                  <w:pStyle w:val="af"/>
                  <w:ind w:firstLine="420"/>
                </w:pPr>
              </w:pPrChange>
            </w:pPr>
            <w:ins w:id="2720" w:author="刘全" w:date="2021-12-03T12:07:00Z">
              <w:r w:rsidRPr="00FB6BE3">
                <w:rPr>
                  <w:rFonts w:hint="eastAsia"/>
                </w:rPr>
                <w:t>大田坎弃渣场</w:t>
              </w:r>
            </w:ins>
          </w:p>
        </w:tc>
        <w:tc>
          <w:tcPr>
            <w:tcW w:w="1046" w:type="dxa"/>
            <w:noWrap/>
            <w:vAlign w:val="center"/>
            <w:tcPrChange w:id="2721" w:author="刘全" w:date="2021-12-07T16:19:00Z">
              <w:tcPr>
                <w:tcW w:w="1046" w:type="dxa"/>
                <w:noWrap/>
              </w:tcPr>
            </w:tcPrChange>
          </w:tcPr>
          <w:p w14:paraId="35CE3184" w14:textId="77777777" w:rsidR="00D97ABC" w:rsidRPr="00FB6BE3" w:rsidRDefault="00D97ABC">
            <w:pPr>
              <w:pStyle w:val="af"/>
              <w:ind w:firstLineChars="0"/>
              <w:rPr>
                <w:ins w:id="2722" w:author="刘全" w:date="2021-12-03T12:07:00Z"/>
                <w:rFonts w:ascii="宋体" w:hAnsi="宋体"/>
              </w:rPr>
              <w:pPrChange w:id="2723" w:author="刘全" w:date="2021-12-03T12:08:00Z">
                <w:pPr>
                  <w:pStyle w:val="af"/>
                  <w:ind w:firstLine="420"/>
                </w:pPr>
              </w:pPrChange>
            </w:pPr>
            <w:ins w:id="2724" w:author="刘全" w:date="2021-12-03T12:07:00Z">
              <w:r w:rsidRPr="00FB6BE3">
                <w:rPr>
                  <w:rFonts w:hint="eastAsia"/>
                </w:rPr>
                <w:t>540010000</w:t>
              </w:r>
            </w:ins>
          </w:p>
        </w:tc>
        <w:tc>
          <w:tcPr>
            <w:tcW w:w="1030" w:type="dxa"/>
            <w:noWrap/>
            <w:vAlign w:val="center"/>
            <w:tcPrChange w:id="2725" w:author="刘全" w:date="2021-12-07T16:19:00Z">
              <w:tcPr>
                <w:tcW w:w="1030" w:type="dxa"/>
                <w:noWrap/>
              </w:tcPr>
            </w:tcPrChange>
          </w:tcPr>
          <w:p w14:paraId="424E67D3" w14:textId="77777777" w:rsidR="00D97ABC" w:rsidRPr="00FB6BE3" w:rsidRDefault="00D97ABC">
            <w:pPr>
              <w:pStyle w:val="af"/>
              <w:ind w:firstLineChars="0"/>
              <w:rPr>
                <w:ins w:id="2726" w:author="刘全" w:date="2021-12-03T12:07:00Z"/>
                <w:rFonts w:ascii="宋体" w:hAnsi="宋体"/>
              </w:rPr>
              <w:pPrChange w:id="2727" w:author="刘全" w:date="2021-12-03T12:08:00Z">
                <w:pPr>
                  <w:pStyle w:val="af"/>
                  <w:ind w:firstLine="420"/>
                </w:pPr>
              </w:pPrChange>
            </w:pPr>
          </w:p>
        </w:tc>
        <w:tc>
          <w:tcPr>
            <w:tcW w:w="530" w:type="dxa"/>
            <w:noWrap/>
            <w:vAlign w:val="center"/>
            <w:tcPrChange w:id="2728" w:author="刘全" w:date="2021-12-07T16:19:00Z">
              <w:tcPr>
                <w:tcW w:w="530" w:type="dxa"/>
                <w:noWrap/>
              </w:tcPr>
            </w:tcPrChange>
          </w:tcPr>
          <w:p w14:paraId="54F1DF72" w14:textId="77777777" w:rsidR="00D97ABC" w:rsidRPr="00FB6BE3" w:rsidRDefault="00D97ABC">
            <w:pPr>
              <w:pStyle w:val="af"/>
              <w:ind w:firstLineChars="0"/>
              <w:rPr>
                <w:ins w:id="2729" w:author="刘全" w:date="2021-12-03T12:07:00Z"/>
                <w:rFonts w:ascii="宋体" w:hAnsi="宋体"/>
              </w:rPr>
              <w:pPrChange w:id="2730" w:author="刘全" w:date="2021-12-03T12:08:00Z">
                <w:pPr>
                  <w:pStyle w:val="af"/>
                  <w:ind w:firstLine="420"/>
                </w:pPr>
              </w:pPrChange>
            </w:pPr>
            <w:ins w:id="2731" w:author="刘全" w:date="2021-12-03T12:07:00Z">
              <w:r w:rsidRPr="00FB6BE3">
                <w:rPr>
                  <w:rFonts w:hint="eastAsia"/>
                </w:rPr>
                <w:t>24002</w:t>
              </w:r>
            </w:ins>
          </w:p>
        </w:tc>
        <w:tc>
          <w:tcPr>
            <w:tcW w:w="444" w:type="dxa"/>
            <w:noWrap/>
            <w:vAlign w:val="center"/>
            <w:tcPrChange w:id="2732" w:author="刘全" w:date="2021-12-07T16:19:00Z">
              <w:tcPr>
                <w:tcW w:w="444" w:type="dxa"/>
                <w:noWrap/>
              </w:tcPr>
            </w:tcPrChange>
          </w:tcPr>
          <w:p w14:paraId="5E15F16D" w14:textId="77777777" w:rsidR="00D97ABC" w:rsidRPr="00FB6BE3" w:rsidRDefault="00D97ABC">
            <w:pPr>
              <w:pStyle w:val="af"/>
              <w:ind w:firstLineChars="0"/>
              <w:rPr>
                <w:ins w:id="2733" w:author="刘全" w:date="2021-12-03T12:07:00Z"/>
                <w:rFonts w:ascii="宋体" w:hAnsi="宋体"/>
              </w:rPr>
              <w:pPrChange w:id="2734" w:author="刘全" w:date="2021-12-03T12:08:00Z">
                <w:pPr>
                  <w:pStyle w:val="af"/>
                  <w:ind w:firstLine="420"/>
                </w:pPr>
              </w:pPrChange>
            </w:pPr>
            <w:ins w:id="2735" w:author="刘全" w:date="2021-12-03T12:07:00Z">
              <w:r w:rsidRPr="00FB6BE3">
                <w:rPr>
                  <w:rFonts w:hint="eastAsia"/>
                </w:rPr>
                <w:t>0</w:t>
              </w:r>
            </w:ins>
          </w:p>
        </w:tc>
        <w:tc>
          <w:tcPr>
            <w:tcW w:w="1010" w:type="dxa"/>
            <w:noWrap/>
            <w:vAlign w:val="center"/>
            <w:tcPrChange w:id="2736" w:author="刘全" w:date="2021-12-07T16:19:00Z">
              <w:tcPr>
                <w:tcW w:w="1010" w:type="dxa"/>
                <w:noWrap/>
              </w:tcPr>
            </w:tcPrChange>
          </w:tcPr>
          <w:p w14:paraId="0ADBDAB6" w14:textId="77777777" w:rsidR="00D97ABC" w:rsidRPr="00FB6BE3" w:rsidRDefault="00D97ABC">
            <w:pPr>
              <w:pStyle w:val="af"/>
              <w:ind w:firstLineChars="0"/>
              <w:rPr>
                <w:ins w:id="2737" w:author="刘全" w:date="2021-12-03T12:07:00Z"/>
                <w:rFonts w:ascii="宋体" w:hAnsi="宋体"/>
              </w:rPr>
              <w:pPrChange w:id="2738" w:author="刘全" w:date="2021-12-03T12:08:00Z">
                <w:pPr>
                  <w:pStyle w:val="af"/>
                  <w:ind w:firstLine="420"/>
                </w:pPr>
              </w:pPrChange>
            </w:pPr>
            <w:ins w:id="2739" w:author="刘全" w:date="2021-12-03T12:07:00Z">
              <w:r w:rsidRPr="00FB6BE3">
                <w:rPr>
                  <w:rFonts w:hint="eastAsia"/>
                </w:rPr>
                <w:t>12000000</w:t>
              </w:r>
            </w:ins>
          </w:p>
        </w:tc>
        <w:tc>
          <w:tcPr>
            <w:tcW w:w="404" w:type="dxa"/>
            <w:noWrap/>
            <w:vAlign w:val="center"/>
            <w:tcPrChange w:id="2740" w:author="刘全" w:date="2021-12-07T16:19:00Z">
              <w:tcPr>
                <w:tcW w:w="404" w:type="dxa"/>
                <w:noWrap/>
              </w:tcPr>
            </w:tcPrChange>
          </w:tcPr>
          <w:p w14:paraId="2F62321D" w14:textId="77777777" w:rsidR="00D97ABC" w:rsidRPr="00FB6BE3" w:rsidRDefault="00D97ABC">
            <w:pPr>
              <w:pStyle w:val="af"/>
              <w:ind w:firstLineChars="0"/>
              <w:rPr>
                <w:ins w:id="2741" w:author="刘全" w:date="2021-12-03T12:07:00Z"/>
                <w:rFonts w:ascii="宋体" w:hAnsi="宋体"/>
              </w:rPr>
              <w:pPrChange w:id="2742" w:author="刘全" w:date="2021-12-03T12:08:00Z">
                <w:pPr>
                  <w:pStyle w:val="af"/>
                  <w:ind w:firstLine="420"/>
                </w:pPr>
              </w:pPrChange>
            </w:pPr>
          </w:p>
        </w:tc>
        <w:tc>
          <w:tcPr>
            <w:tcW w:w="686" w:type="dxa"/>
            <w:noWrap/>
            <w:vAlign w:val="center"/>
            <w:tcPrChange w:id="2743" w:author="刘全" w:date="2021-12-07T16:19:00Z">
              <w:tcPr>
                <w:tcW w:w="686" w:type="dxa"/>
                <w:noWrap/>
              </w:tcPr>
            </w:tcPrChange>
          </w:tcPr>
          <w:p w14:paraId="65294CA3" w14:textId="77777777" w:rsidR="00D97ABC" w:rsidRPr="00FB6BE3" w:rsidRDefault="00D97ABC">
            <w:pPr>
              <w:pStyle w:val="af"/>
              <w:ind w:firstLineChars="0"/>
              <w:rPr>
                <w:ins w:id="2744" w:author="刘全" w:date="2021-12-03T12:07:00Z"/>
                <w:rFonts w:ascii="宋体" w:hAnsi="宋体"/>
              </w:rPr>
              <w:pPrChange w:id="2745" w:author="刘全" w:date="2021-12-03T12:08:00Z">
                <w:pPr>
                  <w:pStyle w:val="af"/>
                  <w:ind w:firstLine="420"/>
                </w:pPr>
              </w:pPrChange>
            </w:pPr>
          </w:p>
        </w:tc>
        <w:tc>
          <w:tcPr>
            <w:tcW w:w="530" w:type="dxa"/>
            <w:noWrap/>
            <w:vAlign w:val="center"/>
            <w:tcPrChange w:id="2746" w:author="刘全" w:date="2021-12-07T16:19:00Z">
              <w:tcPr>
                <w:tcW w:w="530" w:type="dxa"/>
                <w:noWrap/>
              </w:tcPr>
            </w:tcPrChange>
          </w:tcPr>
          <w:p w14:paraId="7C6DFBB4" w14:textId="77777777" w:rsidR="00D97ABC" w:rsidRPr="00FB6BE3" w:rsidRDefault="00D97ABC">
            <w:pPr>
              <w:pStyle w:val="af"/>
              <w:ind w:firstLineChars="0"/>
              <w:rPr>
                <w:ins w:id="2747" w:author="刘全" w:date="2021-12-03T12:07:00Z"/>
                <w:rFonts w:ascii="宋体" w:hAnsi="宋体"/>
              </w:rPr>
              <w:pPrChange w:id="2748" w:author="刘全" w:date="2021-12-03T12:08:00Z">
                <w:pPr>
                  <w:pStyle w:val="af"/>
                  <w:ind w:firstLine="420"/>
                </w:pPr>
              </w:pPrChange>
            </w:pPr>
          </w:p>
        </w:tc>
        <w:tc>
          <w:tcPr>
            <w:tcW w:w="723" w:type="dxa"/>
            <w:noWrap/>
            <w:vAlign w:val="center"/>
            <w:tcPrChange w:id="2749" w:author="刘全" w:date="2021-12-07T16:19:00Z">
              <w:tcPr>
                <w:tcW w:w="723" w:type="dxa"/>
                <w:noWrap/>
              </w:tcPr>
            </w:tcPrChange>
          </w:tcPr>
          <w:p w14:paraId="225E1736" w14:textId="77777777" w:rsidR="00D97ABC" w:rsidRDefault="00D97ABC">
            <w:pPr>
              <w:pStyle w:val="af"/>
              <w:ind w:firstLineChars="0"/>
              <w:rPr>
                <w:ins w:id="2750" w:author="刘全" w:date="2021-12-03T12:07:00Z"/>
              </w:rPr>
              <w:pPrChange w:id="2751" w:author="刘全" w:date="2021-12-03T12:08:00Z">
                <w:pPr>
                  <w:pStyle w:val="af"/>
                  <w:ind w:firstLine="420"/>
                </w:pPr>
              </w:pPrChange>
            </w:pPr>
            <w:ins w:id="2752" w:author="刘全" w:date="2021-12-03T12:07:00Z">
              <w:r>
                <w:rPr>
                  <w:rFonts w:hint="eastAsia"/>
                </w:rPr>
                <w:t>480000</w:t>
              </w:r>
            </w:ins>
          </w:p>
          <w:p w14:paraId="0EAD3EF9" w14:textId="77777777" w:rsidR="00D97ABC" w:rsidRPr="00FB6BE3" w:rsidRDefault="00D97ABC">
            <w:pPr>
              <w:pStyle w:val="af"/>
              <w:ind w:firstLineChars="0"/>
              <w:rPr>
                <w:ins w:id="2753" w:author="刘全" w:date="2021-12-03T12:07:00Z"/>
                <w:rFonts w:ascii="宋体" w:hAnsi="宋体"/>
              </w:rPr>
              <w:pPrChange w:id="2754" w:author="刘全" w:date="2021-12-03T12:08:00Z">
                <w:pPr>
                  <w:pStyle w:val="af"/>
                  <w:ind w:firstLine="420"/>
                </w:pPr>
              </w:pPrChange>
            </w:pPr>
            <w:ins w:id="2755" w:author="刘全" w:date="2021-12-03T12:07:00Z">
              <w:r w:rsidRPr="00FB6BE3">
                <w:rPr>
                  <w:rFonts w:hint="eastAsia"/>
                </w:rPr>
                <w:t>008</w:t>
              </w:r>
            </w:ins>
          </w:p>
        </w:tc>
      </w:tr>
      <w:tr w:rsidR="00D97ABC" w:rsidRPr="00FB6BE3" w14:paraId="4C859C1F" w14:textId="77777777" w:rsidTr="00975CFC">
        <w:trPr>
          <w:ins w:id="2756" w:author="刘全" w:date="2021-12-03T12:07:00Z"/>
        </w:trPr>
        <w:tc>
          <w:tcPr>
            <w:tcW w:w="866" w:type="dxa"/>
            <w:noWrap/>
            <w:vAlign w:val="center"/>
            <w:tcPrChange w:id="2757" w:author="刘全" w:date="2021-12-07T16:19:00Z">
              <w:tcPr>
                <w:tcW w:w="866" w:type="dxa"/>
                <w:noWrap/>
              </w:tcPr>
            </w:tcPrChange>
          </w:tcPr>
          <w:p w14:paraId="1820816C" w14:textId="77777777" w:rsidR="00D97ABC" w:rsidRDefault="00D97ABC">
            <w:pPr>
              <w:pStyle w:val="af"/>
              <w:ind w:firstLineChars="0"/>
              <w:rPr>
                <w:ins w:id="2758" w:author="刘全" w:date="2021-12-03T12:07:00Z"/>
              </w:rPr>
              <w:pPrChange w:id="2759" w:author="刘全" w:date="2021-12-03T12:08:00Z">
                <w:pPr>
                  <w:pStyle w:val="af"/>
                  <w:ind w:firstLine="420"/>
                </w:pPr>
              </w:pPrChange>
            </w:pPr>
            <w:ins w:id="2760" w:author="刘全" w:date="2021-12-03T12:07:00Z">
              <w:r>
                <w:rPr>
                  <w:rFonts w:hint="eastAsia"/>
                </w:rPr>
                <w:lastRenderedPageBreak/>
                <w:t>520000</w:t>
              </w:r>
            </w:ins>
          </w:p>
          <w:p w14:paraId="3211BD63" w14:textId="77777777" w:rsidR="00D97ABC" w:rsidRPr="00FB6BE3" w:rsidRDefault="00D97ABC">
            <w:pPr>
              <w:pStyle w:val="af"/>
              <w:ind w:firstLineChars="0"/>
              <w:rPr>
                <w:ins w:id="2761" w:author="刘全" w:date="2021-12-03T12:07:00Z"/>
                <w:rFonts w:ascii="宋体" w:hAnsi="宋体"/>
              </w:rPr>
              <w:pPrChange w:id="2762" w:author="刘全" w:date="2021-12-03T12:08:00Z">
                <w:pPr>
                  <w:pStyle w:val="af"/>
                  <w:ind w:firstLine="420"/>
                </w:pPr>
              </w:pPrChange>
            </w:pPr>
            <w:ins w:id="2763" w:author="刘全" w:date="2021-12-03T12:07:00Z">
              <w:r w:rsidRPr="00FB6BE3">
                <w:rPr>
                  <w:rFonts w:hint="eastAsia"/>
                </w:rPr>
                <w:t>019</w:t>
              </w:r>
            </w:ins>
          </w:p>
        </w:tc>
        <w:tc>
          <w:tcPr>
            <w:tcW w:w="866" w:type="dxa"/>
            <w:noWrap/>
            <w:vAlign w:val="center"/>
            <w:tcPrChange w:id="2764" w:author="刘全" w:date="2021-12-07T16:19:00Z">
              <w:tcPr>
                <w:tcW w:w="866" w:type="dxa"/>
                <w:noWrap/>
              </w:tcPr>
            </w:tcPrChange>
          </w:tcPr>
          <w:p w14:paraId="6D9B5ECC" w14:textId="77777777" w:rsidR="00D97ABC" w:rsidRDefault="00D97ABC">
            <w:pPr>
              <w:pStyle w:val="af"/>
              <w:ind w:firstLineChars="0"/>
              <w:rPr>
                <w:ins w:id="2765" w:author="刘全" w:date="2021-12-03T12:07:00Z"/>
              </w:rPr>
              <w:pPrChange w:id="2766" w:author="刘全" w:date="2021-12-03T12:08:00Z">
                <w:pPr>
                  <w:pStyle w:val="af"/>
                  <w:ind w:firstLine="420"/>
                </w:pPr>
              </w:pPrChange>
            </w:pPr>
            <w:ins w:id="2767" w:author="刘全" w:date="2021-12-03T12:07:00Z">
              <w:r>
                <w:rPr>
                  <w:rFonts w:hint="eastAsia"/>
                </w:rPr>
                <w:t>200000</w:t>
              </w:r>
            </w:ins>
          </w:p>
          <w:p w14:paraId="7C909E29" w14:textId="77777777" w:rsidR="00D97ABC" w:rsidRPr="00FB6BE3" w:rsidRDefault="00D97ABC">
            <w:pPr>
              <w:pStyle w:val="af"/>
              <w:ind w:firstLineChars="0"/>
              <w:rPr>
                <w:ins w:id="2768" w:author="刘全" w:date="2021-12-03T12:07:00Z"/>
                <w:rFonts w:ascii="宋体" w:hAnsi="宋体"/>
              </w:rPr>
              <w:pPrChange w:id="2769" w:author="刘全" w:date="2021-12-03T12:08:00Z">
                <w:pPr>
                  <w:pStyle w:val="af"/>
                  <w:ind w:firstLine="420"/>
                </w:pPr>
              </w:pPrChange>
            </w:pPr>
            <w:ins w:id="2770" w:author="刘全" w:date="2021-12-03T12:07:00Z">
              <w:r w:rsidRPr="00FB6BE3">
                <w:rPr>
                  <w:rFonts w:hint="eastAsia"/>
                </w:rPr>
                <w:t>044</w:t>
              </w:r>
            </w:ins>
          </w:p>
        </w:tc>
        <w:tc>
          <w:tcPr>
            <w:tcW w:w="1073" w:type="dxa"/>
            <w:noWrap/>
            <w:vAlign w:val="center"/>
            <w:tcPrChange w:id="2771" w:author="刘全" w:date="2021-12-07T16:19:00Z">
              <w:tcPr>
                <w:tcW w:w="1073" w:type="dxa"/>
                <w:noWrap/>
              </w:tcPr>
            </w:tcPrChange>
          </w:tcPr>
          <w:p w14:paraId="53107405" w14:textId="77777777" w:rsidR="00D97ABC" w:rsidRPr="00FB6BE3" w:rsidRDefault="00D97ABC">
            <w:pPr>
              <w:pStyle w:val="af"/>
              <w:ind w:firstLineChars="0"/>
              <w:rPr>
                <w:ins w:id="2772" w:author="刘全" w:date="2021-12-03T12:07:00Z"/>
                <w:rFonts w:ascii="宋体" w:hAnsi="宋体"/>
              </w:rPr>
              <w:pPrChange w:id="2773" w:author="刘全" w:date="2021-12-03T12:08:00Z">
                <w:pPr>
                  <w:pStyle w:val="af"/>
                  <w:ind w:firstLine="420"/>
                </w:pPr>
              </w:pPrChange>
            </w:pPr>
            <w:ins w:id="2774" w:author="刘全" w:date="2021-12-03T12:07:00Z">
              <w:r w:rsidRPr="00FB6BE3">
                <w:rPr>
                  <w:rFonts w:hint="eastAsia"/>
                </w:rPr>
                <w:t>白鹤滩弃渣场</w:t>
              </w:r>
            </w:ins>
          </w:p>
        </w:tc>
        <w:tc>
          <w:tcPr>
            <w:tcW w:w="1046" w:type="dxa"/>
            <w:noWrap/>
            <w:vAlign w:val="center"/>
            <w:tcPrChange w:id="2775" w:author="刘全" w:date="2021-12-07T16:19:00Z">
              <w:tcPr>
                <w:tcW w:w="1046" w:type="dxa"/>
                <w:noWrap/>
              </w:tcPr>
            </w:tcPrChange>
          </w:tcPr>
          <w:p w14:paraId="393FB7A9" w14:textId="77777777" w:rsidR="00D97ABC" w:rsidRPr="00FB6BE3" w:rsidRDefault="00D97ABC">
            <w:pPr>
              <w:pStyle w:val="af"/>
              <w:ind w:firstLineChars="0"/>
              <w:rPr>
                <w:ins w:id="2776" w:author="刘全" w:date="2021-12-03T12:07:00Z"/>
                <w:rFonts w:ascii="宋体" w:hAnsi="宋体"/>
              </w:rPr>
              <w:pPrChange w:id="2777" w:author="刘全" w:date="2021-12-03T12:08:00Z">
                <w:pPr>
                  <w:pStyle w:val="af"/>
                  <w:ind w:firstLine="420"/>
                </w:pPr>
              </w:pPrChange>
            </w:pPr>
            <w:ins w:id="2778" w:author="刘全" w:date="2021-12-03T12:07:00Z">
              <w:r w:rsidRPr="00FB6BE3">
                <w:rPr>
                  <w:rFonts w:hint="eastAsia"/>
                </w:rPr>
                <w:t>540010000</w:t>
              </w:r>
            </w:ins>
          </w:p>
        </w:tc>
        <w:tc>
          <w:tcPr>
            <w:tcW w:w="1030" w:type="dxa"/>
            <w:noWrap/>
            <w:vAlign w:val="center"/>
            <w:tcPrChange w:id="2779" w:author="刘全" w:date="2021-12-07T16:19:00Z">
              <w:tcPr>
                <w:tcW w:w="1030" w:type="dxa"/>
                <w:noWrap/>
              </w:tcPr>
            </w:tcPrChange>
          </w:tcPr>
          <w:p w14:paraId="5C75B20C" w14:textId="77777777" w:rsidR="00D97ABC" w:rsidRPr="00FB6BE3" w:rsidRDefault="00D97ABC">
            <w:pPr>
              <w:pStyle w:val="af"/>
              <w:ind w:firstLineChars="0"/>
              <w:rPr>
                <w:ins w:id="2780" w:author="刘全" w:date="2021-12-03T12:07:00Z"/>
                <w:rFonts w:ascii="宋体" w:hAnsi="宋体"/>
              </w:rPr>
              <w:pPrChange w:id="2781" w:author="刘全" w:date="2021-12-03T12:08:00Z">
                <w:pPr>
                  <w:pStyle w:val="af"/>
                  <w:ind w:firstLine="420"/>
                </w:pPr>
              </w:pPrChange>
            </w:pPr>
          </w:p>
        </w:tc>
        <w:tc>
          <w:tcPr>
            <w:tcW w:w="530" w:type="dxa"/>
            <w:noWrap/>
            <w:vAlign w:val="center"/>
            <w:tcPrChange w:id="2782" w:author="刘全" w:date="2021-12-07T16:19:00Z">
              <w:tcPr>
                <w:tcW w:w="530" w:type="dxa"/>
                <w:noWrap/>
              </w:tcPr>
            </w:tcPrChange>
          </w:tcPr>
          <w:p w14:paraId="2A3C6687" w14:textId="77777777" w:rsidR="00D97ABC" w:rsidRPr="00FB6BE3" w:rsidRDefault="00D97ABC">
            <w:pPr>
              <w:pStyle w:val="af"/>
              <w:ind w:firstLineChars="0"/>
              <w:rPr>
                <w:ins w:id="2783" w:author="刘全" w:date="2021-12-03T12:07:00Z"/>
                <w:rFonts w:ascii="宋体" w:hAnsi="宋体"/>
              </w:rPr>
              <w:pPrChange w:id="2784" w:author="刘全" w:date="2021-12-03T12:08:00Z">
                <w:pPr>
                  <w:pStyle w:val="af"/>
                  <w:ind w:firstLine="420"/>
                </w:pPr>
              </w:pPrChange>
            </w:pPr>
            <w:ins w:id="2785" w:author="刘全" w:date="2021-12-03T12:07:00Z">
              <w:r w:rsidRPr="00FB6BE3">
                <w:rPr>
                  <w:rFonts w:hint="eastAsia"/>
                </w:rPr>
                <w:t>24002</w:t>
              </w:r>
            </w:ins>
          </w:p>
        </w:tc>
        <w:tc>
          <w:tcPr>
            <w:tcW w:w="444" w:type="dxa"/>
            <w:noWrap/>
            <w:vAlign w:val="center"/>
            <w:tcPrChange w:id="2786" w:author="刘全" w:date="2021-12-07T16:19:00Z">
              <w:tcPr>
                <w:tcW w:w="444" w:type="dxa"/>
                <w:noWrap/>
              </w:tcPr>
            </w:tcPrChange>
          </w:tcPr>
          <w:p w14:paraId="6A361FA8" w14:textId="77777777" w:rsidR="00D97ABC" w:rsidRPr="00FB6BE3" w:rsidRDefault="00D97ABC">
            <w:pPr>
              <w:pStyle w:val="af"/>
              <w:ind w:firstLineChars="0"/>
              <w:rPr>
                <w:ins w:id="2787" w:author="刘全" w:date="2021-12-03T12:07:00Z"/>
                <w:rFonts w:ascii="宋体" w:hAnsi="宋体"/>
              </w:rPr>
              <w:pPrChange w:id="2788" w:author="刘全" w:date="2021-12-03T12:08:00Z">
                <w:pPr>
                  <w:pStyle w:val="af"/>
                  <w:ind w:firstLine="420"/>
                </w:pPr>
              </w:pPrChange>
            </w:pPr>
            <w:ins w:id="2789" w:author="刘全" w:date="2021-12-03T12:07:00Z">
              <w:r w:rsidRPr="00FB6BE3">
                <w:rPr>
                  <w:rFonts w:hint="eastAsia"/>
                </w:rPr>
                <w:t>0</w:t>
              </w:r>
            </w:ins>
          </w:p>
        </w:tc>
        <w:tc>
          <w:tcPr>
            <w:tcW w:w="1010" w:type="dxa"/>
            <w:noWrap/>
            <w:vAlign w:val="center"/>
            <w:tcPrChange w:id="2790" w:author="刘全" w:date="2021-12-07T16:19:00Z">
              <w:tcPr>
                <w:tcW w:w="1010" w:type="dxa"/>
                <w:noWrap/>
              </w:tcPr>
            </w:tcPrChange>
          </w:tcPr>
          <w:p w14:paraId="39696F56" w14:textId="77777777" w:rsidR="00D97ABC" w:rsidRPr="00FB6BE3" w:rsidRDefault="00D97ABC">
            <w:pPr>
              <w:pStyle w:val="af"/>
              <w:ind w:firstLineChars="0"/>
              <w:rPr>
                <w:ins w:id="2791" w:author="刘全" w:date="2021-12-03T12:07:00Z"/>
                <w:rFonts w:ascii="宋体" w:hAnsi="宋体"/>
              </w:rPr>
              <w:pPrChange w:id="2792" w:author="刘全" w:date="2021-12-03T12:08:00Z">
                <w:pPr>
                  <w:pStyle w:val="af"/>
                  <w:ind w:firstLine="420"/>
                </w:pPr>
              </w:pPrChange>
            </w:pPr>
            <w:ins w:id="2793" w:author="刘全" w:date="2021-12-03T12:07:00Z">
              <w:r w:rsidRPr="00FB6BE3">
                <w:rPr>
                  <w:rFonts w:hint="eastAsia"/>
                </w:rPr>
                <w:t>3000000</w:t>
              </w:r>
            </w:ins>
          </w:p>
        </w:tc>
        <w:tc>
          <w:tcPr>
            <w:tcW w:w="404" w:type="dxa"/>
            <w:noWrap/>
            <w:vAlign w:val="center"/>
            <w:tcPrChange w:id="2794" w:author="刘全" w:date="2021-12-07T16:19:00Z">
              <w:tcPr>
                <w:tcW w:w="404" w:type="dxa"/>
                <w:noWrap/>
              </w:tcPr>
            </w:tcPrChange>
          </w:tcPr>
          <w:p w14:paraId="1CE10106" w14:textId="77777777" w:rsidR="00D97ABC" w:rsidRPr="00FB6BE3" w:rsidRDefault="00D97ABC">
            <w:pPr>
              <w:pStyle w:val="af"/>
              <w:ind w:firstLineChars="0"/>
              <w:rPr>
                <w:ins w:id="2795" w:author="刘全" w:date="2021-12-03T12:07:00Z"/>
                <w:rFonts w:ascii="宋体" w:hAnsi="宋体"/>
              </w:rPr>
              <w:pPrChange w:id="2796" w:author="刘全" w:date="2021-12-03T12:08:00Z">
                <w:pPr>
                  <w:pStyle w:val="af"/>
                  <w:ind w:firstLine="420"/>
                </w:pPr>
              </w:pPrChange>
            </w:pPr>
          </w:p>
        </w:tc>
        <w:tc>
          <w:tcPr>
            <w:tcW w:w="686" w:type="dxa"/>
            <w:noWrap/>
            <w:vAlign w:val="center"/>
            <w:tcPrChange w:id="2797" w:author="刘全" w:date="2021-12-07T16:19:00Z">
              <w:tcPr>
                <w:tcW w:w="686" w:type="dxa"/>
                <w:noWrap/>
              </w:tcPr>
            </w:tcPrChange>
          </w:tcPr>
          <w:p w14:paraId="7EF1014B" w14:textId="77777777" w:rsidR="00D97ABC" w:rsidRPr="00FB6BE3" w:rsidRDefault="00D97ABC">
            <w:pPr>
              <w:pStyle w:val="af"/>
              <w:ind w:firstLineChars="0"/>
              <w:rPr>
                <w:ins w:id="2798" w:author="刘全" w:date="2021-12-03T12:07:00Z"/>
                <w:rFonts w:ascii="宋体" w:hAnsi="宋体"/>
              </w:rPr>
              <w:pPrChange w:id="2799" w:author="刘全" w:date="2021-12-03T12:08:00Z">
                <w:pPr>
                  <w:pStyle w:val="af"/>
                  <w:ind w:firstLine="420"/>
                </w:pPr>
              </w:pPrChange>
            </w:pPr>
          </w:p>
        </w:tc>
        <w:tc>
          <w:tcPr>
            <w:tcW w:w="530" w:type="dxa"/>
            <w:noWrap/>
            <w:vAlign w:val="center"/>
            <w:tcPrChange w:id="2800" w:author="刘全" w:date="2021-12-07T16:19:00Z">
              <w:tcPr>
                <w:tcW w:w="530" w:type="dxa"/>
                <w:noWrap/>
              </w:tcPr>
            </w:tcPrChange>
          </w:tcPr>
          <w:p w14:paraId="7ECB8A56" w14:textId="77777777" w:rsidR="00D97ABC" w:rsidRPr="00FB6BE3" w:rsidRDefault="00D97ABC">
            <w:pPr>
              <w:pStyle w:val="af"/>
              <w:ind w:firstLineChars="0"/>
              <w:rPr>
                <w:ins w:id="2801" w:author="刘全" w:date="2021-12-03T12:07:00Z"/>
                <w:rFonts w:ascii="宋体" w:hAnsi="宋体"/>
              </w:rPr>
              <w:pPrChange w:id="2802" w:author="刘全" w:date="2021-12-03T12:08:00Z">
                <w:pPr>
                  <w:pStyle w:val="af"/>
                  <w:ind w:firstLine="420"/>
                </w:pPr>
              </w:pPrChange>
            </w:pPr>
          </w:p>
        </w:tc>
        <w:tc>
          <w:tcPr>
            <w:tcW w:w="723" w:type="dxa"/>
            <w:noWrap/>
            <w:vAlign w:val="center"/>
            <w:tcPrChange w:id="2803" w:author="刘全" w:date="2021-12-07T16:19:00Z">
              <w:tcPr>
                <w:tcW w:w="723" w:type="dxa"/>
                <w:noWrap/>
              </w:tcPr>
            </w:tcPrChange>
          </w:tcPr>
          <w:p w14:paraId="6186FB41" w14:textId="77777777" w:rsidR="00D97ABC" w:rsidRDefault="00D97ABC">
            <w:pPr>
              <w:pStyle w:val="af"/>
              <w:ind w:firstLineChars="0"/>
              <w:rPr>
                <w:ins w:id="2804" w:author="刘全" w:date="2021-12-03T12:07:00Z"/>
              </w:rPr>
              <w:pPrChange w:id="2805" w:author="刘全" w:date="2021-12-03T12:08:00Z">
                <w:pPr>
                  <w:pStyle w:val="af"/>
                  <w:ind w:firstLine="420"/>
                </w:pPr>
              </w:pPrChange>
            </w:pPr>
            <w:ins w:id="2806" w:author="刘全" w:date="2021-12-03T12:07:00Z">
              <w:r>
                <w:rPr>
                  <w:rFonts w:hint="eastAsia"/>
                </w:rPr>
                <w:t>480000</w:t>
              </w:r>
            </w:ins>
          </w:p>
          <w:p w14:paraId="1261C9C1" w14:textId="77777777" w:rsidR="00D97ABC" w:rsidRPr="00FB6BE3" w:rsidRDefault="00D97ABC">
            <w:pPr>
              <w:pStyle w:val="af"/>
              <w:ind w:firstLineChars="0"/>
              <w:rPr>
                <w:ins w:id="2807" w:author="刘全" w:date="2021-12-03T12:07:00Z"/>
                <w:rFonts w:ascii="宋体" w:hAnsi="宋体"/>
              </w:rPr>
              <w:pPrChange w:id="2808" w:author="刘全" w:date="2021-12-03T12:08:00Z">
                <w:pPr>
                  <w:pStyle w:val="af"/>
                  <w:ind w:firstLine="420"/>
                </w:pPr>
              </w:pPrChange>
            </w:pPr>
            <w:ins w:id="2809" w:author="刘全" w:date="2021-12-03T12:07:00Z">
              <w:r w:rsidRPr="00FB6BE3">
                <w:rPr>
                  <w:rFonts w:hint="eastAsia"/>
                </w:rPr>
                <w:t>008</w:t>
              </w:r>
            </w:ins>
          </w:p>
        </w:tc>
      </w:tr>
      <w:tr w:rsidR="00D97ABC" w:rsidRPr="00FB6BE3" w14:paraId="525C67C1" w14:textId="77777777" w:rsidTr="00975CFC">
        <w:trPr>
          <w:ins w:id="2810" w:author="刘全" w:date="2021-12-03T12:07:00Z"/>
        </w:trPr>
        <w:tc>
          <w:tcPr>
            <w:tcW w:w="866" w:type="dxa"/>
            <w:noWrap/>
            <w:vAlign w:val="center"/>
            <w:tcPrChange w:id="2811" w:author="刘全" w:date="2021-12-07T16:19:00Z">
              <w:tcPr>
                <w:tcW w:w="866" w:type="dxa"/>
                <w:noWrap/>
              </w:tcPr>
            </w:tcPrChange>
          </w:tcPr>
          <w:p w14:paraId="3CC33524" w14:textId="77777777" w:rsidR="00D97ABC" w:rsidRDefault="00D97ABC">
            <w:pPr>
              <w:pStyle w:val="af"/>
              <w:ind w:firstLineChars="0"/>
              <w:rPr>
                <w:ins w:id="2812" w:author="刘全" w:date="2021-12-03T12:07:00Z"/>
              </w:rPr>
              <w:pPrChange w:id="2813" w:author="刘全" w:date="2021-12-03T12:08:00Z">
                <w:pPr>
                  <w:pStyle w:val="af"/>
                  <w:ind w:firstLine="420"/>
                </w:pPr>
              </w:pPrChange>
            </w:pPr>
            <w:ins w:id="2814" w:author="刘全" w:date="2021-12-03T12:07:00Z">
              <w:r>
                <w:rPr>
                  <w:rFonts w:hint="eastAsia"/>
                </w:rPr>
                <w:t>520000</w:t>
              </w:r>
            </w:ins>
          </w:p>
          <w:p w14:paraId="27DA84CA" w14:textId="77777777" w:rsidR="00D97ABC" w:rsidRPr="00FB6BE3" w:rsidRDefault="00D97ABC">
            <w:pPr>
              <w:pStyle w:val="af"/>
              <w:ind w:firstLineChars="0"/>
              <w:rPr>
                <w:ins w:id="2815" w:author="刘全" w:date="2021-12-03T12:07:00Z"/>
                <w:rFonts w:ascii="宋体" w:hAnsi="宋体"/>
              </w:rPr>
              <w:pPrChange w:id="2816" w:author="刘全" w:date="2021-12-03T12:08:00Z">
                <w:pPr>
                  <w:pStyle w:val="af"/>
                  <w:ind w:firstLine="420"/>
                </w:pPr>
              </w:pPrChange>
            </w:pPr>
            <w:ins w:id="2817" w:author="刘全" w:date="2021-12-03T12:07:00Z">
              <w:r w:rsidRPr="00FB6BE3">
                <w:rPr>
                  <w:rFonts w:hint="eastAsia"/>
                </w:rPr>
                <w:t>020</w:t>
              </w:r>
            </w:ins>
          </w:p>
        </w:tc>
        <w:tc>
          <w:tcPr>
            <w:tcW w:w="866" w:type="dxa"/>
            <w:noWrap/>
            <w:vAlign w:val="center"/>
            <w:tcPrChange w:id="2818" w:author="刘全" w:date="2021-12-07T16:19:00Z">
              <w:tcPr>
                <w:tcW w:w="866" w:type="dxa"/>
                <w:noWrap/>
              </w:tcPr>
            </w:tcPrChange>
          </w:tcPr>
          <w:p w14:paraId="052503A4" w14:textId="77777777" w:rsidR="00D97ABC" w:rsidRDefault="00D97ABC">
            <w:pPr>
              <w:pStyle w:val="af"/>
              <w:ind w:firstLineChars="0"/>
              <w:rPr>
                <w:ins w:id="2819" w:author="刘全" w:date="2021-12-03T12:07:00Z"/>
              </w:rPr>
              <w:pPrChange w:id="2820" w:author="刘全" w:date="2021-12-03T12:08:00Z">
                <w:pPr>
                  <w:pStyle w:val="af"/>
                  <w:ind w:firstLine="420"/>
                </w:pPr>
              </w:pPrChange>
            </w:pPr>
            <w:ins w:id="2821" w:author="刘全" w:date="2021-12-03T12:07:00Z">
              <w:r>
                <w:rPr>
                  <w:rFonts w:hint="eastAsia"/>
                </w:rPr>
                <w:t>200000</w:t>
              </w:r>
            </w:ins>
          </w:p>
          <w:p w14:paraId="78095E47" w14:textId="77777777" w:rsidR="00D97ABC" w:rsidRPr="00FB6BE3" w:rsidRDefault="00D97ABC">
            <w:pPr>
              <w:pStyle w:val="af"/>
              <w:ind w:firstLineChars="0"/>
              <w:rPr>
                <w:ins w:id="2822" w:author="刘全" w:date="2021-12-03T12:07:00Z"/>
                <w:rFonts w:ascii="宋体" w:hAnsi="宋体"/>
              </w:rPr>
              <w:pPrChange w:id="2823" w:author="刘全" w:date="2021-12-03T12:08:00Z">
                <w:pPr>
                  <w:pStyle w:val="af"/>
                  <w:ind w:firstLine="420"/>
                </w:pPr>
              </w:pPrChange>
            </w:pPr>
            <w:ins w:id="2824" w:author="刘全" w:date="2021-12-03T12:07:00Z">
              <w:r w:rsidRPr="00FB6BE3">
                <w:rPr>
                  <w:rFonts w:hint="eastAsia"/>
                </w:rPr>
                <w:t>130</w:t>
              </w:r>
            </w:ins>
          </w:p>
        </w:tc>
        <w:tc>
          <w:tcPr>
            <w:tcW w:w="1073" w:type="dxa"/>
            <w:noWrap/>
            <w:vAlign w:val="center"/>
            <w:tcPrChange w:id="2825" w:author="刘全" w:date="2021-12-07T16:19:00Z">
              <w:tcPr>
                <w:tcW w:w="1073" w:type="dxa"/>
                <w:noWrap/>
              </w:tcPr>
            </w:tcPrChange>
          </w:tcPr>
          <w:p w14:paraId="1A72B05F" w14:textId="77777777" w:rsidR="00D97ABC" w:rsidRPr="00FB6BE3" w:rsidRDefault="00D97ABC">
            <w:pPr>
              <w:pStyle w:val="af"/>
              <w:ind w:firstLineChars="0"/>
              <w:rPr>
                <w:ins w:id="2826" w:author="刘全" w:date="2021-12-03T12:07:00Z"/>
                <w:rFonts w:ascii="宋体" w:hAnsi="宋体"/>
              </w:rPr>
              <w:pPrChange w:id="2827" w:author="刘全" w:date="2021-12-03T12:08:00Z">
                <w:pPr>
                  <w:pStyle w:val="af"/>
                  <w:ind w:firstLine="420"/>
                </w:pPr>
              </w:pPrChange>
            </w:pPr>
            <w:ins w:id="2828" w:author="刘全" w:date="2021-12-03T12:07:00Z">
              <w:r w:rsidRPr="00FB6BE3">
                <w:rPr>
                  <w:rFonts w:hint="eastAsia"/>
                </w:rPr>
                <w:t>外来物资</w:t>
              </w:r>
              <w:r w:rsidRPr="00FB6BE3">
                <w:rPr>
                  <w:rFonts w:hint="eastAsia"/>
                </w:rPr>
                <w:t>(</w:t>
              </w:r>
              <w:r w:rsidRPr="00FB6BE3">
                <w:rPr>
                  <w:rFonts w:hint="eastAsia"/>
                </w:rPr>
                <w:t>水泥</w:t>
              </w:r>
              <w:r w:rsidRPr="00FB6BE3">
                <w:rPr>
                  <w:rFonts w:hint="eastAsia"/>
                </w:rPr>
                <w:t>)</w:t>
              </w:r>
              <w:r w:rsidRPr="00FB6BE3">
                <w:rPr>
                  <w:rFonts w:hint="eastAsia"/>
                </w:rPr>
                <w:t>供应点</w:t>
              </w:r>
            </w:ins>
          </w:p>
        </w:tc>
        <w:tc>
          <w:tcPr>
            <w:tcW w:w="1046" w:type="dxa"/>
            <w:noWrap/>
            <w:vAlign w:val="center"/>
            <w:tcPrChange w:id="2829" w:author="刘全" w:date="2021-12-07T16:19:00Z">
              <w:tcPr>
                <w:tcW w:w="1046" w:type="dxa"/>
                <w:noWrap/>
              </w:tcPr>
            </w:tcPrChange>
          </w:tcPr>
          <w:p w14:paraId="3CE4F99D" w14:textId="77777777" w:rsidR="00D97ABC" w:rsidRPr="00FB6BE3" w:rsidRDefault="00D97ABC">
            <w:pPr>
              <w:pStyle w:val="af"/>
              <w:ind w:firstLineChars="0"/>
              <w:rPr>
                <w:ins w:id="2830" w:author="刘全" w:date="2021-12-03T12:07:00Z"/>
                <w:rFonts w:ascii="宋体" w:hAnsi="宋体"/>
              </w:rPr>
              <w:pPrChange w:id="2831" w:author="刘全" w:date="2021-12-03T12:08:00Z">
                <w:pPr>
                  <w:pStyle w:val="af"/>
                  <w:ind w:firstLine="420"/>
                </w:pPr>
              </w:pPrChange>
            </w:pPr>
          </w:p>
        </w:tc>
        <w:tc>
          <w:tcPr>
            <w:tcW w:w="1030" w:type="dxa"/>
            <w:noWrap/>
            <w:vAlign w:val="center"/>
            <w:tcPrChange w:id="2832" w:author="刘全" w:date="2021-12-07T16:19:00Z">
              <w:tcPr>
                <w:tcW w:w="1030" w:type="dxa"/>
                <w:noWrap/>
              </w:tcPr>
            </w:tcPrChange>
          </w:tcPr>
          <w:p w14:paraId="3748D25A" w14:textId="77777777" w:rsidR="00D97ABC" w:rsidRPr="00FB6BE3" w:rsidRDefault="00D97ABC">
            <w:pPr>
              <w:pStyle w:val="af"/>
              <w:ind w:firstLineChars="0"/>
              <w:rPr>
                <w:ins w:id="2833" w:author="刘全" w:date="2021-12-03T12:07:00Z"/>
                <w:rFonts w:ascii="宋体" w:hAnsi="宋体"/>
              </w:rPr>
              <w:pPrChange w:id="2834" w:author="刘全" w:date="2021-12-03T12:08:00Z">
                <w:pPr>
                  <w:pStyle w:val="af"/>
                  <w:ind w:firstLine="420"/>
                </w:pPr>
              </w:pPrChange>
            </w:pPr>
            <w:ins w:id="2835" w:author="刘全" w:date="2021-12-03T12:07:00Z">
              <w:r w:rsidRPr="00FB6BE3">
                <w:rPr>
                  <w:rFonts w:hint="eastAsia"/>
                </w:rPr>
                <w:t xml:space="preserve">500070010.0 </w:t>
              </w:r>
            </w:ins>
          </w:p>
        </w:tc>
        <w:tc>
          <w:tcPr>
            <w:tcW w:w="530" w:type="dxa"/>
            <w:noWrap/>
            <w:vAlign w:val="center"/>
            <w:tcPrChange w:id="2836" w:author="刘全" w:date="2021-12-07T16:19:00Z">
              <w:tcPr>
                <w:tcW w:w="530" w:type="dxa"/>
                <w:noWrap/>
              </w:tcPr>
            </w:tcPrChange>
          </w:tcPr>
          <w:p w14:paraId="7FBAAA1F" w14:textId="77777777" w:rsidR="00D97ABC" w:rsidRPr="00FB6BE3" w:rsidRDefault="00D97ABC">
            <w:pPr>
              <w:pStyle w:val="af"/>
              <w:ind w:firstLineChars="0"/>
              <w:rPr>
                <w:ins w:id="2837" w:author="刘全" w:date="2021-12-03T12:07:00Z"/>
                <w:rFonts w:ascii="宋体" w:hAnsi="宋体"/>
              </w:rPr>
              <w:pPrChange w:id="2838" w:author="刘全" w:date="2021-12-03T12:08:00Z">
                <w:pPr>
                  <w:pStyle w:val="af"/>
                  <w:ind w:firstLine="420"/>
                </w:pPr>
              </w:pPrChange>
            </w:pPr>
            <w:ins w:id="2839" w:author="刘全" w:date="2021-12-03T12:07:00Z">
              <w:r w:rsidRPr="00FB6BE3">
                <w:rPr>
                  <w:rFonts w:hint="eastAsia"/>
                </w:rPr>
                <w:t>24005</w:t>
              </w:r>
            </w:ins>
          </w:p>
        </w:tc>
        <w:tc>
          <w:tcPr>
            <w:tcW w:w="444" w:type="dxa"/>
            <w:noWrap/>
            <w:vAlign w:val="center"/>
            <w:tcPrChange w:id="2840" w:author="刘全" w:date="2021-12-07T16:19:00Z">
              <w:tcPr>
                <w:tcW w:w="444" w:type="dxa"/>
                <w:noWrap/>
              </w:tcPr>
            </w:tcPrChange>
          </w:tcPr>
          <w:p w14:paraId="371D68E3" w14:textId="77777777" w:rsidR="00D97ABC" w:rsidRPr="00FB6BE3" w:rsidRDefault="00D97ABC">
            <w:pPr>
              <w:pStyle w:val="af"/>
              <w:ind w:firstLineChars="0"/>
              <w:rPr>
                <w:ins w:id="2841" w:author="刘全" w:date="2021-12-03T12:07:00Z"/>
                <w:rFonts w:ascii="宋体" w:hAnsi="宋体"/>
              </w:rPr>
              <w:pPrChange w:id="2842" w:author="刘全" w:date="2021-12-03T12:08:00Z">
                <w:pPr>
                  <w:pStyle w:val="af"/>
                  <w:ind w:firstLine="420"/>
                </w:pPr>
              </w:pPrChange>
            </w:pPr>
            <w:ins w:id="2843" w:author="刘全" w:date="2021-12-03T12:07:00Z">
              <w:r w:rsidRPr="00FB6BE3">
                <w:rPr>
                  <w:rFonts w:hint="eastAsia"/>
                </w:rPr>
                <w:t>0</w:t>
              </w:r>
            </w:ins>
          </w:p>
        </w:tc>
        <w:tc>
          <w:tcPr>
            <w:tcW w:w="1010" w:type="dxa"/>
            <w:noWrap/>
            <w:vAlign w:val="center"/>
            <w:tcPrChange w:id="2844" w:author="刘全" w:date="2021-12-07T16:19:00Z">
              <w:tcPr>
                <w:tcW w:w="1010" w:type="dxa"/>
                <w:noWrap/>
              </w:tcPr>
            </w:tcPrChange>
          </w:tcPr>
          <w:p w14:paraId="7E4DAF97" w14:textId="77777777" w:rsidR="00D97ABC" w:rsidRPr="00FB6BE3" w:rsidRDefault="00D97ABC">
            <w:pPr>
              <w:pStyle w:val="af"/>
              <w:ind w:firstLineChars="0"/>
              <w:rPr>
                <w:ins w:id="2845" w:author="刘全" w:date="2021-12-03T12:07:00Z"/>
                <w:rFonts w:ascii="宋体" w:hAnsi="宋体"/>
              </w:rPr>
              <w:pPrChange w:id="2846" w:author="刘全" w:date="2021-12-03T12:08:00Z">
                <w:pPr>
                  <w:pStyle w:val="af"/>
                  <w:ind w:firstLine="420"/>
                </w:pPr>
              </w:pPrChange>
            </w:pPr>
            <w:ins w:id="2847" w:author="刘全" w:date="2021-12-03T12:07:00Z">
              <w:r w:rsidRPr="00FB6BE3">
                <w:rPr>
                  <w:rFonts w:hint="eastAsia"/>
                </w:rPr>
                <w:t>0</w:t>
              </w:r>
            </w:ins>
          </w:p>
        </w:tc>
        <w:tc>
          <w:tcPr>
            <w:tcW w:w="404" w:type="dxa"/>
            <w:noWrap/>
            <w:vAlign w:val="center"/>
            <w:tcPrChange w:id="2848" w:author="刘全" w:date="2021-12-07T16:19:00Z">
              <w:tcPr>
                <w:tcW w:w="404" w:type="dxa"/>
                <w:noWrap/>
              </w:tcPr>
            </w:tcPrChange>
          </w:tcPr>
          <w:p w14:paraId="05563FFA" w14:textId="77777777" w:rsidR="00D97ABC" w:rsidRPr="00FB6BE3" w:rsidRDefault="00D97ABC">
            <w:pPr>
              <w:pStyle w:val="af"/>
              <w:ind w:firstLineChars="0"/>
              <w:rPr>
                <w:ins w:id="2849" w:author="刘全" w:date="2021-12-03T12:07:00Z"/>
                <w:rFonts w:ascii="宋体" w:hAnsi="宋体"/>
              </w:rPr>
              <w:pPrChange w:id="2850" w:author="刘全" w:date="2021-12-03T12:08:00Z">
                <w:pPr>
                  <w:pStyle w:val="af"/>
                  <w:ind w:firstLine="420"/>
                </w:pPr>
              </w:pPrChange>
            </w:pPr>
          </w:p>
        </w:tc>
        <w:tc>
          <w:tcPr>
            <w:tcW w:w="686" w:type="dxa"/>
            <w:noWrap/>
            <w:vAlign w:val="center"/>
            <w:tcPrChange w:id="2851" w:author="刘全" w:date="2021-12-07T16:19:00Z">
              <w:tcPr>
                <w:tcW w:w="686" w:type="dxa"/>
                <w:noWrap/>
              </w:tcPr>
            </w:tcPrChange>
          </w:tcPr>
          <w:p w14:paraId="58E100B5" w14:textId="77777777" w:rsidR="00D97ABC" w:rsidRPr="00FB6BE3" w:rsidRDefault="00D97ABC">
            <w:pPr>
              <w:pStyle w:val="af"/>
              <w:ind w:firstLineChars="0"/>
              <w:rPr>
                <w:ins w:id="2852" w:author="刘全" w:date="2021-12-03T12:07:00Z"/>
                <w:rFonts w:ascii="宋体" w:hAnsi="宋体"/>
              </w:rPr>
              <w:pPrChange w:id="2853" w:author="刘全" w:date="2021-12-03T12:08:00Z">
                <w:pPr>
                  <w:pStyle w:val="af"/>
                  <w:ind w:firstLine="420"/>
                </w:pPr>
              </w:pPrChange>
            </w:pPr>
          </w:p>
        </w:tc>
        <w:tc>
          <w:tcPr>
            <w:tcW w:w="530" w:type="dxa"/>
            <w:noWrap/>
            <w:vAlign w:val="center"/>
            <w:tcPrChange w:id="2854" w:author="刘全" w:date="2021-12-07T16:19:00Z">
              <w:tcPr>
                <w:tcW w:w="530" w:type="dxa"/>
                <w:noWrap/>
              </w:tcPr>
            </w:tcPrChange>
          </w:tcPr>
          <w:p w14:paraId="4AE50402" w14:textId="77777777" w:rsidR="00D97ABC" w:rsidRPr="00FB6BE3" w:rsidRDefault="00D97ABC">
            <w:pPr>
              <w:pStyle w:val="af"/>
              <w:ind w:firstLineChars="0"/>
              <w:rPr>
                <w:ins w:id="2855" w:author="刘全" w:date="2021-12-03T12:07:00Z"/>
                <w:rFonts w:ascii="宋体" w:hAnsi="宋体"/>
              </w:rPr>
              <w:pPrChange w:id="2856" w:author="刘全" w:date="2021-12-03T12:08:00Z">
                <w:pPr>
                  <w:pStyle w:val="af"/>
                  <w:ind w:firstLine="420"/>
                </w:pPr>
              </w:pPrChange>
            </w:pPr>
          </w:p>
        </w:tc>
        <w:tc>
          <w:tcPr>
            <w:tcW w:w="723" w:type="dxa"/>
            <w:noWrap/>
            <w:vAlign w:val="center"/>
            <w:tcPrChange w:id="2857" w:author="刘全" w:date="2021-12-07T16:19:00Z">
              <w:tcPr>
                <w:tcW w:w="723" w:type="dxa"/>
                <w:noWrap/>
              </w:tcPr>
            </w:tcPrChange>
          </w:tcPr>
          <w:p w14:paraId="4ED79BEA" w14:textId="77777777" w:rsidR="00D97ABC" w:rsidRDefault="00D97ABC">
            <w:pPr>
              <w:pStyle w:val="af"/>
              <w:ind w:firstLineChars="0"/>
              <w:rPr>
                <w:ins w:id="2858" w:author="刘全" w:date="2021-12-03T12:07:00Z"/>
              </w:rPr>
              <w:pPrChange w:id="2859" w:author="刘全" w:date="2021-12-03T12:08:00Z">
                <w:pPr>
                  <w:pStyle w:val="af"/>
                  <w:ind w:firstLine="420"/>
                </w:pPr>
              </w:pPrChange>
            </w:pPr>
            <w:ins w:id="2860" w:author="刘全" w:date="2021-12-03T12:07:00Z">
              <w:r>
                <w:rPr>
                  <w:rFonts w:hint="eastAsia"/>
                </w:rPr>
                <w:t>480000</w:t>
              </w:r>
            </w:ins>
          </w:p>
          <w:p w14:paraId="40853C05" w14:textId="77777777" w:rsidR="00D97ABC" w:rsidRPr="00FB6BE3" w:rsidRDefault="00D97ABC">
            <w:pPr>
              <w:pStyle w:val="af"/>
              <w:ind w:firstLineChars="0"/>
              <w:rPr>
                <w:ins w:id="2861" w:author="刘全" w:date="2021-12-03T12:07:00Z"/>
                <w:rFonts w:ascii="宋体" w:hAnsi="宋体"/>
              </w:rPr>
              <w:pPrChange w:id="2862" w:author="刘全" w:date="2021-12-03T12:08:00Z">
                <w:pPr>
                  <w:pStyle w:val="af"/>
                  <w:ind w:firstLine="420"/>
                </w:pPr>
              </w:pPrChange>
            </w:pPr>
            <w:ins w:id="2863" w:author="刘全" w:date="2021-12-03T12:07:00Z">
              <w:r w:rsidRPr="00FB6BE3">
                <w:rPr>
                  <w:rFonts w:hint="eastAsia"/>
                </w:rPr>
                <w:t>007</w:t>
              </w:r>
            </w:ins>
          </w:p>
        </w:tc>
      </w:tr>
      <w:tr w:rsidR="00D97ABC" w:rsidRPr="00FB6BE3" w14:paraId="741CAE92" w14:textId="77777777" w:rsidTr="00975CFC">
        <w:trPr>
          <w:ins w:id="2864" w:author="刘全" w:date="2021-12-03T12:07:00Z"/>
        </w:trPr>
        <w:tc>
          <w:tcPr>
            <w:tcW w:w="866" w:type="dxa"/>
            <w:noWrap/>
            <w:vAlign w:val="center"/>
            <w:tcPrChange w:id="2865" w:author="刘全" w:date="2021-12-07T16:19:00Z">
              <w:tcPr>
                <w:tcW w:w="866" w:type="dxa"/>
                <w:noWrap/>
              </w:tcPr>
            </w:tcPrChange>
          </w:tcPr>
          <w:p w14:paraId="3E052C15" w14:textId="77777777" w:rsidR="00D97ABC" w:rsidRDefault="00D97ABC">
            <w:pPr>
              <w:pStyle w:val="af"/>
              <w:ind w:firstLineChars="0"/>
              <w:rPr>
                <w:ins w:id="2866" w:author="刘全" w:date="2021-12-03T12:07:00Z"/>
              </w:rPr>
              <w:pPrChange w:id="2867" w:author="刘全" w:date="2021-12-03T12:08:00Z">
                <w:pPr>
                  <w:pStyle w:val="af"/>
                  <w:ind w:firstLine="420"/>
                </w:pPr>
              </w:pPrChange>
            </w:pPr>
            <w:ins w:id="2868" w:author="刘全" w:date="2021-12-03T12:07:00Z">
              <w:r>
                <w:rPr>
                  <w:rFonts w:hint="eastAsia"/>
                </w:rPr>
                <w:t>520000</w:t>
              </w:r>
            </w:ins>
          </w:p>
          <w:p w14:paraId="6778FAB7" w14:textId="77777777" w:rsidR="00D97ABC" w:rsidRPr="00FB6BE3" w:rsidRDefault="00D97ABC">
            <w:pPr>
              <w:pStyle w:val="af"/>
              <w:ind w:firstLineChars="0"/>
              <w:rPr>
                <w:ins w:id="2869" w:author="刘全" w:date="2021-12-03T12:07:00Z"/>
                <w:rFonts w:ascii="宋体" w:hAnsi="宋体"/>
              </w:rPr>
              <w:pPrChange w:id="2870" w:author="刘全" w:date="2021-12-03T12:08:00Z">
                <w:pPr>
                  <w:pStyle w:val="af"/>
                  <w:ind w:firstLine="420"/>
                </w:pPr>
              </w:pPrChange>
            </w:pPr>
            <w:ins w:id="2871" w:author="刘全" w:date="2021-12-03T12:07:00Z">
              <w:r w:rsidRPr="00FB6BE3">
                <w:rPr>
                  <w:rFonts w:hint="eastAsia"/>
                </w:rPr>
                <w:t>030</w:t>
              </w:r>
            </w:ins>
          </w:p>
        </w:tc>
        <w:tc>
          <w:tcPr>
            <w:tcW w:w="866" w:type="dxa"/>
            <w:noWrap/>
            <w:vAlign w:val="center"/>
            <w:tcPrChange w:id="2872" w:author="刘全" w:date="2021-12-07T16:19:00Z">
              <w:tcPr>
                <w:tcW w:w="866" w:type="dxa"/>
                <w:noWrap/>
              </w:tcPr>
            </w:tcPrChange>
          </w:tcPr>
          <w:p w14:paraId="27373D90" w14:textId="77777777" w:rsidR="00D97ABC" w:rsidRDefault="00D97ABC">
            <w:pPr>
              <w:pStyle w:val="af"/>
              <w:ind w:firstLineChars="0"/>
              <w:rPr>
                <w:ins w:id="2873" w:author="刘全" w:date="2021-12-03T12:07:00Z"/>
              </w:rPr>
              <w:pPrChange w:id="2874" w:author="刘全" w:date="2021-12-03T12:08:00Z">
                <w:pPr>
                  <w:pStyle w:val="af"/>
                  <w:ind w:firstLine="420"/>
                </w:pPr>
              </w:pPrChange>
            </w:pPr>
            <w:ins w:id="2875" w:author="刘全" w:date="2021-12-03T12:07:00Z">
              <w:r>
                <w:rPr>
                  <w:rFonts w:hint="eastAsia"/>
                </w:rPr>
                <w:t>200000</w:t>
              </w:r>
            </w:ins>
          </w:p>
          <w:p w14:paraId="0D417330" w14:textId="77777777" w:rsidR="00D97ABC" w:rsidRPr="00FB6BE3" w:rsidRDefault="00D97ABC">
            <w:pPr>
              <w:pStyle w:val="af"/>
              <w:ind w:firstLineChars="0"/>
              <w:rPr>
                <w:ins w:id="2876" w:author="刘全" w:date="2021-12-03T12:07:00Z"/>
                <w:rFonts w:ascii="宋体" w:hAnsi="宋体"/>
              </w:rPr>
              <w:pPrChange w:id="2877" w:author="刘全" w:date="2021-12-03T12:08:00Z">
                <w:pPr>
                  <w:pStyle w:val="af"/>
                  <w:ind w:firstLine="420"/>
                </w:pPr>
              </w:pPrChange>
            </w:pPr>
            <w:ins w:id="2878" w:author="刘全" w:date="2021-12-03T12:07:00Z">
              <w:r w:rsidRPr="00FB6BE3">
                <w:rPr>
                  <w:rFonts w:hint="eastAsia"/>
                </w:rPr>
                <w:t>130</w:t>
              </w:r>
            </w:ins>
          </w:p>
        </w:tc>
        <w:tc>
          <w:tcPr>
            <w:tcW w:w="1073" w:type="dxa"/>
            <w:noWrap/>
            <w:vAlign w:val="center"/>
            <w:tcPrChange w:id="2879" w:author="刘全" w:date="2021-12-07T16:19:00Z">
              <w:tcPr>
                <w:tcW w:w="1073" w:type="dxa"/>
                <w:noWrap/>
              </w:tcPr>
            </w:tcPrChange>
          </w:tcPr>
          <w:p w14:paraId="22ECC2EB" w14:textId="77777777" w:rsidR="00D97ABC" w:rsidRPr="00FB6BE3" w:rsidRDefault="00D97ABC">
            <w:pPr>
              <w:pStyle w:val="af"/>
              <w:ind w:firstLineChars="0"/>
              <w:rPr>
                <w:ins w:id="2880" w:author="刘全" w:date="2021-12-03T12:07:00Z"/>
                <w:rFonts w:ascii="宋体" w:hAnsi="宋体"/>
              </w:rPr>
              <w:pPrChange w:id="2881" w:author="刘全" w:date="2021-12-03T12:08:00Z">
                <w:pPr>
                  <w:pStyle w:val="af"/>
                  <w:ind w:firstLine="420"/>
                </w:pPr>
              </w:pPrChange>
            </w:pPr>
            <w:ins w:id="2882" w:author="刘全" w:date="2021-12-03T12:07:00Z">
              <w:r w:rsidRPr="00FB6BE3">
                <w:rPr>
                  <w:rFonts w:hint="eastAsia"/>
                </w:rPr>
                <w:t>牛厩石料场</w:t>
              </w:r>
            </w:ins>
          </w:p>
        </w:tc>
        <w:tc>
          <w:tcPr>
            <w:tcW w:w="1046" w:type="dxa"/>
            <w:noWrap/>
            <w:vAlign w:val="center"/>
            <w:tcPrChange w:id="2883" w:author="刘全" w:date="2021-12-07T16:19:00Z">
              <w:tcPr>
                <w:tcW w:w="1046" w:type="dxa"/>
                <w:noWrap/>
              </w:tcPr>
            </w:tcPrChange>
          </w:tcPr>
          <w:p w14:paraId="6FFE79F9" w14:textId="77777777" w:rsidR="00D97ABC" w:rsidRPr="00FB6BE3" w:rsidRDefault="00D97ABC">
            <w:pPr>
              <w:pStyle w:val="af"/>
              <w:ind w:firstLineChars="0"/>
              <w:rPr>
                <w:ins w:id="2884" w:author="刘全" w:date="2021-12-03T12:07:00Z"/>
                <w:rFonts w:ascii="宋体" w:hAnsi="宋体"/>
              </w:rPr>
              <w:pPrChange w:id="2885" w:author="刘全" w:date="2021-12-03T12:08:00Z">
                <w:pPr>
                  <w:pStyle w:val="af"/>
                  <w:ind w:firstLine="420"/>
                </w:pPr>
              </w:pPrChange>
            </w:pPr>
          </w:p>
        </w:tc>
        <w:tc>
          <w:tcPr>
            <w:tcW w:w="1030" w:type="dxa"/>
            <w:noWrap/>
            <w:vAlign w:val="center"/>
            <w:tcPrChange w:id="2886" w:author="刘全" w:date="2021-12-07T16:19:00Z">
              <w:tcPr>
                <w:tcW w:w="1030" w:type="dxa"/>
                <w:noWrap/>
              </w:tcPr>
            </w:tcPrChange>
          </w:tcPr>
          <w:p w14:paraId="109A460A" w14:textId="77777777" w:rsidR="00D97ABC" w:rsidRPr="00FB6BE3" w:rsidRDefault="00D97ABC">
            <w:pPr>
              <w:pStyle w:val="af"/>
              <w:ind w:firstLineChars="0"/>
              <w:rPr>
                <w:ins w:id="2887" w:author="刘全" w:date="2021-12-03T12:07:00Z"/>
                <w:rFonts w:ascii="宋体" w:hAnsi="宋体"/>
              </w:rPr>
              <w:pPrChange w:id="2888" w:author="刘全" w:date="2021-12-03T12:08:00Z">
                <w:pPr>
                  <w:pStyle w:val="af"/>
                  <w:ind w:firstLine="420"/>
                </w:pPr>
              </w:pPrChange>
            </w:pPr>
            <w:ins w:id="2889" w:author="刘全" w:date="2021-12-03T12:07:00Z">
              <w:r w:rsidRPr="00FB6BE3">
                <w:rPr>
                  <w:rFonts w:hint="eastAsia"/>
                </w:rPr>
                <w:t xml:space="preserve">540030200.0 </w:t>
              </w:r>
            </w:ins>
          </w:p>
        </w:tc>
        <w:tc>
          <w:tcPr>
            <w:tcW w:w="530" w:type="dxa"/>
            <w:noWrap/>
            <w:vAlign w:val="center"/>
            <w:tcPrChange w:id="2890" w:author="刘全" w:date="2021-12-07T16:19:00Z">
              <w:tcPr>
                <w:tcW w:w="530" w:type="dxa"/>
                <w:noWrap/>
              </w:tcPr>
            </w:tcPrChange>
          </w:tcPr>
          <w:p w14:paraId="097D956C" w14:textId="77777777" w:rsidR="00D97ABC" w:rsidRPr="00FB6BE3" w:rsidRDefault="00D97ABC">
            <w:pPr>
              <w:pStyle w:val="af"/>
              <w:ind w:firstLineChars="0"/>
              <w:rPr>
                <w:ins w:id="2891" w:author="刘全" w:date="2021-12-03T12:07:00Z"/>
                <w:rFonts w:ascii="宋体" w:hAnsi="宋体"/>
              </w:rPr>
              <w:pPrChange w:id="2892" w:author="刘全" w:date="2021-12-03T12:08:00Z">
                <w:pPr>
                  <w:pStyle w:val="af"/>
                  <w:ind w:firstLine="420"/>
                </w:pPr>
              </w:pPrChange>
            </w:pPr>
            <w:ins w:id="2893" w:author="刘全" w:date="2021-12-03T12:07:00Z">
              <w:r w:rsidRPr="00FB6BE3">
                <w:rPr>
                  <w:rFonts w:hint="eastAsia"/>
                </w:rPr>
                <w:t>24005</w:t>
              </w:r>
            </w:ins>
          </w:p>
        </w:tc>
        <w:tc>
          <w:tcPr>
            <w:tcW w:w="444" w:type="dxa"/>
            <w:noWrap/>
            <w:vAlign w:val="center"/>
            <w:tcPrChange w:id="2894" w:author="刘全" w:date="2021-12-07T16:19:00Z">
              <w:tcPr>
                <w:tcW w:w="444" w:type="dxa"/>
                <w:noWrap/>
              </w:tcPr>
            </w:tcPrChange>
          </w:tcPr>
          <w:p w14:paraId="31DA1505" w14:textId="77777777" w:rsidR="00D97ABC" w:rsidRPr="00FB6BE3" w:rsidRDefault="00D97ABC">
            <w:pPr>
              <w:pStyle w:val="af"/>
              <w:ind w:firstLineChars="0"/>
              <w:rPr>
                <w:ins w:id="2895" w:author="刘全" w:date="2021-12-03T12:07:00Z"/>
                <w:rFonts w:ascii="宋体" w:hAnsi="宋体"/>
              </w:rPr>
              <w:pPrChange w:id="2896" w:author="刘全" w:date="2021-12-03T12:08:00Z">
                <w:pPr>
                  <w:pStyle w:val="af"/>
                  <w:ind w:firstLine="420"/>
                </w:pPr>
              </w:pPrChange>
            </w:pPr>
            <w:ins w:id="2897" w:author="刘全" w:date="2021-12-03T12:07:00Z">
              <w:r w:rsidRPr="00FB6BE3">
                <w:rPr>
                  <w:rFonts w:hint="eastAsia"/>
                </w:rPr>
                <w:t>0</w:t>
              </w:r>
            </w:ins>
          </w:p>
        </w:tc>
        <w:tc>
          <w:tcPr>
            <w:tcW w:w="1010" w:type="dxa"/>
            <w:noWrap/>
            <w:vAlign w:val="center"/>
            <w:tcPrChange w:id="2898" w:author="刘全" w:date="2021-12-07T16:19:00Z">
              <w:tcPr>
                <w:tcW w:w="1010" w:type="dxa"/>
                <w:noWrap/>
              </w:tcPr>
            </w:tcPrChange>
          </w:tcPr>
          <w:p w14:paraId="166530EB" w14:textId="77777777" w:rsidR="00D97ABC" w:rsidRPr="00FB6BE3" w:rsidRDefault="00D97ABC">
            <w:pPr>
              <w:pStyle w:val="af"/>
              <w:ind w:firstLineChars="0"/>
              <w:rPr>
                <w:ins w:id="2899" w:author="刘全" w:date="2021-12-03T12:07:00Z"/>
                <w:rFonts w:ascii="宋体" w:hAnsi="宋体"/>
              </w:rPr>
              <w:pPrChange w:id="2900" w:author="刘全" w:date="2021-12-03T12:08:00Z">
                <w:pPr>
                  <w:pStyle w:val="af"/>
                  <w:ind w:firstLine="420"/>
                </w:pPr>
              </w:pPrChange>
            </w:pPr>
            <w:ins w:id="2901" w:author="刘全" w:date="2021-12-03T12:07:00Z">
              <w:r w:rsidRPr="00FB6BE3">
                <w:rPr>
                  <w:rFonts w:hint="eastAsia"/>
                </w:rPr>
                <w:t>0</w:t>
              </w:r>
            </w:ins>
          </w:p>
        </w:tc>
        <w:tc>
          <w:tcPr>
            <w:tcW w:w="404" w:type="dxa"/>
            <w:noWrap/>
            <w:vAlign w:val="center"/>
            <w:tcPrChange w:id="2902" w:author="刘全" w:date="2021-12-07T16:19:00Z">
              <w:tcPr>
                <w:tcW w:w="404" w:type="dxa"/>
                <w:noWrap/>
              </w:tcPr>
            </w:tcPrChange>
          </w:tcPr>
          <w:p w14:paraId="43126184" w14:textId="77777777" w:rsidR="00D97ABC" w:rsidRPr="00FB6BE3" w:rsidRDefault="00D97ABC">
            <w:pPr>
              <w:pStyle w:val="af"/>
              <w:ind w:firstLineChars="0"/>
              <w:rPr>
                <w:ins w:id="2903" w:author="刘全" w:date="2021-12-03T12:07:00Z"/>
                <w:rFonts w:ascii="宋体" w:hAnsi="宋体"/>
              </w:rPr>
              <w:pPrChange w:id="2904" w:author="刘全" w:date="2021-12-03T12:08:00Z">
                <w:pPr>
                  <w:pStyle w:val="af"/>
                  <w:ind w:firstLine="420"/>
                </w:pPr>
              </w:pPrChange>
            </w:pPr>
          </w:p>
        </w:tc>
        <w:tc>
          <w:tcPr>
            <w:tcW w:w="686" w:type="dxa"/>
            <w:noWrap/>
            <w:vAlign w:val="center"/>
            <w:tcPrChange w:id="2905" w:author="刘全" w:date="2021-12-07T16:19:00Z">
              <w:tcPr>
                <w:tcW w:w="686" w:type="dxa"/>
                <w:noWrap/>
              </w:tcPr>
            </w:tcPrChange>
          </w:tcPr>
          <w:p w14:paraId="3333DCFF" w14:textId="77777777" w:rsidR="00D97ABC" w:rsidRPr="00FB6BE3" w:rsidRDefault="00D97ABC">
            <w:pPr>
              <w:pStyle w:val="af"/>
              <w:ind w:firstLineChars="0"/>
              <w:rPr>
                <w:ins w:id="2906" w:author="刘全" w:date="2021-12-03T12:07:00Z"/>
                <w:rFonts w:ascii="宋体" w:hAnsi="宋体"/>
              </w:rPr>
              <w:pPrChange w:id="2907" w:author="刘全" w:date="2021-12-03T12:08:00Z">
                <w:pPr>
                  <w:pStyle w:val="af"/>
                  <w:ind w:firstLine="420"/>
                </w:pPr>
              </w:pPrChange>
            </w:pPr>
          </w:p>
        </w:tc>
        <w:tc>
          <w:tcPr>
            <w:tcW w:w="530" w:type="dxa"/>
            <w:noWrap/>
            <w:vAlign w:val="center"/>
            <w:tcPrChange w:id="2908" w:author="刘全" w:date="2021-12-07T16:19:00Z">
              <w:tcPr>
                <w:tcW w:w="530" w:type="dxa"/>
                <w:noWrap/>
              </w:tcPr>
            </w:tcPrChange>
          </w:tcPr>
          <w:p w14:paraId="67B1E685" w14:textId="77777777" w:rsidR="00D97ABC" w:rsidRPr="00FB6BE3" w:rsidRDefault="00D97ABC">
            <w:pPr>
              <w:pStyle w:val="af"/>
              <w:ind w:firstLineChars="0"/>
              <w:rPr>
                <w:ins w:id="2909" w:author="刘全" w:date="2021-12-03T12:07:00Z"/>
                <w:rFonts w:ascii="宋体" w:hAnsi="宋体"/>
              </w:rPr>
              <w:pPrChange w:id="2910" w:author="刘全" w:date="2021-12-03T12:08:00Z">
                <w:pPr>
                  <w:pStyle w:val="af"/>
                  <w:ind w:firstLine="420"/>
                </w:pPr>
              </w:pPrChange>
            </w:pPr>
          </w:p>
        </w:tc>
        <w:tc>
          <w:tcPr>
            <w:tcW w:w="723" w:type="dxa"/>
            <w:noWrap/>
            <w:vAlign w:val="center"/>
            <w:tcPrChange w:id="2911" w:author="刘全" w:date="2021-12-07T16:19:00Z">
              <w:tcPr>
                <w:tcW w:w="723" w:type="dxa"/>
                <w:noWrap/>
              </w:tcPr>
            </w:tcPrChange>
          </w:tcPr>
          <w:p w14:paraId="2EE56BE3" w14:textId="77777777" w:rsidR="00D97ABC" w:rsidRDefault="00D97ABC">
            <w:pPr>
              <w:pStyle w:val="af"/>
              <w:ind w:firstLineChars="0"/>
              <w:rPr>
                <w:ins w:id="2912" w:author="刘全" w:date="2021-12-03T12:07:00Z"/>
              </w:rPr>
              <w:pPrChange w:id="2913" w:author="刘全" w:date="2021-12-03T12:08:00Z">
                <w:pPr>
                  <w:pStyle w:val="af"/>
                  <w:ind w:firstLine="420"/>
                </w:pPr>
              </w:pPrChange>
            </w:pPr>
            <w:ins w:id="2914" w:author="刘全" w:date="2021-12-03T12:07:00Z">
              <w:r>
                <w:rPr>
                  <w:rFonts w:hint="eastAsia"/>
                </w:rPr>
                <w:t>480000</w:t>
              </w:r>
            </w:ins>
          </w:p>
          <w:p w14:paraId="3268A8B3" w14:textId="77777777" w:rsidR="00D97ABC" w:rsidRPr="00FB6BE3" w:rsidRDefault="00D97ABC">
            <w:pPr>
              <w:pStyle w:val="af"/>
              <w:ind w:firstLineChars="0"/>
              <w:rPr>
                <w:ins w:id="2915" w:author="刘全" w:date="2021-12-03T12:07:00Z"/>
                <w:rFonts w:ascii="宋体" w:hAnsi="宋体"/>
              </w:rPr>
              <w:pPrChange w:id="2916" w:author="刘全" w:date="2021-12-03T12:08:00Z">
                <w:pPr>
                  <w:pStyle w:val="af"/>
                  <w:ind w:firstLine="420"/>
                </w:pPr>
              </w:pPrChange>
            </w:pPr>
            <w:ins w:id="2917" w:author="刘全" w:date="2021-12-03T12:07:00Z">
              <w:r w:rsidRPr="00FB6BE3">
                <w:rPr>
                  <w:rFonts w:hint="eastAsia"/>
                </w:rPr>
                <w:t>008</w:t>
              </w:r>
            </w:ins>
          </w:p>
        </w:tc>
      </w:tr>
    </w:tbl>
    <w:p w14:paraId="0B620530" w14:textId="1FC16BF2" w:rsidR="00D97ABC" w:rsidRDefault="00D97ABC" w:rsidP="00D97ABC">
      <w:pPr>
        <w:pStyle w:val="21"/>
        <w:ind w:firstLine="480"/>
        <w:rPr>
          <w:ins w:id="2918" w:author="刘全" w:date="2021-12-03T12:07:00Z"/>
        </w:rPr>
      </w:pPr>
      <w:ins w:id="2919" w:author="刘全" w:date="2021-12-03T12:07:00Z">
        <w:r>
          <w:rPr>
            <w:rFonts w:hint="eastAsia"/>
          </w:rPr>
          <w:t>料性转换点可以点击“料性转换点”</w:t>
        </w:r>
        <w:r w:rsidRPr="000F25CC">
          <w:rPr>
            <w:noProof/>
          </w:rPr>
          <w:drawing>
            <wp:inline distT="0" distB="0" distL="0" distR="0" wp14:anchorId="00DAE1ED" wp14:editId="79F74FE8">
              <wp:extent cx="403860" cy="40386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3860" cy="403860"/>
                      </a:xfrm>
                      <a:prstGeom prst="rect">
                        <a:avLst/>
                      </a:prstGeom>
                      <a:noFill/>
                      <a:ln>
                        <a:noFill/>
                      </a:ln>
                    </pic:spPr>
                  </pic:pic>
                </a:graphicData>
              </a:graphic>
            </wp:inline>
          </w:drawing>
        </w:r>
        <w:r>
          <w:rPr>
            <w:rFonts w:hint="eastAsia"/>
          </w:rPr>
          <w:t>按钮进行输入，界面如</w:t>
        </w:r>
        <w:r>
          <w:fldChar w:fldCharType="begin"/>
        </w:r>
        <w:r>
          <w:instrText xml:space="preserve"> REF </w:instrText>
        </w:r>
        <w:r>
          <w:rPr>
            <w:rFonts w:hint="eastAsia"/>
          </w:rPr>
          <w:instrText>料性转换点输入界面</w:instrText>
        </w:r>
        <w:r>
          <w:rPr>
            <w:rFonts w:hint="eastAsia"/>
          </w:rPr>
          <w:instrText xml:space="preserve"> \h</w:instrText>
        </w:r>
        <w:r>
          <w:instrText xml:space="preserve"> </w:instrText>
        </w:r>
      </w:ins>
      <w:ins w:id="2920" w:author="刘全" w:date="2021-12-03T12:07:00Z">
        <w:r>
          <w:fldChar w:fldCharType="separate"/>
        </w:r>
        <w:r w:rsidRPr="00586411">
          <w:rPr>
            <w:rFonts w:hint="eastAsia"/>
          </w:rPr>
          <w:t>图</w:t>
        </w:r>
        <w:r>
          <w:rPr>
            <w:noProof/>
          </w:rPr>
          <w:t>5</w:t>
        </w:r>
        <w:r w:rsidRPr="00586411">
          <w:t>.</w:t>
        </w:r>
        <w:r>
          <w:rPr>
            <w:noProof/>
          </w:rPr>
          <w:t>4</w:t>
        </w:r>
        <w:r>
          <w:fldChar w:fldCharType="end"/>
        </w:r>
        <w:r>
          <w:rPr>
            <w:rFonts w:hint="eastAsia"/>
          </w:rPr>
          <w:t>。其中“类型”字段可以不填，系统会在计算前自动判断，保留该参数是为了方便查询相关数据处理。</w:t>
        </w:r>
      </w:ins>
    </w:p>
    <w:p w14:paraId="4A6DB683" w14:textId="18C704C1" w:rsidR="00D97ABC" w:rsidRDefault="00D97ABC" w:rsidP="00D97ABC">
      <w:pPr>
        <w:pStyle w:val="af0"/>
        <w:rPr>
          <w:ins w:id="2921" w:author="刘全" w:date="2021-12-03T12:07:00Z"/>
        </w:rPr>
      </w:pPr>
      <w:ins w:id="2922" w:author="刘全" w:date="2021-12-03T12:07:00Z">
        <w:r w:rsidRPr="00AC1BCE">
          <w:rPr>
            <w:noProof/>
          </w:rPr>
          <w:drawing>
            <wp:inline distT="0" distB="0" distL="0" distR="0" wp14:anchorId="6819E403" wp14:editId="7CFD3429">
              <wp:extent cx="5828665" cy="2574925"/>
              <wp:effectExtent l="0" t="0" r="63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0"/>
                      <pic:cNvPicPr>
                        <a:picLocks noChangeAspect="1" noChangeArrowheads="1"/>
                      </pic:cNvPicPr>
                    </pic:nvPicPr>
                    <pic:blipFill>
                      <a:blip r:embed="rId33">
                        <a:extLst>
                          <a:ext uri="{28A0092B-C50C-407E-A947-70E740481C1C}">
                            <a14:useLocalDpi xmlns:a14="http://schemas.microsoft.com/office/drawing/2010/main" val="0"/>
                          </a:ext>
                        </a:extLst>
                      </a:blip>
                      <a:srcRect l="26723" t="33701" r="-60" b="14534"/>
                      <a:stretch>
                        <a:fillRect/>
                      </a:stretch>
                    </pic:blipFill>
                    <pic:spPr bwMode="auto">
                      <a:xfrm>
                        <a:off x="0" y="0"/>
                        <a:ext cx="5828665" cy="2574925"/>
                      </a:xfrm>
                      <a:prstGeom prst="rect">
                        <a:avLst/>
                      </a:prstGeom>
                      <a:noFill/>
                      <a:ln>
                        <a:noFill/>
                      </a:ln>
                    </pic:spPr>
                  </pic:pic>
                </a:graphicData>
              </a:graphic>
            </wp:inline>
          </w:drawing>
        </w:r>
      </w:ins>
    </w:p>
    <w:p w14:paraId="6DFFA2A4" w14:textId="77777777" w:rsidR="00D97ABC" w:rsidRPr="00507676" w:rsidRDefault="00D97ABC" w:rsidP="00D97ABC">
      <w:pPr>
        <w:pStyle w:val="ad"/>
        <w:rPr>
          <w:ins w:id="2923" w:author="刘全" w:date="2021-12-03T12:07:00Z"/>
        </w:rPr>
      </w:pPr>
      <w:bookmarkStart w:id="2924" w:name="料性转换点输入界面"/>
      <w:ins w:id="2925" w:author="刘全" w:date="2021-12-03T12:07:00Z">
        <w:r w:rsidRPr="00586411">
          <w:rPr>
            <w:rFonts w:hint="eastAsia"/>
          </w:rPr>
          <w:t>图</w:t>
        </w:r>
        <w:r w:rsidRPr="00586411">
          <w:fldChar w:fldCharType="begin"/>
        </w:r>
        <w:r w:rsidRPr="00586411">
          <w:instrText xml:space="preserve"> STYLEREF 1 \s </w:instrText>
        </w:r>
        <w:r w:rsidRPr="00586411">
          <w:fldChar w:fldCharType="separate"/>
        </w:r>
        <w:r>
          <w:rPr>
            <w:noProof/>
          </w:rPr>
          <w:t>5</w:t>
        </w:r>
        <w:r w:rsidRPr="00586411">
          <w:fldChar w:fldCharType="end"/>
        </w:r>
        <w:r w:rsidRPr="00586411">
          <w:t>.</w:t>
        </w:r>
        <w:r w:rsidRPr="00586411">
          <w:fldChar w:fldCharType="begin"/>
        </w:r>
        <w:r w:rsidRPr="00586411">
          <w:instrText xml:space="preserve"> SEQ </w:instrText>
        </w:r>
        <w:r w:rsidRPr="00586411">
          <w:rPr>
            <w:rFonts w:hint="eastAsia"/>
          </w:rPr>
          <w:instrText>图</w:instrText>
        </w:r>
        <w:r w:rsidRPr="00586411">
          <w:rPr>
            <w:rFonts w:hint="eastAsia"/>
          </w:rPr>
          <w:instrText xml:space="preserve"> \* ARABIC \s 1</w:instrText>
        </w:r>
        <w:r w:rsidRPr="00586411">
          <w:instrText xml:space="preserve"> </w:instrText>
        </w:r>
        <w:r w:rsidRPr="00586411">
          <w:fldChar w:fldCharType="separate"/>
        </w:r>
        <w:r>
          <w:rPr>
            <w:noProof/>
          </w:rPr>
          <w:t>4</w:t>
        </w:r>
        <w:r w:rsidRPr="00586411">
          <w:fldChar w:fldCharType="end"/>
        </w:r>
        <w:bookmarkEnd w:id="2924"/>
        <w:r>
          <w:rPr>
            <w:rFonts w:hint="eastAsia"/>
          </w:rPr>
          <w:tab/>
        </w:r>
        <w:r w:rsidRPr="00507676">
          <w:rPr>
            <w:rFonts w:hint="eastAsia"/>
          </w:rPr>
          <w:t>料性转换</w:t>
        </w:r>
        <w:r>
          <w:rPr>
            <w:rFonts w:hint="eastAsia"/>
          </w:rPr>
          <w:t>点</w:t>
        </w:r>
        <w:r w:rsidRPr="00507676">
          <w:rPr>
            <w:rFonts w:hint="eastAsia"/>
          </w:rPr>
          <w:t>输入界面</w:t>
        </w:r>
      </w:ins>
    </w:p>
    <w:p w14:paraId="4C9BD204" w14:textId="42617176" w:rsidR="00D97ABC" w:rsidRPr="00D97ABC" w:rsidDel="00D97ABC" w:rsidRDefault="00D97ABC" w:rsidP="00D97ABC">
      <w:pPr>
        <w:rPr>
          <w:del w:id="2926" w:author="刘全" w:date="2021-12-03T12:08:00Z"/>
        </w:rPr>
      </w:pPr>
    </w:p>
    <w:p w14:paraId="2421BF54" w14:textId="578B8B0E" w:rsidR="008104BB" w:rsidRDefault="006D7B66">
      <w:pPr>
        <w:pStyle w:val="2"/>
        <w:pPrChange w:id="2927" w:author="刘全" w:date="2021-12-02T22:29:00Z">
          <w:pPr/>
        </w:pPrChange>
      </w:pPr>
      <w:bookmarkStart w:id="2928" w:name="_Toc89377543"/>
      <w:r>
        <w:rPr>
          <w:rFonts w:hint="eastAsia"/>
        </w:rPr>
        <w:t>问题</w:t>
      </w:r>
      <w:r>
        <w:t>参数</w:t>
      </w:r>
      <w:bookmarkEnd w:id="2928"/>
    </w:p>
    <w:p w14:paraId="3DB5AFD7" w14:textId="5B283AD2" w:rsidR="008104BB" w:rsidRPr="008104BB" w:rsidRDefault="008104BB">
      <w:pPr>
        <w:pStyle w:val="3"/>
        <w:pPrChange w:id="2929" w:author="刘全" w:date="2021-12-02T22:29:00Z">
          <w:pPr/>
        </w:pPrChange>
      </w:pPr>
      <w:bookmarkStart w:id="2930" w:name="_Toc89377544"/>
      <w:r>
        <w:rPr>
          <w:rFonts w:hint="eastAsia"/>
        </w:rPr>
        <w:t>优化目标</w:t>
      </w:r>
      <w:r>
        <w:t>函数描述</w:t>
      </w:r>
      <w:bookmarkEnd w:id="2930"/>
    </w:p>
    <w:p w14:paraId="178A0F6E" w14:textId="620DE129" w:rsidR="009D4DDE" w:rsidRDefault="009D4DDE">
      <w:pPr>
        <w:pStyle w:val="4"/>
        <w:pPrChange w:id="2931" w:author="刘全" w:date="2021-12-03T20:15:00Z">
          <w:pPr/>
        </w:pPrChange>
      </w:pPr>
      <w:r>
        <w:rPr>
          <w:rFonts w:hint="eastAsia"/>
        </w:rPr>
        <w:t>费用</w:t>
      </w:r>
      <w:r>
        <w:t>目标</w:t>
      </w:r>
    </w:p>
    <w:p w14:paraId="61AE9877" w14:textId="3C8304A3" w:rsidR="00C56C83" w:rsidRDefault="00C56C83" w:rsidP="008755A6">
      <w:r>
        <w:rPr>
          <w:rFonts w:hint="eastAsia"/>
        </w:rPr>
        <w:t>从工程项目建设成本的角度分析，运输费用是余泥渣土处置费用的重要组成部分，对于在偏远地区建设的工程而言，弃土成本只需要考虑征地费用即可；但是对于城市及近郊地区，弃土成本可能还包括弃土场的维护费</w:t>
      </w:r>
      <w:r w:rsidR="00144FA7">
        <w:rPr>
          <w:rFonts w:hint="eastAsia"/>
        </w:rPr>
        <w:t>；同时对于包括资源化场站的余泥渣土处置系统而言，资源化后的产品可能带来额外的收益或冲抵工程费用</w:t>
      </w:r>
      <w:r>
        <w:rPr>
          <w:rFonts w:hint="eastAsia"/>
        </w:rPr>
        <w:t>。因此工程建设的余泥渣土处置</w:t>
      </w:r>
      <w:r w:rsidR="00144FA7">
        <w:rPr>
          <w:rFonts w:hint="eastAsia"/>
        </w:rPr>
        <w:t>系统优化目标函数至少包括：弃料运费、受纳场</w:t>
      </w:r>
      <w:r w:rsidR="00144FA7">
        <w:t>处置费、</w:t>
      </w:r>
      <w:r w:rsidR="00144FA7">
        <w:rPr>
          <w:rFonts w:hint="eastAsia"/>
        </w:rPr>
        <w:t>资源化产品收益等</w:t>
      </w:r>
      <w:r w:rsidR="00144FA7">
        <w:t>。</w:t>
      </w:r>
    </w:p>
    <w:p w14:paraId="522D04E6" w14:textId="4BC3A4EE" w:rsidR="008104BB" w:rsidRDefault="008755A6" w:rsidP="008755A6">
      <w:pPr>
        <w:rPr>
          <w:ins w:id="2932" w:author="刘全" w:date="2021-12-03T12:08:00Z"/>
        </w:rPr>
      </w:pPr>
      <w:r>
        <w:rPr>
          <w:rFonts w:hint="eastAsia"/>
        </w:rPr>
        <w:t>（</w:t>
      </w:r>
      <w:r>
        <w:fldChar w:fldCharType="begin"/>
      </w:r>
      <w:r>
        <w:rPr>
          <w:rFonts w:hint="eastAsia"/>
        </w:rPr>
        <w:instrText>seq</w:instrText>
      </w:r>
      <w:r>
        <w:instrText xml:space="preserve">  </w:instrText>
      </w:r>
      <w:r>
        <w:rPr>
          <w:rFonts w:hint="eastAsia"/>
        </w:rPr>
        <w:instrText>序号</w:instrText>
      </w:r>
      <w:r>
        <w:rPr>
          <w:rFonts w:hint="eastAsia"/>
        </w:rPr>
        <w:instrText xml:space="preserve"> \</w:instrText>
      </w:r>
      <w:r>
        <w:instrText xml:space="preserve">s 1 \s 2 \s 3 \s 4 </w:instrText>
      </w:r>
      <w:r>
        <w:fldChar w:fldCharType="separate"/>
      </w:r>
      <w:r w:rsidR="00144FA7">
        <w:rPr>
          <w:noProof/>
        </w:rPr>
        <w:t>1</w:t>
      </w:r>
      <w:r>
        <w:fldChar w:fldCharType="end"/>
      </w:r>
      <w:r>
        <w:rPr>
          <w:rFonts w:hint="eastAsia"/>
        </w:rPr>
        <w:t>）</w:t>
      </w:r>
      <w:r w:rsidR="00144FA7">
        <w:rPr>
          <w:rFonts w:hint="eastAsia"/>
        </w:rPr>
        <w:t>项目</w:t>
      </w:r>
      <w:del w:id="2933" w:author="刘全" w:date="2021-12-03T16:19:00Z">
        <w:r w:rsidR="00B44426" w:rsidDel="00C56C83">
          <w:rPr>
            <w:rFonts w:hint="eastAsia"/>
          </w:rPr>
          <w:delText>项目</w:delText>
        </w:r>
      </w:del>
      <w:ins w:id="2934" w:author="刘全" w:date="2021-12-03T16:19:00Z">
        <w:r w:rsidR="00C56C83">
          <w:rPr>
            <w:rFonts w:hint="eastAsia"/>
          </w:rPr>
          <w:t>弃料</w:t>
        </w:r>
      </w:ins>
      <w:r w:rsidR="00B44426">
        <w:t>运费</w:t>
      </w:r>
      <w:del w:id="2935" w:author="刘全" w:date="2021-12-03T16:22:00Z">
        <w:r w:rsidR="00B44426" w:rsidDel="00144FA7">
          <w:delText>最低</w:delText>
        </w:r>
      </w:del>
    </w:p>
    <w:p w14:paraId="3BA8D7D0" w14:textId="0E98D63B" w:rsidR="0084689E" w:rsidRDefault="00144FA7" w:rsidP="008755A6">
      <w:ins w:id="2936" w:author="刘全" w:date="2021-12-03T16:26:00Z">
        <w:r>
          <w:rPr>
            <w:rFonts w:hint="eastAsia"/>
          </w:rPr>
          <w:lastRenderedPageBreak/>
          <w:t>项目弃料运输费一般与运输量和运距相关，在特殊的场合还需要考虑运输</w:t>
        </w:r>
      </w:ins>
      <w:ins w:id="2937" w:author="刘全" w:date="2021-12-03T16:27:00Z">
        <w:r>
          <w:rPr>
            <w:rFonts w:hint="eastAsia"/>
          </w:rPr>
          <w:t>高差</w:t>
        </w:r>
      </w:ins>
      <w:ins w:id="2938" w:author="刘全" w:date="2021-12-03T16:26:00Z">
        <w:r>
          <w:rPr>
            <w:rFonts w:hint="eastAsia"/>
          </w:rPr>
          <w:t>的</w:t>
        </w:r>
      </w:ins>
      <w:ins w:id="2939" w:author="刘全" w:date="2021-12-03T16:27:00Z">
        <w:r>
          <w:rPr>
            <w:rFonts w:hint="eastAsia"/>
          </w:rPr>
          <w:t>参数</w:t>
        </w:r>
      </w:ins>
      <w:ins w:id="2940" w:author="刘全" w:date="2021-12-03T16:26:00Z">
        <w:r>
          <w:rPr>
            <w:rFonts w:hint="eastAsia"/>
          </w:rPr>
          <w:t>。</w:t>
        </w:r>
      </w:ins>
      <w:ins w:id="2941" w:author="刘全" w:date="2021-12-03T16:27:00Z">
        <w:r w:rsidR="00CA799E">
          <w:rPr>
            <w:rFonts w:hint="eastAsia"/>
          </w:rPr>
          <w:t>比较简单的评估方法</w:t>
        </w:r>
      </w:ins>
      <w:ins w:id="2942" w:author="刘全" w:date="2021-12-03T16:28:00Z">
        <w:r w:rsidR="00CA799E">
          <w:rPr>
            <w:rFonts w:hint="eastAsia"/>
          </w:rPr>
          <w:t>是：将多种影响运费的因素综合考虑为综合费率，乘以运输运距</w:t>
        </w:r>
      </w:ins>
      <w:ins w:id="2943" w:author="刘全" w:date="2021-12-03T16:29:00Z">
        <w:r w:rsidR="00CA799E">
          <w:rPr>
            <w:rFonts w:hint="eastAsia"/>
          </w:rPr>
          <w:t>，可以粗略的评价项目弃料运费。当然</w:t>
        </w:r>
      </w:ins>
      <w:ins w:id="2944" w:author="刘全" w:date="2021-12-03T16:30:00Z">
        <w:r w:rsidR="00D570E6">
          <w:rPr>
            <w:rFonts w:hint="eastAsia"/>
          </w:rPr>
          <w:t>需要考虑，</w:t>
        </w:r>
      </w:ins>
      <w:ins w:id="2945" w:author="刘全" w:date="2021-12-03T16:29:00Z">
        <w:r w:rsidR="00CA799E">
          <w:rPr>
            <w:rFonts w:hint="eastAsia"/>
          </w:rPr>
          <w:t>不同料性</w:t>
        </w:r>
      </w:ins>
      <w:ins w:id="2946" w:author="刘全" w:date="2021-12-03T16:30:00Z">
        <w:r w:rsidR="00CA799E">
          <w:rPr>
            <w:rFonts w:hint="eastAsia"/>
          </w:rPr>
          <w:t>的</w:t>
        </w:r>
        <w:r w:rsidR="00D570E6">
          <w:rPr>
            <w:rFonts w:hint="eastAsia"/>
          </w:rPr>
          <w:t>综合运费费率一般是不同的。</w:t>
        </w:r>
      </w:ins>
    </w:p>
    <w:p w14:paraId="03D094E5" w14:textId="1E5EBF21" w:rsidR="00B44426" w:rsidRDefault="008755A6" w:rsidP="008755A6">
      <w:ins w:id="2947" w:author="刘全" w:date="2021-12-02T23:18:00Z">
        <w:r>
          <w:rPr>
            <w:rFonts w:hint="eastAsia"/>
          </w:rPr>
          <w:t>（</w:t>
        </w:r>
        <w:r>
          <w:fldChar w:fldCharType="begin"/>
        </w:r>
        <w:r>
          <w:rPr>
            <w:rFonts w:hint="eastAsia"/>
          </w:rPr>
          <w:instrText>seq</w:instrText>
        </w:r>
        <w:r>
          <w:instrText xml:space="preserve">  </w:instrText>
        </w:r>
        <w:r>
          <w:rPr>
            <w:rFonts w:hint="eastAsia"/>
          </w:rPr>
          <w:instrText>序号</w:instrText>
        </w:r>
        <w:r>
          <w:rPr>
            <w:rFonts w:hint="eastAsia"/>
          </w:rPr>
          <w:instrText xml:space="preserve"> \</w:instrText>
        </w:r>
        <w:r>
          <w:instrText xml:space="preserve">s 1 \s 2 \s 3 \s 4 </w:instrText>
        </w:r>
        <w:r>
          <w:fldChar w:fldCharType="separate"/>
        </w:r>
      </w:ins>
      <w:ins w:id="2948" w:author="刘全" w:date="2021-12-03T16:23:00Z">
        <w:r w:rsidR="00144FA7">
          <w:rPr>
            <w:noProof/>
          </w:rPr>
          <w:t>2</w:t>
        </w:r>
      </w:ins>
      <w:ins w:id="2949" w:author="刘全" w:date="2021-12-02T23:18:00Z">
        <w:r>
          <w:fldChar w:fldCharType="end"/>
        </w:r>
        <w:r>
          <w:rPr>
            <w:rFonts w:hint="eastAsia"/>
          </w:rPr>
          <w:t>）</w:t>
        </w:r>
      </w:ins>
      <w:ins w:id="2950" w:author="刘全" w:date="2021-12-03T16:25:00Z">
        <w:r w:rsidR="00144FA7">
          <w:rPr>
            <w:rFonts w:hint="eastAsia"/>
          </w:rPr>
          <w:t>项目相关</w:t>
        </w:r>
        <w:r w:rsidR="00144FA7">
          <w:t>的</w:t>
        </w:r>
      </w:ins>
      <w:del w:id="2951" w:author="刘全" w:date="2021-12-03T16:21:00Z">
        <w:r w:rsidR="00B44426" w:rsidDel="00144FA7">
          <w:rPr>
            <w:rFonts w:hint="eastAsia"/>
          </w:rPr>
          <w:delText>项目</w:delText>
        </w:r>
        <w:r w:rsidR="00B44426" w:rsidDel="00144FA7">
          <w:delText>组</w:delText>
        </w:r>
      </w:del>
      <w:ins w:id="2952" w:author="刘全" w:date="2021-12-03T16:22:00Z">
        <w:r w:rsidR="00144FA7">
          <w:rPr>
            <w:rFonts w:hint="eastAsia"/>
          </w:rPr>
          <w:t>受纳场</w:t>
        </w:r>
        <w:r w:rsidR="00144FA7">
          <w:t>处置费</w:t>
        </w:r>
      </w:ins>
      <w:del w:id="2953" w:author="刘全" w:date="2021-12-03T16:22:00Z">
        <w:r w:rsidR="00B44426" w:rsidDel="00144FA7">
          <w:rPr>
            <w:rFonts w:hint="eastAsia"/>
          </w:rPr>
          <w:delText>余泥渣土处置费</w:delText>
        </w:r>
        <w:r w:rsidR="00B44426" w:rsidDel="00144FA7">
          <w:delText>最低</w:delText>
        </w:r>
      </w:del>
    </w:p>
    <w:p w14:paraId="6EAAC04B" w14:textId="6FF8DE5F" w:rsidR="00C56C83" w:rsidRDefault="00D570E6" w:rsidP="008755A6">
      <w:r>
        <w:rPr>
          <w:rFonts w:hint="eastAsia"/>
        </w:rPr>
        <w:t>对于需要进行管理和维护的受纳场而言，倾倒弃料需要缴纳一定的处置费。一般考虑按照单位弃料量乘以处置费率。</w:t>
      </w:r>
    </w:p>
    <w:p w14:paraId="0D39EE23" w14:textId="720921CC" w:rsidR="00144FA7" w:rsidRDefault="00144FA7" w:rsidP="008755A6">
      <w:r>
        <w:rPr>
          <w:rFonts w:hint="eastAsia"/>
        </w:rPr>
        <w:t>（</w:t>
      </w:r>
      <w:r>
        <w:fldChar w:fldCharType="begin"/>
      </w:r>
      <w:r>
        <w:rPr>
          <w:rFonts w:hint="eastAsia"/>
        </w:rPr>
        <w:instrText>seq</w:instrText>
      </w:r>
      <w:r>
        <w:instrText xml:space="preserve">  </w:instrText>
      </w:r>
      <w:r>
        <w:rPr>
          <w:rFonts w:hint="eastAsia"/>
        </w:rPr>
        <w:instrText>序号</w:instrText>
      </w:r>
      <w:r>
        <w:rPr>
          <w:rFonts w:hint="eastAsia"/>
        </w:rPr>
        <w:instrText xml:space="preserve"> \</w:instrText>
      </w:r>
      <w:r>
        <w:instrText xml:space="preserve">s 1 \s 2 \s 3 \s 4 </w:instrText>
      </w:r>
      <w:r>
        <w:fldChar w:fldCharType="separate"/>
      </w:r>
      <w:r>
        <w:rPr>
          <w:noProof/>
        </w:rPr>
        <w:t>3</w:t>
      </w:r>
      <w:r>
        <w:fldChar w:fldCharType="end"/>
      </w:r>
      <w:r>
        <w:rPr>
          <w:rFonts w:hint="eastAsia"/>
        </w:rPr>
        <w:t>）项目</w:t>
      </w:r>
      <w:r>
        <w:t>和资源化场站</w:t>
      </w:r>
      <w:r>
        <w:rPr>
          <w:rFonts w:hint="eastAsia"/>
        </w:rPr>
        <w:t>产品收益</w:t>
      </w:r>
    </w:p>
    <w:p w14:paraId="374C6B57" w14:textId="1AF22CD6" w:rsidR="00144FA7" w:rsidRDefault="00144FA7" w:rsidP="008755A6">
      <w:r>
        <w:t>资源化场站</w:t>
      </w:r>
      <w:r>
        <w:rPr>
          <w:rFonts w:hint="eastAsia"/>
        </w:rPr>
        <w:t>的产品收益</w:t>
      </w:r>
      <w:r w:rsidR="00D570E6">
        <w:rPr>
          <w:rFonts w:hint="eastAsia"/>
        </w:rPr>
        <w:t>来自两个方面：一方面是项目提供的弃渣原料；一方面是资源化场站的加工附加值。一般项目的</w:t>
      </w:r>
      <w:r w:rsidR="00D570E6">
        <w:t>收益通过项目</w:t>
      </w:r>
      <w:r w:rsidR="00D570E6">
        <w:rPr>
          <w:rFonts w:hint="eastAsia"/>
        </w:rPr>
        <w:t>提供的弃渣原料销售价格来反映；剩余的部分是资源化场站的运营收益。</w:t>
      </w:r>
    </w:p>
    <w:p w14:paraId="37671114" w14:textId="1E97EABB" w:rsidR="009D4DDE" w:rsidRDefault="009D4DDE">
      <w:pPr>
        <w:pStyle w:val="4"/>
        <w:pPrChange w:id="2954" w:author="刘全" w:date="2021-12-03T20:15:00Z">
          <w:pPr/>
        </w:pPrChange>
      </w:pPr>
      <w:r>
        <w:rPr>
          <w:rFonts w:hint="eastAsia"/>
        </w:rPr>
        <w:t>优化的空间范围</w:t>
      </w:r>
    </w:p>
    <w:p w14:paraId="2F3FD784" w14:textId="5876B6F4" w:rsidR="00AD7215" w:rsidRDefault="00AD7215" w:rsidP="008755A6">
      <w:r>
        <w:rPr>
          <w:rFonts w:hint="eastAsia"/>
        </w:rPr>
        <w:t>优化的范围</w:t>
      </w:r>
      <w:r>
        <w:t>可能包括</w:t>
      </w:r>
      <w:r>
        <w:rPr>
          <w:rFonts w:hint="eastAsia"/>
        </w:rPr>
        <w:t>：项目本身、项目组内、城市全局</w:t>
      </w:r>
      <w:r w:rsidR="002A1BA7">
        <w:rPr>
          <w:rFonts w:hint="eastAsia"/>
        </w:rPr>
        <w:t>等优化</w:t>
      </w:r>
      <w:r w:rsidR="002A1BA7">
        <w:t>层级</w:t>
      </w:r>
      <w:r>
        <w:rPr>
          <w:rFonts w:hint="eastAsia"/>
        </w:rPr>
        <w:t>。</w:t>
      </w:r>
    </w:p>
    <w:p w14:paraId="36639760" w14:textId="6A74DD09" w:rsidR="00AD7215" w:rsidRDefault="00AD7215" w:rsidP="008755A6">
      <w:r>
        <w:rPr>
          <w:rFonts w:hint="eastAsia"/>
        </w:rPr>
        <w:t>（</w:t>
      </w:r>
      <w:r>
        <w:fldChar w:fldCharType="begin"/>
      </w:r>
      <w:r>
        <w:rPr>
          <w:rFonts w:hint="eastAsia"/>
        </w:rPr>
        <w:instrText>seq</w:instrText>
      </w:r>
      <w:r>
        <w:instrText xml:space="preserve">  </w:instrText>
      </w:r>
      <w:r>
        <w:rPr>
          <w:rFonts w:hint="eastAsia"/>
        </w:rPr>
        <w:instrText>序号</w:instrText>
      </w:r>
      <w:r>
        <w:rPr>
          <w:rFonts w:hint="eastAsia"/>
        </w:rPr>
        <w:instrText xml:space="preserve"> \</w:instrText>
      </w:r>
      <w:r>
        <w:instrText xml:space="preserve">s 1 \s 2 \s 3 \s 4 </w:instrText>
      </w:r>
      <w:r>
        <w:fldChar w:fldCharType="separate"/>
      </w:r>
      <w:r w:rsidR="009D4DDE">
        <w:rPr>
          <w:noProof/>
        </w:rPr>
        <w:t>1</w:t>
      </w:r>
      <w:r>
        <w:fldChar w:fldCharType="end"/>
      </w:r>
      <w:r>
        <w:rPr>
          <w:rFonts w:hint="eastAsia"/>
        </w:rPr>
        <w:t>）单项目优化目标。对于单独运营和结算的项目而言，</w:t>
      </w:r>
      <w:r w:rsidR="00B52802">
        <w:rPr>
          <w:rFonts w:hint="eastAsia"/>
        </w:rPr>
        <w:t>项目本身的余泥渣土处置支出和收益冲抵之后所得的处置费，即为其优化目标。</w:t>
      </w:r>
    </w:p>
    <w:p w14:paraId="205087BA" w14:textId="1C264A05" w:rsidR="00B52802" w:rsidRDefault="00B52802" w:rsidP="008755A6">
      <w:r>
        <w:rPr>
          <w:rFonts w:hint="eastAsia"/>
        </w:rPr>
        <w:t>（</w:t>
      </w:r>
      <w:r>
        <w:fldChar w:fldCharType="begin"/>
      </w:r>
      <w:r>
        <w:rPr>
          <w:rFonts w:hint="eastAsia"/>
        </w:rPr>
        <w:instrText>seq</w:instrText>
      </w:r>
      <w:r>
        <w:instrText xml:space="preserve">  </w:instrText>
      </w:r>
      <w:r>
        <w:rPr>
          <w:rFonts w:hint="eastAsia"/>
        </w:rPr>
        <w:instrText>序号</w:instrText>
      </w:r>
      <w:r>
        <w:rPr>
          <w:rFonts w:hint="eastAsia"/>
        </w:rPr>
        <w:instrText xml:space="preserve"> \</w:instrText>
      </w:r>
      <w:r>
        <w:instrText xml:space="preserve">s 1 \s 2 \s 3 \s 4 </w:instrText>
      </w:r>
      <w:r>
        <w:fldChar w:fldCharType="separate"/>
      </w:r>
      <w:r w:rsidR="009D4DDE">
        <w:rPr>
          <w:noProof/>
        </w:rPr>
        <w:t>2</w:t>
      </w:r>
      <w:r>
        <w:fldChar w:fldCharType="end"/>
      </w:r>
      <w:r>
        <w:rPr>
          <w:rFonts w:hint="eastAsia"/>
        </w:rPr>
        <w:t>）项目组优化目标。对多项目联合运营和综合结算而言，对于项目之间可能发生的物料协调行为</w:t>
      </w:r>
      <w:r>
        <w:t>，</w:t>
      </w:r>
      <w:r>
        <w:rPr>
          <w:rFonts w:hint="eastAsia"/>
        </w:rPr>
        <w:t>由于在全局上缩减了弃料处置的总量，支持建设绿色环保，</w:t>
      </w:r>
      <w:r w:rsidR="002A1BA7">
        <w:rPr>
          <w:rFonts w:hint="eastAsia"/>
        </w:rPr>
        <w:t>其效益不仅应该考虑费用指标，还</w:t>
      </w:r>
      <w:r>
        <w:rPr>
          <w:rFonts w:hint="eastAsia"/>
        </w:rPr>
        <w:t>应在目标函数上予以鼓励</w:t>
      </w:r>
      <w:r w:rsidR="002A1BA7">
        <w:rPr>
          <w:rFonts w:hint="eastAsia"/>
        </w:rPr>
        <w:t>。</w:t>
      </w:r>
    </w:p>
    <w:p w14:paraId="01BBC94D" w14:textId="6B22A31C" w:rsidR="002A1BA7" w:rsidRDefault="002A1BA7" w:rsidP="008755A6">
      <w:r>
        <w:rPr>
          <w:rFonts w:hint="eastAsia"/>
        </w:rPr>
        <w:t>（</w:t>
      </w:r>
      <w:r>
        <w:fldChar w:fldCharType="begin"/>
      </w:r>
      <w:r>
        <w:rPr>
          <w:rFonts w:hint="eastAsia"/>
        </w:rPr>
        <w:instrText>seq</w:instrText>
      </w:r>
      <w:r>
        <w:instrText xml:space="preserve">  </w:instrText>
      </w:r>
      <w:r>
        <w:rPr>
          <w:rFonts w:hint="eastAsia"/>
        </w:rPr>
        <w:instrText>序号</w:instrText>
      </w:r>
      <w:r>
        <w:rPr>
          <w:rFonts w:hint="eastAsia"/>
        </w:rPr>
        <w:instrText xml:space="preserve"> \</w:instrText>
      </w:r>
      <w:r>
        <w:instrText xml:space="preserve">s 1 \s 2 \s 3 \s 4 </w:instrText>
      </w:r>
      <w:r>
        <w:fldChar w:fldCharType="separate"/>
      </w:r>
      <w:r w:rsidR="009D4DDE">
        <w:rPr>
          <w:noProof/>
        </w:rPr>
        <w:t>3</w:t>
      </w:r>
      <w:r>
        <w:fldChar w:fldCharType="end"/>
      </w:r>
      <w:r>
        <w:rPr>
          <w:rFonts w:hint="eastAsia"/>
        </w:rPr>
        <w:t>）城市全局优化目标。从城市管理者的角度，不仅需要考虑全局项目弃渣的处置成本，更需要考虑城市环境保护、道路安全等因素。</w:t>
      </w:r>
    </w:p>
    <w:p w14:paraId="4514D542" w14:textId="2BA29ACA" w:rsidR="009D4DDE" w:rsidRDefault="009D4DDE">
      <w:pPr>
        <w:pStyle w:val="4"/>
        <w:pPrChange w:id="2955" w:author="刘全" w:date="2021-12-03T20:15:00Z">
          <w:pPr/>
        </w:pPrChange>
      </w:pPr>
      <w:r>
        <w:rPr>
          <w:rFonts w:hint="eastAsia"/>
        </w:rPr>
        <w:t>优化的时间区段</w:t>
      </w:r>
    </w:p>
    <w:p w14:paraId="4747DE7C" w14:textId="7A8F68D2" w:rsidR="009D4DDE" w:rsidRDefault="009D4DDE" w:rsidP="009D4DDE">
      <w:pPr>
        <w:pStyle w:val="21"/>
        <w:ind w:firstLine="480"/>
      </w:pPr>
      <w:r>
        <w:rPr>
          <w:rFonts w:hint="eastAsia"/>
        </w:rPr>
        <w:t>系统进行调运计算需要设定一个周期，计算出这个周期中的余泥渣土处置</w:t>
      </w:r>
      <w:r>
        <w:t>方案</w:t>
      </w:r>
      <w:r>
        <w:rPr>
          <w:rFonts w:hint="eastAsia"/>
        </w:rPr>
        <w:t>，系统默认平衡周期单位为周。</w:t>
      </w:r>
    </w:p>
    <w:p w14:paraId="1818FE7E" w14:textId="4C81798F" w:rsidR="009D4DDE" w:rsidRPr="009D4DDE" w:rsidDel="009D4DDE" w:rsidRDefault="009D4DDE" w:rsidP="009D4DDE">
      <w:pPr>
        <w:rPr>
          <w:del w:id="2956" w:author="刘全" w:date="2021-12-03T20:16:00Z"/>
        </w:rPr>
      </w:pPr>
    </w:p>
    <w:p w14:paraId="5FC9C639" w14:textId="33ED58BE" w:rsidR="008104BB" w:rsidRDefault="008104BB">
      <w:pPr>
        <w:pStyle w:val="3"/>
        <w:pPrChange w:id="2957" w:author="刘全" w:date="2021-12-02T22:29:00Z">
          <w:pPr/>
        </w:pPrChange>
      </w:pPr>
      <w:bookmarkStart w:id="2958" w:name="_Toc89377545"/>
      <w:r>
        <w:rPr>
          <w:rFonts w:hint="eastAsia"/>
        </w:rPr>
        <w:t>约束</w:t>
      </w:r>
      <w:r>
        <w:t>系统</w:t>
      </w:r>
      <w:bookmarkEnd w:id="2958"/>
    </w:p>
    <w:p w14:paraId="5AC66534" w14:textId="15B33F3E" w:rsidR="008104BB" w:rsidRDefault="008755A6" w:rsidP="00B44426">
      <w:r>
        <w:rPr>
          <w:rFonts w:hint="eastAsia"/>
        </w:rPr>
        <w:t>（</w:t>
      </w:r>
      <w:r>
        <w:fldChar w:fldCharType="begin"/>
      </w:r>
      <w:r>
        <w:rPr>
          <w:rFonts w:hint="eastAsia"/>
        </w:rPr>
        <w:instrText>seq</w:instrText>
      </w:r>
      <w:r>
        <w:instrText xml:space="preserve">  </w:instrText>
      </w:r>
      <w:r>
        <w:rPr>
          <w:rFonts w:hint="eastAsia"/>
        </w:rPr>
        <w:instrText>序号</w:instrText>
      </w:r>
      <w:r>
        <w:rPr>
          <w:rFonts w:hint="eastAsia"/>
        </w:rPr>
        <w:instrText xml:space="preserve"> \</w:instrText>
      </w:r>
      <w:r>
        <w:instrText xml:space="preserve">s 1 \s 2 \s 3 \s 4 </w:instrText>
      </w:r>
      <w:r>
        <w:fldChar w:fldCharType="separate"/>
      </w:r>
      <w:r>
        <w:rPr>
          <w:noProof/>
        </w:rPr>
        <w:t>1</w:t>
      </w:r>
      <w:r>
        <w:fldChar w:fldCharType="end"/>
      </w:r>
      <w:r>
        <w:rPr>
          <w:rFonts w:hint="eastAsia"/>
        </w:rPr>
        <w:t>）</w:t>
      </w:r>
      <w:r w:rsidR="00B44426">
        <w:rPr>
          <w:rFonts w:hint="eastAsia"/>
        </w:rPr>
        <w:t>道路</w:t>
      </w:r>
      <w:r w:rsidR="00B44426">
        <w:t>利用偏好</w:t>
      </w:r>
    </w:p>
    <w:p w14:paraId="2AD86BEC" w14:textId="29C87B97" w:rsidR="002A1BA7" w:rsidRDefault="002A1BA7" w:rsidP="00B44426">
      <w:r>
        <w:rPr>
          <w:rFonts w:hint="eastAsia"/>
        </w:rPr>
        <w:t>从城市管理者的角度，部分路段、部分时段可能不希望用于城市工程建设项目的弃渣运输。在这种情况下，一般城市管理者会给出禁止通行路段何时段要求，这种道路利用的偏好，可以结合</w:t>
      </w:r>
      <w:r>
        <w:rPr>
          <w:rFonts w:hint="eastAsia"/>
        </w:rPr>
        <w:t>GIS</w:t>
      </w:r>
      <w:r>
        <w:rPr>
          <w:rFonts w:hint="eastAsia"/>
        </w:rPr>
        <w:t>系统进行管理，支持弃渣运输路径求取。</w:t>
      </w:r>
    </w:p>
    <w:p w14:paraId="7F8E4581" w14:textId="460D5653" w:rsidR="00B44426" w:rsidRDefault="008755A6" w:rsidP="00B44426">
      <w:r>
        <w:rPr>
          <w:rFonts w:hint="eastAsia"/>
        </w:rPr>
        <w:t>（</w:t>
      </w:r>
      <w:r>
        <w:fldChar w:fldCharType="begin"/>
      </w:r>
      <w:r>
        <w:rPr>
          <w:rFonts w:hint="eastAsia"/>
        </w:rPr>
        <w:instrText>seq</w:instrText>
      </w:r>
      <w:r>
        <w:instrText xml:space="preserve">  </w:instrText>
      </w:r>
      <w:r>
        <w:rPr>
          <w:rFonts w:hint="eastAsia"/>
        </w:rPr>
        <w:instrText>序号</w:instrText>
      </w:r>
      <w:r>
        <w:rPr>
          <w:rFonts w:hint="eastAsia"/>
        </w:rPr>
        <w:instrText xml:space="preserve"> \</w:instrText>
      </w:r>
      <w:r>
        <w:instrText xml:space="preserve">s 1 \s 2 \s 3 \s 4 </w:instrText>
      </w:r>
      <w:r>
        <w:fldChar w:fldCharType="separate"/>
      </w:r>
      <w:r w:rsidR="002A1BA7">
        <w:rPr>
          <w:noProof/>
        </w:rPr>
        <w:t>2</w:t>
      </w:r>
      <w:r>
        <w:fldChar w:fldCharType="end"/>
      </w:r>
      <w:r>
        <w:rPr>
          <w:rFonts w:hint="eastAsia"/>
        </w:rPr>
        <w:t>）</w:t>
      </w:r>
      <w:r w:rsidR="00B44426">
        <w:rPr>
          <w:rFonts w:hint="eastAsia"/>
        </w:rPr>
        <w:t>余泥渣土</w:t>
      </w:r>
      <w:r w:rsidR="00B44426">
        <w:t>处置偏好</w:t>
      </w:r>
    </w:p>
    <w:p w14:paraId="63881966" w14:textId="5C89A2A7" w:rsidR="002A1BA7" w:rsidRPr="00B44426" w:rsidRDefault="002A1BA7" w:rsidP="00B44426">
      <w:r>
        <w:rPr>
          <w:rFonts w:hint="eastAsia"/>
        </w:rPr>
        <w:t>项目施工管理而言，频繁调整物料调运去向对于工程</w:t>
      </w:r>
      <w:r>
        <w:t>弃渣处置管理而言是不利的</w:t>
      </w:r>
      <w:r>
        <w:rPr>
          <w:rFonts w:hint="eastAsia"/>
        </w:rPr>
        <w:t>，</w:t>
      </w:r>
      <w:r>
        <w:t>因此，系统也需要考虑余泥渣土的处置偏好</w:t>
      </w:r>
      <w:r>
        <w:rPr>
          <w:rFonts w:hint="eastAsia"/>
        </w:rPr>
        <w:t>，</w:t>
      </w:r>
      <w:r>
        <w:t>在调配</w:t>
      </w:r>
      <w:r>
        <w:rPr>
          <w:rFonts w:hint="eastAsia"/>
        </w:rPr>
        <w:t>方案</w:t>
      </w:r>
      <w:r>
        <w:t>调整收益不</w:t>
      </w:r>
      <w:r>
        <w:rPr>
          <w:rFonts w:hint="eastAsia"/>
        </w:rPr>
        <w:t>显著</w:t>
      </w:r>
      <w:r>
        <w:t>的条件下，保持项目</w:t>
      </w:r>
      <w:r>
        <w:rPr>
          <w:rFonts w:hint="eastAsia"/>
        </w:rPr>
        <w:t>调运方案</w:t>
      </w:r>
      <w:r>
        <w:t>的</w:t>
      </w:r>
      <w:r>
        <w:rPr>
          <w:rFonts w:hint="eastAsia"/>
        </w:rPr>
        <w:t>惯性而</w:t>
      </w:r>
      <w:r>
        <w:t>不做调整。</w:t>
      </w:r>
    </w:p>
    <w:p w14:paraId="0290FCB1" w14:textId="3FCE203A" w:rsidR="00C47383" w:rsidRDefault="008073EE" w:rsidP="00C47383">
      <w:pPr>
        <w:pStyle w:val="1"/>
      </w:pPr>
      <w:bookmarkStart w:id="2959" w:name="_Toc89377546"/>
      <w:ins w:id="2960" w:author="刘全" w:date="2021-12-03T20:29:00Z">
        <w:r>
          <w:rPr>
            <w:rFonts w:hint="eastAsia"/>
          </w:rPr>
          <w:lastRenderedPageBreak/>
          <w:t>方案</w:t>
        </w:r>
        <w:r>
          <w:t>设计阶段</w:t>
        </w:r>
      </w:ins>
      <w:r w:rsidR="005345B3">
        <w:rPr>
          <w:rFonts w:hint="eastAsia"/>
        </w:rPr>
        <w:t>数据</w:t>
      </w:r>
      <w:r w:rsidR="00C47383">
        <w:rPr>
          <w:rFonts w:hint="eastAsia"/>
        </w:rPr>
        <w:t>输出模块</w:t>
      </w:r>
      <w:bookmarkEnd w:id="2959"/>
    </w:p>
    <w:p w14:paraId="6AB53DDE" w14:textId="49B9A72F" w:rsidR="009D4DDE" w:rsidRDefault="009D4DDE">
      <w:pPr>
        <w:pStyle w:val="2"/>
        <w:pPrChange w:id="2961" w:author="刘全" w:date="2021-12-03T20:17:00Z">
          <w:pPr>
            <w:pStyle w:val="1"/>
          </w:pPr>
        </w:pPrChange>
      </w:pPr>
      <w:r>
        <w:rPr>
          <w:rFonts w:hint="eastAsia"/>
        </w:rPr>
        <w:t>路网</w:t>
      </w:r>
      <w:r w:rsidRPr="009D4DDE">
        <w:rPr>
          <w:rFonts w:hint="eastAsia"/>
        </w:rPr>
        <w:t>运距矩阵</w:t>
      </w:r>
    </w:p>
    <w:p w14:paraId="67347684" w14:textId="5F298D4E" w:rsidR="009D4DDE" w:rsidRDefault="009D4DDE" w:rsidP="009D4DDE">
      <w:pPr>
        <w:pStyle w:val="21"/>
        <w:ind w:firstLine="480"/>
      </w:pPr>
      <w:r>
        <w:rPr>
          <w:rFonts w:hint="eastAsia"/>
        </w:rPr>
        <w:t>点击“成果分析”</w:t>
      </w:r>
      <w:r w:rsidRPr="002C4AB6">
        <w:rPr>
          <w:noProof/>
        </w:rPr>
        <w:drawing>
          <wp:inline distT="0" distB="0" distL="0" distR="0" wp14:anchorId="557BDD1B" wp14:editId="6CDC6C09">
            <wp:extent cx="365760" cy="27432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5760" cy="274320"/>
                    </a:xfrm>
                    <a:prstGeom prst="rect">
                      <a:avLst/>
                    </a:prstGeom>
                    <a:noFill/>
                    <a:ln>
                      <a:noFill/>
                    </a:ln>
                  </pic:spPr>
                </pic:pic>
              </a:graphicData>
            </a:graphic>
          </wp:inline>
        </w:drawing>
      </w:r>
      <w:r>
        <w:rPr>
          <w:rFonts w:hint="eastAsia"/>
        </w:rPr>
        <w:t>按钮，再选择“运距矩阵”选项卡，再点击“刷新”按钮获取选择列表，设定</w:t>
      </w:r>
      <w:r w:rsidRPr="002C4AB6">
        <w:rPr>
          <w:rFonts w:hint="eastAsia"/>
        </w:rPr>
        <w:t>如</w:t>
      </w:r>
      <w:r w:rsidRPr="002C4AB6">
        <w:fldChar w:fldCharType="begin"/>
      </w:r>
      <w:r w:rsidRPr="002C4AB6">
        <w:rPr>
          <w:rFonts w:hint="eastAsia"/>
        </w:rPr>
        <w:instrText>ref</w:instrText>
      </w:r>
      <w:r w:rsidRPr="002C4AB6">
        <w:instrText xml:space="preserve">  </w:instrText>
      </w:r>
      <w:r>
        <w:rPr>
          <w:rFonts w:hint="eastAsia"/>
        </w:rPr>
        <w:instrText>运距矩阵参数设定</w:instrText>
      </w:r>
      <w:r>
        <w:instrText xml:space="preserve"> \* MERGEFORMAT </w:instrText>
      </w:r>
      <w:r w:rsidRPr="002C4AB6">
        <w:fldChar w:fldCharType="separate"/>
      </w:r>
      <w:r w:rsidRPr="00586411">
        <w:rPr>
          <w:rFonts w:hint="eastAsia"/>
        </w:rPr>
        <w:t>图</w:t>
      </w:r>
      <w:r>
        <w:t>10</w:t>
      </w:r>
      <w:r w:rsidRPr="00586411">
        <w:t>.</w:t>
      </w:r>
      <w:r>
        <w:t>3</w:t>
      </w:r>
      <w:r w:rsidRPr="002C4AB6">
        <w:fldChar w:fldCharType="end"/>
      </w:r>
      <w:r>
        <w:rPr>
          <w:rFonts w:hint="eastAsia"/>
        </w:rPr>
        <w:t>所示的（节点）分组参数，再点击“刷新”按钮即可计算相应的节点运距如</w:t>
      </w:r>
      <w:r>
        <w:fldChar w:fldCharType="begin"/>
      </w:r>
      <w:r>
        <w:rPr>
          <w:rFonts w:hint="eastAsia"/>
        </w:rPr>
        <w:instrText>ref</w:instrText>
      </w:r>
      <w:r>
        <w:instrText xml:space="preserve">  </w:instrText>
      </w:r>
      <w:r>
        <w:rPr>
          <w:rFonts w:hint="eastAsia"/>
        </w:rPr>
        <w:instrText>运距矩阵表</w:instrText>
      </w:r>
      <w:r>
        <w:fldChar w:fldCharType="separate"/>
      </w:r>
      <w:r>
        <w:rPr>
          <w:rFonts w:hint="eastAsia"/>
        </w:rPr>
        <w:t>表</w:t>
      </w:r>
      <w:r>
        <w:rPr>
          <w:noProof/>
        </w:rPr>
        <w:t>10</w:t>
      </w:r>
      <w:r w:rsidRPr="00586411">
        <w:t>.</w:t>
      </w:r>
      <w:r>
        <w:rPr>
          <w:noProof/>
        </w:rPr>
        <w:t>2</w:t>
      </w:r>
      <w:r>
        <w:fldChar w:fldCharType="end"/>
      </w:r>
      <w:r>
        <w:rPr>
          <w:rFonts w:hint="eastAsia"/>
        </w:rPr>
        <w:t>所示。其内容格式为：“水平运距</w:t>
      </w:r>
      <w:r>
        <w:rPr>
          <w:rFonts w:hint="eastAsia"/>
        </w:rPr>
        <w:t>/</w:t>
      </w:r>
      <w:r>
        <w:rPr>
          <w:rFonts w:hint="eastAsia"/>
        </w:rPr>
        <w:t>高差</w:t>
      </w:r>
      <w:r>
        <w:rPr>
          <w:rFonts w:hint="eastAsia"/>
        </w:rPr>
        <w:t>/</w:t>
      </w:r>
      <w:r>
        <w:rPr>
          <w:rFonts w:hint="eastAsia"/>
        </w:rPr>
        <w:t>等效运距”等效运距按照（</w:t>
      </w:r>
      <w:r w:rsidRPr="00722E5D">
        <w:rPr>
          <w:rFonts w:cs="Times New Roman"/>
        </w:rPr>
        <w:t>水平运距</w:t>
      </w:r>
      <w:r w:rsidRPr="00722E5D">
        <w:rPr>
          <w:rFonts w:cs="Times New Roman"/>
        </w:rPr>
        <w:t>+</w:t>
      </w:r>
      <w:r w:rsidRPr="00722E5D">
        <w:rPr>
          <w:rFonts w:cs="Times New Roman"/>
        </w:rPr>
        <w:t>高差</w:t>
      </w:r>
      <w:r w:rsidRPr="00722E5D">
        <w:rPr>
          <w:rFonts w:cs="Times New Roman"/>
        </w:rPr>
        <w:t>×</w:t>
      </w:r>
      <w:r>
        <w:rPr>
          <w:rFonts w:cs="Times New Roman" w:hint="eastAsia"/>
        </w:rPr>
        <w:t>0.01</w:t>
      </w:r>
      <w:r>
        <w:rPr>
          <w:rFonts w:hint="eastAsia"/>
        </w:rPr>
        <w:t>）计算。高差单位为：</w:t>
      </w:r>
      <w:r>
        <w:rPr>
          <w:rFonts w:hint="eastAsia"/>
        </w:rPr>
        <w:t>m</w:t>
      </w:r>
      <w:r>
        <w:rPr>
          <w:rFonts w:hint="eastAsia"/>
        </w:rPr>
        <w:t>，运距单位为：</w:t>
      </w:r>
      <w:r>
        <w:rPr>
          <w:rFonts w:hint="eastAsia"/>
        </w:rPr>
        <w:t>km</w:t>
      </w:r>
      <w:r>
        <w:rPr>
          <w:rFonts w:hint="eastAsia"/>
        </w:rPr>
        <w:t>。</w:t>
      </w:r>
    </w:p>
    <w:p w14:paraId="62B39273" w14:textId="1C81A2B5" w:rsidR="009D4DDE" w:rsidRDefault="009D4DDE" w:rsidP="009D4DDE">
      <w:pPr>
        <w:pStyle w:val="af0"/>
      </w:pPr>
      <w:r w:rsidRPr="00451002">
        <w:rPr>
          <w:noProof/>
        </w:rPr>
        <w:drawing>
          <wp:inline distT="0" distB="0" distL="0" distR="0" wp14:anchorId="0BDE38C4" wp14:editId="2257C733">
            <wp:extent cx="3383280" cy="274320"/>
            <wp:effectExtent l="0" t="0" r="762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83280" cy="274320"/>
                    </a:xfrm>
                    <a:prstGeom prst="rect">
                      <a:avLst/>
                    </a:prstGeom>
                    <a:noFill/>
                    <a:ln>
                      <a:noFill/>
                    </a:ln>
                  </pic:spPr>
                </pic:pic>
              </a:graphicData>
            </a:graphic>
          </wp:inline>
        </w:drawing>
      </w:r>
    </w:p>
    <w:p w14:paraId="1E062038" w14:textId="77777777" w:rsidR="009D4DDE" w:rsidRPr="00451002" w:rsidRDefault="009D4DDE" w:rsidP="009D4DDE">
      <w:pPr>
        <w:pStyle w:val="ad"/>
      </w:pPr>
      <w:bookmarkStart w:id="2962" w:name="运距矩阵参数设定"/>
      <w:r w:rsidRPr="00586411">
        <w:rPr>
          <w:rFonts w:hint="eastAsia"/>
        </w:rPr>
        <w:t>图</w:t>
      </w:r>
      <w:fldSimple w:instr=" STYLEREF 1 \s ">
        <w:r>
          <w:rPr>
            <w:noProof/>
          </w:rPr>
          <w:t>10</w:t>
        </w:r>
      </w:fldSimple>
      <w:r w:rsidRPr="00586411">
        <w:t>.</w:t>
      </w:r>
      <w:r w:rsidRPr="00586411">
        <w:fldChar w:fldCharType="begin"/>
      </w:r>
      <w:r w:rsidRPr="00586411">
        <w:instrText xml:space="preserve"> SEQ </w:instrText>
      </w:r>
      <w:r w:rsidRPr="00586411">
        <w:rPr>
          <w:rFonts w:hint="eastAsia"/>
        </w:rPr>
        <w:instrText>图</w:instrText>
      </w:r>
      <w:r w:rsidRPr="00586411">
        <w:rPr>
          <w:rFonts w:hint="eastAsia"/>
        </w:rPr>
        <w:instrText xml:space="preserve"> \* ARABIC \s 1</w:instrText>
      </w:r>
      <w:r w:rsidRPr="00586411">
        <w:instrText xml:space="preserve"> </w:instrText>
      </w:r>
      <w:r w:rsidRPr="00586411">
        <w:fldChar w:fldCharType="separate"/>
      </w:r>
      <w:r>
        <w:rPr>
          <w:noProof/>
        </w:rPr>
        <w:t>3</w:t>
      </w:r>
      <w:r w:rsidRPr="00586411">
        <w:fldChar w:fldCharType="end"/>
      </w:r>
      <w:bookmarkEnd w:id="2962"/>
      <w:r>
        <w:rPr>
          <w:rFonts w:hint="eastAsia"/>
        </w:rPr>
        <w:tab/>
      </w:r>
      <w:r>
        <w:rPr>
          <w:rFonts w:hint="eastAsia"/>
        </w:rPr>
        <w:t>运距矩阵参数设定</w:t>
      </w:r>
    </w:p>
    <w:p w14:paraId="6C0EC109" w14:textId="77777777" w:rsidR="009D4DDE" w:rsidRDefault="009D4DDE" w:rsidP="009D4DDE">
      <w:pPr>
        <w:pStyle w:val="ae"/>
      </w:pPr>
      <w:bookmarkStart w:id="2963" w:name="运距矩阵表"/>
      <w:r>
        <w:rPr>
          <w:rFonts w:hint="eastAsia"/>
        </w:rPr>
        <w:t>表</w:t>
      </w:r>
      <w:fldSimple w:instr=" STYLEREF 1 \s ">
        <w:r>
          <w:rPr>
            <w:noProof/>
          </w:rPr>
          <w:t>10</w:t>
        </w:r>
      </w:fldSimple>
      <w:r w:rsidRPr="00586411">
        <w:t>.</w:t>
      </w:r>
      <w:r w:rsidRPr="00586411">
        <w:fldChar w:fldCharType="begin"/>
      </w:r>
      <w:r w:rsidRPr="00586411">
        <w:instrText xml:space="preserve"> SEQ </w:instrText>
      </w:r>
      <w:r>
        <w:rPr>
          <w:rFonts w:hint="eastAsia"/>
        </w:rPr>
        <w:instrText>表</w:instrText>
      </w:r>
      <w:r w:rsidRPr="00586411">
        <w:rPr>
          <w:rFonts w:hint="eastAsia"/>
        </w:rPr>
        <w:instrText xml:space="preserve"> \* ARABIC \s 1</w:instrText>
      </w:r>
      <w:r w:rsidRPr="00586411">
        <w:instrText xml:space="preserve"> </w:instrText>
      </w:r>
      <w:r w:rsidRPr="00586411">
        <w:fldChar w:fldCharType="separate"/>
      </w:r>
      <w:r>
        <w:rPr>
          <w:noProof/>
        </w:rPr>
        <w:t>2</w:t>
      </w:r>
      <w:r w:rsidRPr="00586411">
        <w:fldChar w:fldCharType="end"/>
      </w:r>
      <w:bookmarkEnd w:id="2963"/>
      <w:r>
        <w:rPr>
          <w:rFonts w:hint="eastAsia"/>
        </w:rPr>
        <w:tab/>
      </w:r>
      <w:r>
        <w:rPr>
          <w:rFonts w:hint="eastAsia"/>
        </w:rPr>
        <w:t>运距矩阵表（部分）（运距单位：</w:t>
      </w:r>
      <w:r>
        <w:rPr>
          <w:rFonts w:hint="eastAsia"/>
        </w:rPr>
        <w:t>km</w:t>
      </w:r>
      <w:r>
        <w:rPr>
          <w:rFonts w:hint="eastAsia"/>
        </w:rPr>
        <w:t>；高差单位：</w:t>
      </w:r>
      <w:r>
        <w:rPr>
          <w:rFonts w:hint="eastAsia"/>
        </w:rPr>
        <w:t>m</w:t>
      </w:r>
      <w:r>
        <w:rPr>
          <w:rFonts w:hint="eastAsia"/>
        </w:rPr>
        <w:t>）</w:t>
      </w:r>
    </w:p>
    <w:tbl>
      <w:tblPr>
        <w:tblStyle w:val="af1"/>
        <w:tblW w:w="9828" w:type="dxa"/>
        <w:tblLook w:val="01E0" w:firstRow="1" w:lastRow="1" w:firstColumn="1" w:lastColumn="1" w:noHBand="0" w:noVBand="0"/>
        <w:tblPrChange w:id="2964" w:author="刘全" w:date="2021-12-03T20:18:00Z">
          <w:tblPr>
            <w:tblStyle w:val="af1"/>
            <w:tblW w:w="9828" w:type="dxa"/>
            <w:tblLook w:val="01E0" w:firstRow="1" w:lastRow="1" w:firstColumn="1" w:lastColumn="1" w:noHBand="0" w:noVBand="0"/>
          </w:tblPr>
        </w:tblPrChange>
      </w:tblPr>
      <w:tblGrid>
        <w:gridCol w:w="1188"/>
        <w:gridCol w:w="1173"/>
        <w:gridCol w:w="1383"/>
        <w:gridCol w:w="1278"/>
        <w:gridCol w:w="1173"/>
        <w:gridCol w:w="1173"/>
        <w:gridCol w:w="1173"/>
        <w:gridCol w:w="1287"/>
        <w:tblGridChange w:id="2965">
          <w:tblGrid>
            <w:gridCol w:w="1188"/>
            <w:gridCol w:w="1173"/>
            <w:gridCol w:w="1383"/>
            <w:gridCol w:w="1278"/>
            <w:gridCol w:w="1173"/>
            <w:gridCol w:w="1173"/>
            <w:gridCol w:w="1173"/>
            <w:gridCol w:w="1287"/>
          </w:tblGrid>
        </w:tblGridChange>
      </w:tblGrid>
      <w:tr w:rsidR="009D4DDE" w14:paraId="403C5205" w14:textId="77777777" w:rsidTr="009D4DDE">
        <w:tc>
          <w:tcPr>
            <w:tcW w:w="1188" w:type="dxa"/>
            <w:noWrap/>
            <w:vAlign w:val="center"/>
            <w:tcPrChange w:id="2966" w:author="刘全" w:date="2021-12-03T20:18:00Z">
              <w:tcPr>
                <w:tcW w:w="1188" w:type="dxa"/>
                <w:noWrap/>
              </w:tcPr>
            </w:tcPrChange>
          </w:tcPr>
          <w:p w14:paraId="0D10550F" w14:textId="77777777" w:rsidR="009D4DDE" w:rsidRDefault="009D4DDE" w:rsidP="00EF6B70">
            <w:pPr>
              <w:spacing w:line="240" w:lineRule="auto"/>
              <w:ind w:firstLineChars="0" w:firstLine="0"/>
              <w:rPr>
                <w:rFonts w:ascii="宋体" w:hAnsi="宋体"/>
                <w:sz w:val="21"/>
                <w:szCs w:val="21"/>
              </w:rPr>
            </w:pPr>
          </w:p>
        </w:tc>
        <w:tc>
          <w:tcPr>
            <w:tcW w:w="1173" w:type="dxa"/>
            <w:noWrap/>
            <w:vAlign w:val="center"/>
            <w:tcPrChange w:id="2967" w:author="刘全" w:date="2021-12-03T20:18:00Z">
              <w:tcPr>
                <w:tcW w:w="1173" w:type="dxa"/>
                <w:noWrap/>
              </w:tcPr>
            </w:tcPrChange>
          </w:tcPr>
          <w:p w14:paraId="469BCB62" w14:textId="77777777" w:rsidR="009D4DDE" w:rsidRDefault="009D4DDE" w:rsidP="00EF6B70">
            <w:pPr>
              <w:spacing w:line="240" w:lineRule="auto"/>
              <w:ind w:firstLineChars="0" w:firstLine="0"/>
              <w:jc w:val="left"/>
              <w:rPr>
                <w:rFonts w:ascii="宋体" w:hAnsi="宋体"/>
                <w:sz w:val="21"/>
                <w:szCs w:val="21"/>
              </w:rPr>
            </w:pPr>
            <w:r>
              <w:rPr>
                <w:rFonts w:hint="eastAsia"/>
                <w:sz w:val="21"/>
                <w:szCs w:val="21"/>
              </w:rPr>
              <w:t>ZG3</w:t>
            </w:r>
            <w:r>
              <w:rPr>
                <w:rFonts w:hint="eastAsia"/>
                <w:sz w:val="21"/>
                <w:szCs w:val="21"/>
              </w:rPr>
              <w:t>（新建村存料场）</w:t>
            </w:r>
          </w:p>
        </w:tc>
        <w:tc>
          <w:tcPr>
            <w:tcW w:w="1383" w:type="dxa"/>
            <w:noWrap/>
            <w:vAlign w:val="center"/>
            <w:tcPrChange w:id="2968" w:author="刘全" w:date="2021-12-03T20:18:00Z">
              <w:tcPr>
                <w:tcW w:w="1383" w:type="dxa"/>
                <w:noWrap/>
              </w:tcPr>
            </w:tcPrChange>
          </w:tcPr>
          <w:p w14:paraId="61D64B83" w14:textId="77777777" w:rsidR="009D4DDE" w:rsidRDefault="009D4DDE" w:rsidP="00EF6B70">
            <w:pPr>
              <w:spacing w:line="240" w:lineRule="auto"/>
              <w:ind w:firstLineChars="0" w:firstLine="0"/>
              <w:jc w:val="left"/>
              <w:rPr>
                <w:rFonts w:ascii="宋体" w:hAnsi="宋体"/>
                <w:sz w:val="21"/>
                <w:szCs w:val="21"/>
              </w:rPr>
            </w:pPr>
            <w:r>
              <w:rPr>
                <w:rFonts w:hint="eastAsia"/>
                <w:sz w:val="21"/>
                <w:szCs w:val="21"/>
              </w:rPr>
              <w:t>ZD13</w:t>
            </w:r>
            <w:r>
              <w:rPr>
                <w:rFonts w:hint="eastAsia"/>
                <w:sz w:val="21"/>
                <w:szCs w:val="21"/>
              </w:rPr>
              <w:t>（荒田人工骨料加工系统）</w:t>
            </w:r>
          </w:p>
        </w:tc>
        <w:tc>
          <w:tcPr>
            <w:tcW w:w="1278" w:type="dxa"/>
            <w:noWrap/>
            <w:vAlign w:val="center"/>
            <w:tcPrChange w:id="2969" w:author="刘全" w:date="2021-12-03T20:18:00Z">
              <w:tcPr>
                <w:tcW w:w="1278" w:type="dxa"/>
                <w:noWrap/>
              </w:tcPr>
            </w:tcPrChange>
          </w:tcPr>
          <w:p w14:paraId="751BC36B" w14:textId="77777777" w:rsidR="009D4DDE" w:rsidRDefault="009D4DDE" w:rsidP="00EF6B70">
            <w:pPr>
              <w:spacing w:line="240" w:lineRule="auto"/>
              <w:ind w:firstLineChars="0" w:firstLine="0"/>
              <w:jc w:val="left"/>
              <w:rPr>
                <w:rFonts w:ascii="宋体" w:hAnsi="宋体"/>
                <w:sz w:val="21"/>
                <w:szCs w:val="21"/>
              </w:rPr>
            </w:pPr>
            <w:r>
              <w:rPr>
                <w:rFonts w:hint="eastAsia"/>
                <w:sz w:val="21"/>
                <w:szCs w:val="21"/>
              </w:rPr>
              <w:t>牛厩玄武岩料场入口</w:t>
            </w:r>
          </w:p>
        </w:tc>
        <w:tc>
          <w:tcPr>
            <w:tcW w:w="1173" w:type="dxa"/>
            <w:noWrap/>
            <w:vAlign w:val="center"/>
            <w:tcPrChange w:id="2970" w:author="刘全" w:date="2021-12-03T20:18:00Z">
              <w:tcPr>
                <w:tcW w:w="1173" w:type="dxa"/>
                <w:noWrap/>
              </w:tcPr>
            </w:tcPrChange>
          </w:tcPr>
          <w:p w14:paraId="4524D01D" w14:textId="77777777" w:rsidR="009D4DDE" w:rsidRDefault="009D4DDE" w:rsidP="00EF6B70">
            <w:pPr>
              <w:spacing w:line="240" w:lineRule="auto"/>
              <w:ind w:firstLineChars="0" w:firstLine="0"/>
              <w:jc w:val="left"/>
              <w:rPr>
                <w:rFonts w:ascii="宋体" w:hAnsi="宋体"/>
                <w:sz w:val="21"/>
                <w:szCs w:val="21"/>
              </w:rPr>
            </w:pPr>
            <w:r>
              <w:rPr>
                <w:rFonts w:hint="eastAsia"/>
                <w:sz w:val="21"/>
                <w:szCs w:val="21"/>
              </w:rPr>
              <w:t>YD2</w:t>
            </w:r>
            <w:r>
              <w:rPr>
                <w:rFonts w:hint="eastAsia"/>
                <w:sz w:val="21"/>
                <w:szCs w:val="21"/>
              </w:rPr>
              <w:t>（三滩人工骨料及混凝土生产系统入口）</w:t>
            </w:r>
          </w:p>
        </w:tc>
        <w:tc>
          <w:tcPr>
            <w:tcW w:w="1173" w:type="dxa"/>
            <w:noWrap/>
            <w:vAlign w:val="center"/>
            <w:tcPrChange w:id="2971" w:author="刘全" w:date="2021-12-03T20:18:00Z">
              <w:tcPr>
                <w:tcW w:w="1173" w:type="dxa"/>
                <w:noWrap/>
              </w:tcPr>
            </w:tcPrChange>
          </w:tcPr>
          <w:p w14:paraId="3050C646" w14:textId="77777777" w:rsidR="009D4DDE" w:rsidRDefault="009D4DDE" w:rsidP="00EF6B70">
            <w:pPr>
              <w:spacing w:line="240" w:lineRule="auto"/>
              <w:ind w:firstLineChars="0" w:firstLine="0"/>
              <w:jc w:val="left"/>
              <w:rPr>
                <w:rFonts w:ascii="宋体" w:hAnsi="宋体"/>
                <w:sz w:val="21"/>
                <w:szCs w:val="21"/>
              </w:rPr>
            </w:pPr>
            <w:r>
              <w:rPr>
                <w:rFonts w:hint="eastAsia"/>
                <w:sz w:val="21"/>
                <w:szCs w:val="21"/>
              </w:rPr>
              <w:t>YD1</w:t>
            </w:r>
            <w:r>
              <w:rPr>
                <w:rFonts w:hint="eastAsia"/>
                <w:sz w:val="21"/>
                <w:szCs w:val="21"/>
              </w:rPr>
              <w:t>（海子沟弃渣场、大田坝渣场、海子沟村料场入口）</w:t>
            </w:r>
          </w:p>
        </w:tc>
        <w:tc>
          <w:tcPr>
            <w:tcW w:w="1173" w:type="dxa"/>
            <w:noWrap/>
            <w:vAlign w:val="center"/>
            <w:tcPrChange w:id="2972" w:author="刘全" w:date="2021-12-03T20:18:00Z">
              <w:tcPr>
                <w:tcW w:w="1173" w:type="dxa"/>
                <w:noWrap/>
              </w:tcPr>
            </w:tcPrChange>
          </w:tcPr>
          <w:p w14:paraId="25D327D3" w14:textId="77777777" w:rsidR="009D4DDE" w:rsidRDefault="009D4DDE" w:rsidP="00EF6B70">
            <w:pPr>
              <w:spacing w:line="240" w:lineRule="auto"/>
              <w:ind w:firstLineChars="0" w:firstLine="0"/>
              <w:jc w:val="left"/>
              <w:rPr>
                <w:rFonts w:ascii="宋体" w:hAnsi="宋体"/>
                <w:sz w:val="21"/>
                <w:szCs w:val="21"/>
              </w:rPr>
            </w:pPr>
            <w:r>
              <w:rPr>
                <w:rFonts w:hint="eastAsia"/>
                <w:sz w:val="21"/>
                <w:szCs w:val="21"/>
              </w:rPr>
              <w:t>YD3(</w:t>
            </w:r>
            <w:r>
              <w:rPr>
                <w:rFonts w:hint="eastAsia"/>
                <w:sz w:val="21"/>
                <w:szCs w:val="21"/>
              </w:rPr>
              <w:t>上游三滩临时交通桥右端</w:t>
            </w:r>
            <w:r>
              <w:rPr>
                <w:rFonts w:hint="eastAsia"/>
                <w:sz w:val="21"/>
                <w:szCs w:val="21"/>
              </w:rPr>
              <w:t>)</w:t>
            </w:r>
          </w:p>
        </w:tc>
        <w:tc>
          <w:tcPr>
            <w:tcW w:w="1287" w:type="dxa"/>
            <w:noWrap/>
            <w:vAlign w:val="center"/>
            <w:tcPrChange w:id="2973" w:author="刘全" w:date="2021-12-03T20:18:00Z">
              <w:tcPr>
                <w:tcW w:w="1287" w:type="dxa"/>
                <w:noWrap/>
              </w:tcPr>
            </w:tcPrChange>
          </w:tcPr>
          <w:p w14:paraId="30AB8C91" w14:textId="77777777" w:rsidR="009D4DDE" w:rsidRDefault="009D4DDE" w:rsidP="00EF6B70">
            <w:pPr>
              <w:spacing w:line="240" w:lineRule="auto"/>
              <w:ind w:firstLineChars="0" w:firstLine="0"/>
              <w:jc w:val="left"/>
              <w:rPr>
                <w:rFonts w:ascii="宋体" w:hAnsi="宋体"/>
                <w:sz w:val="21"/>
                <w:szCs w:val="21"/>
              </w:rPr>
            </w:pPr>
            <w:r>
              <w:rPr>
                <w:rFonts w:hint="eastAsia"/>
                <w:sz w:val="21"/>
                <w:szCs w:val="21"/>
              </w:rPr>
              <w:t>YD12</w:t>
            </w:r>
            <w:r>
              <w:rPr>
                <w:rFonts w:hint="eastAsia"/>
                <w:sz w:val="21"/>
                <w:szCs w:val="21"/>
              </w:rPr>
              <w:t>（下游</w:t>
            </w:r>
            <w:r>
              <w:rPr>
                <w:rFonts w:hint="eastAsia"/>
                <w:sz w:val="21"/>
                <w:szCs w:val="21"/>
              </w:rPr>
              <w:t>#2</w:t>
            </w:r>
            <w:r>
              <w:rPr>
                <w:rFonts w:hint="eastAsia"/>
                <w:sz w:val="21"/>
                <w:szCs w:val="21"/>
              </w:rPr>
              <w:t>临时交通桥右端）</w:t>
            </w:r>
          </w:p>
        </w:tc>
      </w:tr>
      <w:tr w:rsidR="009D4DDE" w14:paraId="08A98FA4" w14:textId="77777777" w:rsidTr="009D4DDE">
        <w:tc>
          <w:tcPr>
            <w:tcW w:w="1188" w:type="dxa"/>
            <w:noWrap/>
            <w:vAlign w:val="center"/>
            <w:tcPrChange w:id="2974" w:author="刘全" w:date="2021-12-03T20:18:00Z">
              <w:tcPr>
                <w:tcW w:w="1188" w:type="dxa"/>
                <w:noWrap/>
              </w:tcPr>
            </w:tcPrChange>
          </w:tcPr>
          <w:p w14:paraId="65235E42" w14:textId="77777777" w:rsidR="009D4DDE" w:rsidRDefault="009D4DDE" w:rsidP="00EF6B70">
            <w:pPr>
              <w:spacing w:line="240" w:lineRule="auto"/>
              <w:ind w:firstLineChars="0" w:firstLine="0"/>
              <w:jc w:val="left"/>
              <w:rPr>
                <w:rFonts w:ascii="宋体" w:hAnsi="宋体"/>
                <w:sz w:val="21"/>
                <w:szCs w:val="21"/>
              </w:rPr>
            </w:pPr>
            <w:r>
              <w:rPr>
                <w:rFonts w:hint="eastAsia"/>
                <w:sz w:val="21"/>
                <w:szCs w:val="21"/>
              </w:rPr>
              <w:t>上游左岸公路入口</w:t>
            </w:r>
            <w:r>
              <w:rPr>
                <w:rFonts w:hint="eastAsia"/>
                <w:sz w:val="21"/>
                <w:szCs w:val="21"/>
              </w:rPr>
              <w:t>,</w:t>
            </w:r>
            <w:r>
              <w:rPr>
                <w:rFonts w:hint="eastAsia"/>
                <w:sz w:val="21"/>
                <w:szCs w:val="21"/>
              </w:rPr>
              <w:t>外来物资供应点</w:t>
            </w:r>
          </w:p>
        </w:tc>
        <w:tc>
          <w:tcPr>
            <w:tcW w:w="1173" w:type="dxa"/>
            <w:noWrap/>
            <w:vAlign w:val="center"/>
            <w:tcPrChange w:id="2975" w:author="刘全" w:date="2021-12-03T20:18:00Z">
              <w:tcPr>
                <w:tcW w:w="1173" w:type="dxa"/>
                <w:noWrap/>
              </w:tcPr>
            </w:tcPrChange>
          </w:tcPr>
          <w:p w14:paraId="18E3FF04" w14:textId="77777777" w:rsidR="009D4DDE" w:rsidRDefault="009D4DDE" w:rsidP="00EF6B70">
            <w:pPr>
              <w:spacing w:line="240" w:lineRule="auto"/>
              <w:ind w:firstLineChars="0" w:firstLine="0"/>
              <w:rPr>
                <w:rFonts w:ascii="宋体" w:hAnsi="宋体"/>
                <w:sz w:val="21"/>
                <w:szCs w:val="21"/>
              </w:rPr>
            </w:pPr>
            <w:r>
              <w:rPr>
                <w:rFonts w:hint="eastAsia"/>
                <w:sz w:val="21"/>
                <w:szCs w:val="21"/>
              </w:rPr>
              <w:t>3.9/6/4.0</w:t>
            </w:r>
          </w:p>
        </w:tc>
        <w:tc>
          <w:tcPr>
            <w:tcW w:w="1383" w:type="dxa"/>
            <w:noWrap/>
            <w:vAlign w:val="center"/>
            <w:tcPrChange w:id="2976" w:author="刘全" w:date="2021-12-03T20:18:00Z">
              <w:tcPr>
                <w:tcW w:w="1383" w:type="dxa"/>
                <w:noWrap/>
              </w:tcPr>
            </w:tcPrChange>
          </w:tcPr>
          <w:p w14:paraId="7DBB0BA6" w14:textId="77777777" w:rsidR="009D4DDE" w:rsidRDefault="009D4DDE" w:rsidP="00EF6B70">
            <w:pPr>
              <w:spacing w:line="240" w:lineRule="auto"/>
              <w:ind w:firstLineChars="0" w:firstLine="0"/>
              <w:rPr>
                <w:rFonts w:ascii="宋体" w:hAnsi="宋体"/>
                <w:sz w:val="21"/>
                <w:szCs w:val="21"/>
              </w:rPr>
            </w:pPr>
            <w:r>
              <w:rPr>
                <w:rFonts w:hint="eastAsia"/>
                <w:sz w:val="21"/>
                <w:szCs w:val="21"/>
              </w:rPr>
              <w:t>10.2/325/13.4</w:t>
            </w:r>
          </w:p>
        </w:tc>
        <w:tc>
          <w:tcPr>
            <w:tcW w:w="1278" w:type="dxa"/>
            <w:noWrap/>
            <w:vAlign w:val="center"/>
            <w:tcPrChange w:id="2977" w:author="刘全" w:date="2021-12-03T20:18:00Z">
              <w:tcPr>
                <w:tcW w:w="1278" w:type="dxa"/>
                <w:noWrap/>
              </w:tcPr>
            </w:tcPrChange>
          </w:tcPr>
          <w:p w14:paraId="0BBADF49" w14:textId="77777777" w:rsidR="009D4DDE" w:rsidRDefault="009D4DDE" w:rsidP="00EF6B70">
            <w:pPr>
              <w:spacing w:line="240" w:lineRule="auto"/>
              <w:ind w:firstLineChars="0" w:firstLine="0"/>
              <w:rPr>
                <w:rFonts w:ascii="宋体" w:hAnsi="宋体"/>
                <w:sz w:val="21"/>
                <w:szCs w:val="21"/>
              </w:rPr>
            </w:pPr>
            <w:r>
              <w:rPr>
                <w:rFonts w:hint="eastAsia"/>
                <w:sz w:val="21"/>
                <w:szCs w:val="21"/>
              </w:rPr>
              <w:t>7.5/92/8.4</w:t>
            </w:r>
          </w:p>
        </w:tc>
        <w:tc>
          <w:tcPr>
            <w:tcW w:w="1173" w:type="dxa"/>
            <w:noWrap/>
            <w:vAlign w:val="center"/>
            <w:tcPrChange w:id="2978" w:author="刘全" w:date="2021-12-03T20:18:00Z">
              <w:tcPr>
                <w:tcW w:w="1173" w:type="dxa"/>
                <w:noWrap/>
              </w:tcPr>
            </w:tcPrChange>
          </w:tcPr>
          <w:p w14:paraId="1B14B04A" w14:textId="77777777" w:rsidR="009D4DDE" w:rsidRDefault="009D4DDE" w:rsidP="00EF6B70">
            <w:pPr>
              <w:spacing w:line="240" w:lineRule="auto"/>
              <w:ind w:firstLineChars="0" w:firstLine="0"/>
              <w:rPr>
                <w:rFonts w:ascii="宋体" w:hAnsi="宋体"/>
                <w:sz w:val="21"/>
                <w:szCs w:val="21"/>
              </w:rPr>
            </w:pPr>
            <w:r>
              <w:rPr>
                <w:rFonts w:hint="eastAsia"/>
                <w:sz w:val="21"/>
                <w:szCs w:val="21"/>
              </w:rPr>
              <w:t>5.3/164/6.9</w:t>
            </w:r>
          </w:p>
        </w:tc>
        <w:tc>
          <w:tcPr>
            <w:tcW w:w="1173" w:type="dxa"/>
            <w:noWrap/>
            <w:vAlign w:val="center"/>
            <w:tcPrChange w:id="2979" w:author="刘全" w:date="2021-12-03T20:18:00Z">
              <w:tcPr>
                <w:tcW w:w="1173" w:type="dxa"/>
                <w:noWrap/>
              </w:tcPr>
            </w:tcPrChange>
          </w:tcPr>
          <w:p w14:paraId="03BBC647" w14:textId="77777777" w:rsidR="009D4DDE" w:rsidRDefault="009D4DDE" w:rsidP="00EF6B70">
            <w:pPr>
              <w:spacing w:line="240" w:lineRule="auto"/>
              <w:ind w:firstLineChars="0" w:firstLine="0"/>
              <w:rPr>
                <w:rFonts w:ascii="宋体" w:hAnsi="宋体"/>
                <w:sz w:val="21"/>
                <w:szCs w:val="21"/>
              </w:rPr>
            </w:pPr>
            <w:r>
              <w:rPr>
                <w:rFonts w:hint="eastAsia"/>
                <w:sz w:val="21"/>
                <w:szCs w:val="21"/>
              </w:rPr>
              <w:t>6.3/182/8.1</w:t>
            </w:r>
          </w:p>
        </w:tc>
        <w:tc>
          <w:tcPr>
            <w:tcW w:w="1173" w:type="dxa"/>
            <w:noWrap/>
            <w:vAlign w:val="center"/>
            <w:tcPrChange w:id="2980" w:author="刘全" w:date="2021-12-03T20:18:00Z">
              <w:tcPr>
                <w:tcW w:w="1173" w:type="dxa"/>
                <w:noWrap/>
              </w:tcPr>
            </w:tcPrChange>
          </w:tcPr>
          <w:p w14:paraId="55B23888" w14:textId="77777777" w:rsidR="009D4DDE" w:rsidRDefault="009D4DDE" w:rsidP="00EF6B70">
            <w:pPr>
              <w:spacing w:line="240" w:lineRule="auto"/>
              <w:ind w:firstLineChars="0" w:firstLine="0"/>
              <w:rPr>
                <w:rFonts w:ascii="宋体" w:hAnsi="宋体"/>
                <w:sz w:val="21"/>
                <w:szCs w:val="21"/>
              </w:rPr>
            </w:pPr>
            <w:r>
              <w:rPr>
                <w:rFonts w:hint="eastAsia"/>
                <w:sz w:val="21"/>
                <w:szCs w:val="21"/>
              </w:rPr>
              <w:t>5.2/162/6.8</w:t>
            </w:r>
          </w:p>
        </w:tc>
        <w:tc>
          <w:tcPr>
            <w:tcW w:w="1287" w:type="dxa"/>
            <w:noWrap/>
            <w:vAlign w:val="center"/>
            <w:tcPrChange w:id="2981" w:author="刘全" w:date="2021-12-03T20:18:00Z">
              <w:tcPr>
                <w:tcW w:w="1287" w:type="dxa"/>
                <w:noWrap/>
              </w:tcPr>
            </w:tcPrChange>
          </w:tcPr>
          <w:p w14:paraId="312F8FBA" w14:textId="77777777" w:rsidR="009D4DDE" w:rsidRDefault="009D4DDE" w:rsidP="00EF6B70">
            <w:pPr>
              <w:spacing w:line="240" w:lineRule="auto"/>
              <w:ind w:firstLineChars="0" w:firstLine="0"/>
              <w:rPr>
                <w:rFonts w:ascii="宋体" w:hAnsi="宋体"/>
                <w:sz w:val="21"/>
                <w:szCs w:val="21"/>
              </w:rPr>
            </w:pPr>
            <w:r>
              <w:rPr>
                <w:rFonts w:hint="eastAsia"/>
                <w:sz w:val="21"/>
                <w:szCs w:val="21"/>
              </w:rPr>
              <w:t>9.8/270/12.5</w:t>
            </w:r>
          </w:p>
        </w:tc>
      </w:tr>
      <w:tr w:rsidR="009D4DDE" w14:paraId="70FAFC8B" w14:textId="77777777" w:rsidTr="009D4DDE">
        <w:tc>
          <w:tcPr>
            <w:tcW w:w="1188" w:type="dxa"/>
            <w:noWrap/>
            <w:vAlign w:val="center"/>
            <w:tcPrChange w:id="2982" w:author="刘全" w:date="2021-12-03T20:18:00Z">
              <w:tcPr>
                <w:tcW w:w="1188" w:type="dxa"/>
                <w:noWrap/>
              </w:tcPr>
            </w:tcPrChange>
          </w:tcPr>
          <w:p w14:paraId="6BF83B7A" w14:textId="77777777" w:rsidR="009D4DDE" w:rsidRDefault="009D4DDE" w:rsidP="00EF6B70">
            <w:pPr>
              <w:spacing w:line="240" w:lineRule="auto"/>
              <w:ind w:firstLineChars="0" w:firstLine="0"/>
              <w:jc w:val="left"/>
              <w:rPr>
                <w:rFonts w:ascii="宋体" w:hAnsi="宋体"/>
                <w:sz w:val="21"/>
                <w:szCs w:val="21"/>
              </w:rPr>
            </w:pPr>
            <w:r>
              <w:rPr>
                <w:rFonts w:hint="eastAsia"/>
                <w:sz w:val="21"/>
                <w:szCs w:val="21"/>
              </w:rPr>
              <w:t>ZG1</w:t>
            </w:r>
          </w:p>
        </w:tc>
        <w:tc>
          <w:tcPr>
            <w:tcW w:w="1173" w:type="dxa"/>
            <w:noWrap/>
            <w:vAlign w:val="center"/>
            <w:tcPrChange w:id="2983" w:author="刘全" w:date="2021-12-03T20:18:00Z">
              <w:tcPr>
                <w:tcW w:w="1173" w:type="dxa"/>
                <w:noWrap/>
              </w:tcPr>
            </w:tcPrChange>
          </w:tcPr>
          <w:p w14:paraId="2D0E9A4D" w14:textId="77777777" w:rsidR="009D4DDE" w:rsidRDefault="009D4DDE" w:rsidP="00EF6B70">
            <w:pPr>
              <w:spacing w:line="240" w:lineRule="auto"/>
              <w:ind w:firstLineChars="0" w:firstLine="0"/>
              <w:rPr>
                <w:rFonts w:ascii="宋体" w:hAnsi="宋体"/>
                <w:sz w:val="21"/>
                <w:szCs w:val="21"/>
              </w:rPr>
            </w:pPr>
            <w:r>
              <w:rPr>
                <w:rFonts w:hint="eastAsia"/>
                <w:sz w:val="21"/>
                <w:szCs w:val="21"/>
              </w:rPr>
              <w:t>3.1/6/3.1</w:t>
            </w:r>
          </w:p>
        </w:tc>
        <w:tc>
          <w:tcPr>
            <w:tcW w:w="1383" w:type="dxa"/>
            <w:noWrap/>
            <w:vAlign w:val="center"/>
            <w:tcPrChange w:id="2984" w:author="刘全" w:date="2021-12-03T20:18:00Z">
              <w:tcPr>
                <w:tcW w:w="1383" w:type="dxa"/>
                <w:noWrap/>
              </w:tcPr>
            </w:tcPrChange>
          </w:tcPr>
          <w:p w14:paraId="244253DE" w14:textId="77777777" w:rsidR="009D4DDE" w:rsidRDefault="009D4DDE" w:rsidP="00EF6B70">
            <w:pPr>
              <w:spacing w:line="240" w:lineRule="auto"/>
              <w:ind w:firstLineChars="0" w:firstLine="0"/>
              <w:rPr>
                <w:rFonts w:ascii="宋体" w:hAnsi="宋体"/>
                <w:sz w:val="21"/>
                <w:szCs w:val="21"/>
              </w:rPr>
            </w:pPr>
            <w:r>
              <w:rPr>
                <w:rFonts w:hint="eastAsia"/>
                <w:sz w:val="21"/>
                <w:szCs w:val="21"/>
              </w:rPr>
              <w:t>9.3/325/12.6</w:t>
            </w:r>
          </w:p>
        </w:tc>
        <w:tc>
          <w:tcPr>
            <w:tcW w:w="1278" w:type="dxa"/>
            <w:noWrap/>
            <w:vAlign w:val="center"/>
            <w:tcPrChange w:id="2985" w:author="刘全" w:date="2021-12-03T20:18:00Z">
              <w:tcPr>
                <w:tcW w:w="1278" w:type="dxa"/>
                <w:noWrap/>
              </w:tcPr>
            </w:tcPrChange>
          </w:tcPr>
          <w:p w14:paraId="1F982199" w14:textId="77777777" w:rsidR="009D4DDE" w:rsidRDefault="009D4DDE" w:rsidP="00EF6B70">
            <w:pPr>
              <w:spacing w:line="240" w:lineRule="auto"/>
              <w:ind w:firstLineChars="0" w:firstLine="0"/>
              <w:rPr>
                <w:rFonts w:ascii="宋体" w:hAnsi="宋体"/>
                <w:sz w:val="21"/>
                <w:szCs w:val="21"/>
              </w:rPr>
            </w:pPr>
            <w:r>
              <w:rPr>
                <w:rFonts w:hint="eastAsia"/>
                <w:sz w:val="21"/>
                <w:szCs w:val="21"/>
              </w:rPr>
              <w:t>6.6/92/7.5</w:t>
            </w:r>
          </w:p>
        </w:tc>
        <w:tc>
          <w:tcPr>
            <w:tcW w:w="1173" w:type="dxa"/>
            <w:noWrap/>
            <w:vAlign w:val="center"/>
            <w:tcPrChange w:id="2986" w:author="刘全" w:date="2021-12-03T20:18:00Z">
              <w:tcPr>
                <w:tcW w:w="1173" w:type="dxa"/>
                <w:noWrap/>
              </w:tcPr>
            </w:tcPrChange>
          </w:tcPr>
          <w:p w14:paraId="2A4DBC08" w14:textId="77777777" w:rsidR="009D4DDE" w:rsidRDefault="009D4DDE" w:rsidP="00EF6B70">
            <w:pPr>
              <w:spacing w:line="240" w:lineRule="auto"/>
              <w:ind w:firstLineChars="0" w:firstLine="0"/>
              <w:rPr>
                <w:rFonts w:ascii="宋体" w:hAnsi="宋体"/>
                <w:sz w:val="21"/>
                <w:szCs w:val="21"/>
              </w:rPr>
            </w:pPr>
            <w:r>
              <w:rPr>
                <w:rFonts w:hint="eastAsia"/>
                <w:sz w:val="21"/>
                <w:szCs w:val="21"/>
              </w:rPr>
              <w:t>4.5/164/6.1</w:t>
            </w:r>
          </w:p>
        </w:tc>
        <w:tc>
          <w:tcPr>
            <w:tcW w:w="1173" w:type="dxa"/>
            <w:noWrap/>
            <w:vAlign w:val="center"/>
            <w:tcPrChange w:id="2987" w:author="刘全" w:date="2021-12-03T20:18:00Z">
              <w:tcPr>
                <w:tcW w:w="1173" w:type="dxa"/>
                <w:noWrap/>
              </w:tcPr>
            </w:tcPrChange>
          </w:tcPr>
          <w:p w14:paraId="03334365" w14:textId="77777777" w:rsidR="009D4DDE" w:rsidRDefault="009D4DDE" w:rsidP="00EF6B70">
            <w:pPr>
              <w:spacing w:line="240" w:lineRule="auto"/>
              <w:ind w:firstLineChars="0" w:firstLine="0"/>
              <w:rPr>
                <w:rFonts w:ascii="宋体" w:hAnsi="宋体"/>
                <w:sz w:val="21"/>
                <w:szCs w:val="21"/>
              </w:rPr>
            </w:pPr>
            <w:r>
              <w:rPr>
                <w:rFonts w:hint="eastAsia"/>
                <w:sz w:val="21"/>
                <w:szCs w:val="21"/>
              </w:rPr>
              <w:t>5.4/182/7.2</w:t>
            </w:r>
          </w:p>
        </w:tc>
        <w:tc>
          <w:tcPr>
            <w:tcW w:w="1173" w:type="dxa"/>
            <w:noWrap/>
            <w:vAlign w:val="center"/>
            <w:tcPrChange w:id="2988" w:author="刘全" w:date="2021-12-03T20:18:00Z">
              <w:tcPr>
                <w:tcW w:w="1173" w:type="dxa"/>
                <w:noWrap/>
              </w:tcPr>
            </w:tcPrChange>
          </w:tcPr>
          <w:p w14:paraId="60AD2DEA" w14:textId="77777777" w:rsidR="009D4DDE" w:rsidRDefault="009D4DDE" w:rsidP="00EF6B70">
            <w:pPr>
              <w:spacing w:line="240" w:lineRule="auto"/>
              <w:ind w:firstLineChars="0" w:firstLine="0"/>
              <w:rPr>
                <w:rFonts w:ascii="宋体" w:hAnsi="宋体"/>
                <w:sz w:val="21"/>
                <w:szCs w:val="21"/>
              </w:rPr>
            </w:pPr>
            <w:r>
              <w:rPr>
                <w:rFonts w:hint="eastAsia"/>
                <w:sz w:val="21"/>
                <w:szCs w:val="21"/>
              </w:rPr>
              <w:t>4.4/162/6.0</w:t>
            </w:r>
          </w:p>
        </w:tc>
        <w:tc>
          <w:tcPr>
            <w:tcW w:w="1287" w:type="dxa"/>
            <w:noWrap/>
            <w:vAlign w:val="center"/>
            <w:tcPrChange w:id="2989" w:author="刘全" w:date="2021-12-03T20:18:00Z">
              <w:tcPr>
                <w:tcW w:w="1287" w:type="dxa"/>
                <w:noWrap/>
              </w:tcPr>
            </w:tcPrChange>
          </w:tcPr>
          <w:p w14:paraId="6EC75B00" w14:textId="77777777" w:rsidR="009D4DDE" w:rsidRDefault="009D4DDE" w:rsidP="00EF6B70">
            <w:pPr>
              <w:spacing w:line="240" w:lineRule="auto"/>
              <w:ind w:firstLineChars="0" w:firstLine="0"/>
              <w:rPr>
                <w:rFonts w:ascii="宋体" w:hAnsi="宋体"/>
                <w:sz w:val="21"/>
                <w:szCs w:val="21"/>
              </w:rPr>
            </w:pPr>
            <w:r>
              <w:rPr>
                <w:rFonts w:hint="eastAsia"/>
                <w:sz w:val="21"/>
                <w:szCs w:val="21"/>
              </w:rPr>
              <w:t>9.0/270/11.7</w:t>
            </w:r>
          </w:p>
        </w:tc>
      </w:tr>
      <w:tr w:rsidR="009D4DDE" w14:paraId="37C3BD06" w14:textId="77777777" w:rsidTr="009D4DDE">
        <w:tc>
          <w:tcPr>
            <w:tcW w:w="1188" w:type="dxa"/>
            <w:noWrap/>
            <w:vAlign w:val="center"/>
            <w:tcPrChange w:id="2990" w:author="刘全" w:date="2021-12-03T20:18:00Z">
              <w:tcPr>
                <w:tcW w:w="1188" w:type="dxa"/>
                <w:noWrap/>
              </w:tcPr>
            </w:tcPrChange>
          </w:tcPr>
          <w:p w14:paraId="67B74FEA" w14:textId="77777777" w:rsidR="009D4DDE" w:rsidRDefault="009D4DDE" w:rsidP="00EF6B70">
            <w:pPr>
              <w:spacing w:line="240" w:lineRule="auto"/>
              <w:ind w:firstLineChars="0" w:firstLine="0"/>
              <w:jc w:val="left"/>
              <w:rPr>
                <w:rFonts w:ascii="宋体" w:hAnsi="宋体"/>
                <w:sz w:val="21"/>
                <w:szCs w:val="21"/>
              </w:rPr>
            </w:pPr>
            <w:r>
              <w:rPr>
                <w:rFonts w:hint="eastAsia"/>
                <w:sz w:val="21"/>
                <w:szCs w:val="21"/>
              </w:rPr>
              <w:t>ZG2</w:t>
            </w:r>
          </w:p>
        </w:tc>
        <w:tc>
          <w:tcPr>
            <w:tcW w:w="1173" w:type="dxa"/>
            <w:noWrap/>
            <w:vAlign w:val="center"/>
            <w:tcPrChange w:id="2991" w:author="刘全" w:date="2021-12-03T20:18:00Z">
              <w:tcPr>
                <w:tcW w:w="1173" w:type="dxa"/>
                <w:noWrap/>
              </w:tcPr>
            </w:tcPrChange>
          </w:tcPr>
          <w:p w14:paraId="7E81A1BD" w14:textId="77777777" w:rsidR="009D4DDE" w:rsidRDefault="009D4DDE" w:rsidP="00EF6B70">
            <w:pPr>
              <w:spacing w:line="240" w:lineRule="auto"/>
              <w:ind w:firstLineChars="0" w:firstLine="0"/>
              <w:rPr>
                <w:rFonts w:ascii="宋体" w:hAnsi="宋体"/>
                <w:sz w:val="21"/>
                <w:szCs w:val="21"/>
              </w:rPr>
            </w:pPr>
            <w:r>
              <w:rPr>
                <w:rFonts w:hint="eastAsia"/>
                <w:sz w:val="21"/>
                <w:szCs w:val="21"/>
              </w:rPr>
              <w:t>2.1/6/2.2</w:t>
            </w:r>
          </w:p>
        </w:tc>
        <w:tc>
          <w:tcPr>
            <w:tcW w:w="1383" w:type="dxa"/>
            <w:noWrap/>
            <w:vAlign w:val="center"/>
            <w:tcPrChange w:id="2992" w:author="刘全" w:date="2021-12-03T20:18:00Z">
              <w:tcPr>
                <w:tcW w:w="1383" w:type="dxa"/>
                <w:noWrap/>
              </w:tcPr>
            </w:tcPrChange>
          </w:tcPr>
          <w:p w14:paraId="4E26D8C7" w14:textId="77777777" w:rsidR="009D4DDE" w:rsidRDefault="009D4DDE" w:rsidP="00EF6B70">
            <w:pPr>
              <w:spacing w:line="240" w:lineRule="auto"/>
              <w:ind w:firstLineChars="0" w:firstLine="0"/>
              <w:rPr>
                <w:rFonts w:ascii="宋体" w:hAnsi="宋体"/>
                <w:sz w:val="21"/>
                <w:szCs w:val="21"/>
              </w:rPr>
            </w:pPr>
            <w:r>
              <w:rPr>
                <w:rFonts w:hint="eastAsia"/>
                <w:sz w:val="21"/>
                <w:szCs w:val="21"/>
              </w:rPr>
              <w:t>8.4/325/11.6</w:t>
            </w:r>
          </w:p>
        </w:tc>
        <w:tc>
          <w:tcPr>
            <w:tcW w:w="1278" w:type="dxa"/>
            <w:noWrap/>
            <w:vAlign w:val="center"/>
            <w:tcPrChange w:id="2993" w:author="刘全" w:date="2021-12-03T20:18:00Z">
              <w:tcPr>
                <w:tcW w:w="1278" w:type="dxa"/>
                <w:noWrap/>
              </w:tcPr>
            </w:tcPrChange>
          </w:tcPr>
          <w:p w14:paraId="435733B8" w14:textId="77777777" w:rsidR="009D4DDE" w:rsidRDefault="009D4DDE" w:rsidP="00EF6B70">
            <w:pPr>
              <w:spacing w:line="240" w:lineRule="auto"/>
              <w:ind w:firstLineChars="0" w:firstLine="0"/>
              <w:rPr>
                <w:rFonts w:ascii="宋体" w:hAnsi="宋体"/>
                <w:sz w:val="21"/>
                <w:szCs w:val="21"/>
              </w:rPr>
            </w:pPr>
            <w:r>
              <w:rPr>
                <w:rFonts w:hint="eastAsia"/>
                <w:sz w:val="21"/>
                <w:szCs w:val="21"/>
              </w:rPr>
              <w:t>5.6/92/6.5</w:t>
            </w:r>
          </w:p>
        </w:tc>
        <w:tc>
          <w:tcPr>
            <w:tcW w:w="1173" w:type="dxa"/>
            <w:noWrap/>
            <w:vAlign w:val="center"/>
            <w:tcPrChange w:id="2994" w:author="刘全" w:date="2021-12-03T20:18:00Z">
              <w:tcPr>
                <w:tcW w:w="1173" w:type="dxa"/>
                <w:noWrap/>
              </w:tcPr>
            </w:tcPrChange>
          </w:tcPr>
          <w:p w14:paraId="0367E321" w14:textId="77777777" w:rsidR="009D4DDE" w:rsidRDefault="009D4DDE" w:rsidP="00EF6B70">
            <w:pPr>
              <w:spacing w:line="240" w:lineRule="auto"/>
              <w:ind w:firstLineChars="0" w:firstLine="0"/>
              <w:rPr>
                <w:rFonts w:ascii="宋体" w:hAnsi="宋体"/>
                <w:sz w:val="21"/>
                <w:szCs w:val="21"/>
              </w:rPr>
            </w:pPr>
            <w:r>
              <w:rPr>
                <w:rFonts w:hint="eastAsia"/>
                <w:sz w:val="21"/>
                <w:szCs w:val="21"/>
              </w:rPr>
              <w:t>3.5/164/5.1</w:t>
            </w:r>
          </w:p>
        </w:tc>
        <w:tc>
          <w:tcPr>
            <w:tcW w:w="1173" w:type="dxa"/>
            <w:noWrap/>
            <w:vAlign w:val="center"/>
            <w:tcPrChange w:id="2995" w:author="刘全" w:date="2021-12-03T20:18:00Z">
              <w:tcPr>
                <w:tcW w:w="1173" w:type="dxa"/>
                <w:noWrap/>
              </w:tcPr>
            </w:tcPrChange>
          </w:tcPr>
          <w:p w14:paraId="43810ED4" w14:textId="77777777" w:rsidR="009D4DDE" w:rsidRDefault="009D4DDE" w:rsidP="00EF6B70">
            <w:pPr>
              <w:spacing w:line="240" w:lineRule="auto"/>
              <w:ind w:firstLineChars="0" w:firstLine="0"/>
              <w:rPr>
                <w:rFonts w:ascii="宋体" w:hAnsi="宋体"/>
                <w:sz w:val="21"/>
                <w:szCs w:val="21"/>
              </w:rPr>
            </w:pPr>
            <w:r>
              <w:rPr>
                <w:rFonts w:hint="eastAsia"/>
                <w:sz w:val="21"/>
                <w:szCs w:val="21"/>
              </w:rPr>
              <w:t>4.4/182/6.3</w:t>
            </w:r>
          </w:p>
        </w:tc>
        <w:tc>
          <w:tcPr>
            <w:tcW w:w="1173" w:type="dxa"/>
            <w:noWrap/>
            <w:vAlign w:val="center"/>
            <w:tcPrChange w:id="2996" w:author="刘全" w:date="2021-12-03T20:18:00Z">
              <w:tcPr>
                <w:tcW w:w="1173" w:type="dxa"/>
                <w:noWrap/>
              </w:tcPr>
            </w:tcPrChange>
          </w:tcPr>
          <w:p w14:paraId="4922AA70" w14:textId="77777777" w:rsidR="009D4DDE" w:rsidRDefault="009D4DDE" w:rsidP="00EF6B70">
            <w:pPr>
              <w:spacing w:line="240" w:lineRule="auto"/>
              <w:ind w:firstLineChars="0" w:firstLine="0"/>
              <w:rPr>
                <w:rFonts w:ascii="宋体" w:hAnsi="宋体"/>
                <w:sz w:val="21"/>
                <w:szCs w:val="21"/>
              </w:rPr>
            </w:pPr>
            <w:r>
              <w:rPr>
                <w:rFonts w:hint="eastAsia"/>
                <w:sz w:val="21"/>
                <w:szCs w:val="21"/>
              </w:rPr>
              <w:t>3.4/162/5.0</w:t>
            </w:r>
          </w:p>
        </w:tc>
        <w:tc>
          <w:tcPr>
            <w:tcW w:w="1287" w:type="dxa"/>
            <w:noWrap/>
            <w:vAlign w:val="center"/>
            <w:tcPrChange w:id="2997" w:author="刘全" w:date="2021-12-03T20:18:00Z">
              <w:tcPr>
                <w:tcW w:w="1287" w:type="dxa"/>
                <w:noWrap/>
              </w:tcPr>
            </w:tcPrChange>
          </w:tcPr>
          <w:p w14:paraId="51F17935" w14:textId="77777777" w:rsidR="009D4DDE" w:rsidRDefault="009D4DDE" w:rsidP="00EF6B70">
            <w:pPr>
              <w:spacing w:line="240" w:lineRule="auto"/>
              <w:ind w:firstLineChars="0" w:firstLine="0"/>
              <w:rPr>
                <w:rFonts w:ascii="宋体" w:hAnsi="宋体"/>
                <w:sz w:val="21"/>
                <w:szCs w:val="21"/>
              </w:rPr>
            </w:pPr>
            <w:r>
              <w:rPr>
                <w:rFonts w:hint="eastAsia"/>
                <w:sz w:val="21"/>
                <w:szCs w:val="21"/>
              </w:rPr>
              <w:t>8.0/270/10.7</w:t>
            </w:r>
          </w:p>
        </w:tc>
      </w:tr>
      <w:tr w:rsidR="009D4DDE" w14:paraId="0F95A0E8" w14:textId="77777777" w:rsidTr="009D4DDE">
        <w:tc>
          <w:tcPr>
            <w:tcW w:w="1188" w:type="dxa"/>
            <w:noWrap/>
            <w:vAlign w:val="center"/>
            <w:tcPrChange w:id="2998" w:author="刘全" w:date="2021-12-03T20:18:00Z">
              <w:tcPr>
                <w:tcW w:w="1188" w:type="dxa"/>
                <w:noWrap/>
              </w:tcPr>
            </w:tcPrChange>
          </w:tcPr>
          <w:p w14:paraId="6B374FB1" w14:textId="77777777" w:rsidR="009D4DDE" w:rsidRDefault="009D4DDE" w:rsidP="00EF6B70">
            <w:pPr>
              <w:spacing w:line="240" w:lineRule="auto"/>
              <w:ind w:firstLineChars="0" w:firstLine="0"/>
              <w:jc w:val="left"/>
              <w:rPr>
                <w:rFonts w:ascii="宋体" w:hAnsi="宋体"/>
                <w:sz w:val="21"/>
                <w:szCs w:val="21"/>
              </w:rPr>
            </w:pPr>
            <w:r>
              <w:rPr>
                <w:rFonts w:hint="eastAsia"/>
                <w:sz w:val="21"/>
                <w:szCs w:val="21"/>
              </w:rPr>
              <w:t>ZG3</w:t>
            </w:r>
            <w:r>
              <w:rPr>
                <w:rFonts w:hint="eastAsia"/>
                <w:sz w:val="21"/>
                <w:szCs w:val="21"/>
              </w:rPr>
              <w:t>（新建村存料场）</w:t>
            </w:r>
          </w:p>
        </w:tc>
        <w:tc>
          <w:tcPr>
            <w:tcW w:w="1173" w:type="dxa"/>
            <w:noWrap/>
            <w:vAlign w:val="center"/>
            <w:tcPrChange w:id="2999" w:author="刘全" w:date="2021-12-03T20:18:00Z">
              <w:tcPr>
                <w:tcW w:w="1173" w:type="dxa"/>
                <w:noWrap/>
              </w:tcPr>
            </w:tcPrChange>
          </w:tcPr>
          <w:p w14:paraId="43F92233" w14:textId="77777777" w:rsidR="009D4DDE" w:rsidRDefault="009D4DDE" w:rsidP="00EF6B70">
            <w:pPr>
              <w:spacing w:line="240" w:lineRule="auto"/>
              <w:ind w:firstLineChars="0" w:firstLine="0"/>
              <w:rPr>
                <w:rFonts w:ascii="宋体" w:hAnsi="宋体"/>
                <w:sz w:val="21"/>
                <w:szCs w:val="21"/>
              </w:rPr>
            </w:pPr>
            <w:r>
              <w:rPr>
                <w:rFonts w:hint="eastAsia"/>
                <w:sz w:val="21"/>
                <w:szCs w:val="21"/>
              </w:rPr>
              <w:t>0.0/0/0.0</w:t>
            </w:r>
          </w:p>
        </w:tc>
        <w:tc>
          <w:tcPr>
            <w:tcW w:w="1383" w:type="dxa"/>
            <w:noWrap/>
            <w:vAlign w:val="center"/>
            <w:tcPrChange w:id="3000" w:author="刘全" w:date="2021-12-03T20:18:00Z">
              <w:tcPr>
                <w:tcW w:w="1383" w:type="dxa"/>
                <w:noWrap/>
              </w:tcPr>
            </w:tcPrChange>
          </w:tcPr>
          <w:p w14:paraId="47A1E3C1" w14:textId="77777777" w:rsidR="009D4DDE" w:rsidRDefault="009D4DDE" w:rsidP="00EF6B70">
            <w:pPr>
              <w:spacing w:line="240" w:lineRule="auto"/>
              <w:ind w:firstLineChars="0" w:firstLine="0"/>
              <w:rPr>
                <w:rFonts w:ascii="宋体" w:hAnsi="宋体"/>
                <w:sz w:val="21"/>
                <w:szCs w:val="21"/>
              </w:rPr>
            </w:pPr>
            <w:r>
              <w:rPr>
                <w:rFonts w:hint="eastAsia"/>
                <w:sz w:val="21"/>
                <w:szCs w:val="21"/>
              </w:rPr>
              <w:t>6.4/154/7.9</w:t>
            </w:r>
          </w:p>
        </w:tc>
        <w:tc>
          <w:tcPr>
            <w:tcW w:w="1278" w:type="dxa"/>
            <w:noWrap/>
            <w:vAlign w:val="center"/>
            <w:tcPrChange w:id="3001" w:author="刘全" w:date="2021-12-03T20:18:00Z">
              <w:tcPr>
                <w:tcW w:w="1278" w:type="dxa"/>
                <w:noWrap/>
              </w:tcPr>
            </w:tcPrChange>
          </w:tcPr>
          <w:p w14:paraId="28AB4C2A" w14:textId="77777777" w:rsidR="009D4DDE" w:rsidRDefault="009D4DDE" w:rsidP="00EF6B70">
            <w:pPr>
              <w:spacing w:line="240" w:lineRule="auto"/>
              <w:ind w:firstLineChars="0" w:firstLine="0"/>
              <w:rPr>
                <w:rFonts w:ascii="宋体" w:hAnsi="宋体"/>
                <w:sz w:val="21"/>
                <w:szCs w:val="21"/>
              </w:rPr>
            </w:pPr>
            <w:r>
              <w:rPr>
                <w:rFonts w:hint="eastAsia"/>
                <w:sz w:val="21"/>
                <w:szCs w:val="21"/>
              </w:rPr>
              <w:t>3.5/86/4.4</w:t>
            </w:r>
          </w:p>
        </w:tc>
        <w:tc>
          <w:tcPr>
            <w:tcW w:w="1173" w:type="dxa"/>
            <w:noWrap/>
            <w:vAlign w:val="center"/>
            <w:tcPrChange w:id="3002" w:author="刘全" w:date="2021-12-03T20:18:00Z">
              <w:tcPr>
                <w:tcW w:w="1173" w:type="dxa"/>
                <w:noWrap/>
              </w:tcPr>
            </w:tcPrChange>
          </w:tcPr>
          <w:p w14:paraId="4E95B40F" w14:textId="77777777" w:rsidR="009D4DDE" w:rsidRDefault="009D4DDE" w:rsidP="00EF6B70">
            <w:pPr>
              <w:spacing w:line="240" w:lineRule="auto"/>
              <w:ind w:firstLineChars="0" w:firstLine="0"/>
              <w:rPr>
                <w:rFonts w:ascii="宋体" w:hAnsi="宋体"/>
                <w:sz w:val="21"/>
                <w:szCs w:val="21"/>
              </w:rPr>
            </w:pPr>
            <w:r>
              <w:rPr>
                <w:rFonts w:hint="eastAsia"/>
                <w:sz w:val="21"/>
                <w:szCs w:val="21"/>
              </w:rPr>
              <w:t>2.8/158/4.4</w:t>
            </w:r>
          </w:p>
        </w:tc>
        <w:tc>
          <w:tcPr>
            <w:tcW w:w="1173" w:type="dxa"/>
            <w:noWrap/>
            <w:vAlign w:val="center"/>
            <w:tcPrChange w:id="3003" w:author="刘全" w:date="2021-12-03T20:18:00Z">
              <w:tcPr>
                <w:tcW w:w="1173" w:type="dxa"/>
                <w:noWrap/>
              </w:tcPr>
            </w:tcPrChange>
          </w:tcPr>
          <w:p w14:paraId="60298441" w14:textId="77777777" w:rsidR="009D4DDE" w:rsidRDefault="009D4DDE" w:rsidP="00EF6B70">
            <w:pPr>
              <w:spacing w:line="240" w:lineRule="auto"/>
              <w:ind w:firstLineChars="0" w:firstLine="0"/>
              <w:rPr>
                <w:rFonts w:ascii="宋体" w:hAnsi="宋体"/>
                <w:sz w:val="21"/>
                <w:szCs w:val="21"/>
              </w:rPr>
            </w:pPr>
            <w:r>
              <w:rPr>
                <w:rFonts w:hint="eastAsia"/>
                <w:sz w:val="21"/>
                <w:szCs w:val="21"/>
              </w:rPr>
              <w:t>3.8/176/5.5</w:t>
            </w:r>
          </w:p>
        </w:tc>
        <w:tc>
          <w:tcPr>
            <w:tcW w:w="1173" w:type="dxa"/>
            <w:noWrap/>
            <w:vAlign w:val="center"/>
            <w:tcPrChange w:id="3004" w:author="刘全" w:date="2021-12-03T20:18:00Z">
              <w:tcPr>
                <w:tcW w:w="1173" w:type="dxa"/>
                <w:noWrap/>
              </w:tcPr>
            </w:tcPrChange>
          </w:tcPr>
          <w:p w14:paraId="33C3A587" w14:textId="77777777" w:rsidR="009D4DDE" w:rsidRDefault="009D4DDE" w:rsidP="00EF6B70">
            <w:pPr>
              <w:spacing w:line="240" w:lineRule="auto"/>
              <w:ind w:firstLineChars="0" w:firstLine="0"/>
              <w:rPr>
                <w:rFonts w:ascii="宋体" w:hAnsi="宋体"/>
                <w:sz w:val="21"/>
                <w:szCs w:val="21"/>
              </w:rPr>
            </w:pPr>
            <w:r>
              <w:rPr>
                <w:rFonts w:hint="eastAsia"/>
                <w:sz w:val="21"/>
                <w:szCs w:val="21"/>
              </w:rPr>
              <w:t>2.7/156/4.3</w:t>
            </w:r>
          </w:p>
        </w:tc>
        <w:tc>
          <w:tcPr>
            <w:tcW w:w="1287" w:type="dxa"/>
            <w:noWrap/>
            <w:vAlign w:val="center"/>
            <w:tcPrChange w:id="3005" w:author="刘全" w:date="2021-12-03T20:18:00Z">
              <w:tcPr>
                <w:tcW w:w="1287" w:type="dxa"/>
                <w:noWrap/>
              </w:tcPr>
            </w:tcPrChange>
          </w:tcPr>
          <w:p w14:paraId="73B205CE" w14:textId="77777777" w:rsidR="009D4DDE" w:rsidRDefault="009D4DDE" w:rsidP="00EF6B70">
            <w:pPr>
              <w:spacing w:line="240" w:lineRule="auto"/>
              <w:ind w:firstLineChars="0" w:firstLine="0"/>
              <w:rPr>
                <w:rFonts w:ascii="宋体" w:hAnsi="宋体"/>
                <w:sz w:val="21"/>
                <w:szCs w:val="21"/>
              </w:rPr>
            </w:pPr>
            <w:r>
              <w:rPr>
                <w:rFonts w:hint="eastAsia"/>
                <w:sz w:val="21"/>
                <w:szCs w:val="21"/>
              </w:rPr>
              <w:t>7.0/246/9.4</w:t>
            </w:r>
          </w:p>
        </w:tc>
      </w:tr>
      <w:tr w:rsidR="009D4DDE" w14:paraId="56D8760F" w14:textId="77777777" w:rsidTr="009D4DDE">
        <w:tc>
          <w:tcPr>
            <w:tcW w:w="1188" w:type="dxa"/>
            <w:noWrap/>
            <w:vAlign w:val="center"/>
            <w:tcPrChange w:id="3006" w:author="刘全" w:date="2021-12-03T20:18:00Z">
              <w:tcPr>
                <w:tcW w:w="1188" w:type="dxa"/>
                <w:noWrap/>
              </w:tcPr>
            </w:tcPrChange>
          </w:tcPr>
          <w:p w14:paraId="7A4A9B80" w14:textId="77777777" w:rsidR="009D4DDE" w:rsidRDefault="009D4DDE" w:rsidP="00EF6B70">
            <w:pPr>
              <w:spacing w:line="240" w:lineRule="auto"/>
              <w:ind w:firstLineChars="0" w:firstLine="0"/>
              <w:jc w:val="left"/>
              <w:rPr>
                <w:rFonts w:ascii="宋体" w:hAnsi="宋体"/>
                <w:sz w:val="21"/>
                <w:szCs w:val="21"/>
              </w:rPr>
            </w:pPr>
            <w:r>
              <w:rPr>
                <w:rFonts w:hint="eastAsia"/>
                <w:sz w:val="21"/>
                <w:szCs w:val="21"/>
              </w:rPr>
              <w:t>ZG4</w:t>
            </w:r>
          </w:p>
        </w:tc>
        <w:tc>
          <w:tcPr>
            <w:tcW w:w="1173" w:type="dxa"/>
            <w:noWrap/>
            <w:vAlign w:val="center"/>
            <w:tcPrChange w:id="3007" w:author="刘全" w:date="2021-12-03T20:18:00Z">
              <w:tcPr>
                <w:tcW w:w="1173" w:type="dxa"/>
                <w:noWrap/>
              </w:tcPr>
            </w:tcPrChange>
          </w:tcPr>
          <w:p w14:paraId="1B3C78AF" w14:textId="77777777" w:rsidR="009D4DDE" w:rsidRDefault="009D4DDE" w:rsidP="00EF6B70">
            <w:pPr>
              <w:spacing w:line="240" w:lineRule="auto"/>
              <w:ind w:firstLineChars="0" w:firstLine="0"/>
              <w:rPr>
                <w:rFonts w:ascii="宋体" w:hAnsi="宋体"/>
                <w:sz w:val="21"/>
                <w:szCs w:val="21"/>
              </w:rPr>
            </w:pPr>
            <w:r>
              <w:rPr>
                <w:rFonts w:hint="eastAsia"/>
                <w:sz w:val="21"/>
                <w:szCs w:val="21"/>
              </w:rPr>
              <w:t>1.7/0/1.7</w:t>
            </w:r>
          </w:p>
        </w:tc>
        <w:tc>
          <w:tcPr>
            <w:tcW w:w="1383" w:type="dxa"/>
            <w:noWrap/>
            <w:vAlign w:val="center"/>
            <w:tcPrChange w:id="3008" w:author="刘全" w:date="2021-12-03T20:18:00Z">
              <w:tcPr>
                <w:tcW w:w="1383" w:type="dxa"/>
                <w:noWrap/>
              </w:tcPr>
            </w:tcPrChange>
          </w:tcPr>
          <w:p w14:paraId="79EE9CB9" w14:textId="77777777" w:rsidR="009D4DDE" w:rsidRDefault="009D4DDE" w:rsidP="00EF6B70">
            <w:pPr>
              <w:spacing w:line="240" w:lineRule="auto"/>
              <w:ind w:firstLineChars="0" w:firstLine="0"/>
              <w:rPr>
                <w:rFonts w:ascii="宋体" w:hAnsi="宋体"/>
                <w:sz w:val="21"/>
                <w:szCs w:val="21"/>
              </w:rPr>
            </w:pPr>
            <w:r>
              <w:rPr>
                <w:rFonts w:hint="eastAsia"/>
                <w:sz w:val="21"/>
                <w:szCs w:val="21"/>
              </w:rPr>
              <w:t>4.7/154/6.2</w:t>
            </w:r>
          </w:p>
        </w:tc>
        <w:tc>
          <w:tcPr>
            <w:tcW w:w="1278" w:type="dxa"/>
            <w:noWrap/>
            <w:vAlign w:val="center"/>
            <w:tcPrChange w:id="3009" w:author="刘全" w:date="2021-12-03T20:18:00Z">
              <w:tcPr>
                <w:tcW w:w="1278" w:type="dxa"/>
                <w:noWrap/>
              </w:tcPr>
            </w:tcPrChange>
          </w:tcPr>
          <w:p w14:paraId="51FF6C87" w14:textId="77777777" w:rsidR="009D4DDE" w:rsidRDefault="009D4DDE" w:rsidP="00EF6B70">
            <w:pPr>
              <w:spacing w:line="240" w:lineRule="auto"/>
              <w:ind w:firstLineChars="0" w:firstLine="0"/>
              <w:rPr>
                <w:rFonts w:ascii="宋体" w:hAnsi="宋体"/>
                <w:sz w:val="21"/>
                <w:szCs w:val="21"/>
              </w:rPr>
            </w:pPr>
            <w:r>
              <w:rPr>
                <w:rFonts w:hint="eastAsia"/>
                <w:sz w:val="21"/>
                <w:szCs w:val="21"/>
              </w:rPr>
              <w:t>5.2/86/6.1</w:t>
            </w:r>
          </w:p>
        </w:tc>
        <w:tc>
          <w:tcPr>
            <w:tcW w:w="1173" w:type="dxa"/>
            <w:noWrap/>
            <w:vAlign w:val="center"/>
            <w:tcPrChange w:id="3010" w:author="刘全" w:date="2021-12-03T20:18:00Z">
              <w:tcPr>
                <w:tcW w:w="1173" w:type="dxa"/>
                <w:noWrap/>
              </w:tcPr>
            </w:tcPrChange>
          </w:tcPr>
          <w:p w14:paraId="4EF352AE" w14:textId="77777777" w:rsidR="009D4DDE" w:rsidRDefault="009D4DDE" w:rsidP="00EF6B70">
            <w:pPr>
              <w:spacing w:line="240" w:lineRule="auto"/>
              <w:ind w:firstLineChars="0" w:firstLine="0"/>
              <w:rPr>
                <w:rFonts w:ascii="宋体" w:hAnsi="宋体"/>
                <w:sz w:val="21"/>
                <w:szCs w:val="21"/>
              </w:rPr>
            </w:pPr>
            <w:r>
              <w:rPr>
                <w:rFonts w:hint="eastAsia"/>
                <w:sz w:val="21"/>
                <w:szCs w:val="21"/>
              </w:rPr>
              <w:t>3.0/170/4.7</w:t>
            </w:r>
          </w:p>
        </w:tc>
        <w:tc>
          <w:tcPr>
            <w:tcW w:w="1173" w:type="dxa"/>
            <w:noWrap/>
            <w:vAlign w:val="center"/>
            <w:tcPrChange w:id="3011" w:author="刘全" w:date="2021-12-03T20:18:00Z">
              <w:tcPr>
                <w:tcW w:w="1173" w:type="dxa"/>
                <w:noWrap/>
              </w:tcPr>
            </w:tcPrChange>
          </w:tcPr>
          <w:p w14:paraId="67B7BCAB" w14:textId="77777777" w:rsidR="009D4DDE" w:rsidRDefault="009D4DDE" w:rsidP="00EF6B70">
            <w:pPr>
              <w:spacing w:line="240" w:lineRule="auto"/>
              <w:ind w:firstLineChars="0" w:firstLine="0"/>
              <w:rPr>
                <w:rFonts w:ascii="宋体" w:hAnsi="宋体"/>
                <w:sz w:val="21"/>
                <w:szCs w:val="21"/>
              </w:rPr>
            </w:pPr>
            <w:r>
              <w:rPr>
                <w:rFonts w:hint="eastAsia"/>
                <w:sz w:val="21"/>
                <w:szCs w:val="21"/>
              </w:rPr>
              <w:t>3.9/188/5.8</w:t>
            </w:r>
          </w:p>
        </w:tc>
        <w:tc>
          <w:tcPr>
            <w:tcW w:w="1173" w:type="dxa"/>
            <w:noWrap/>
            <w:vAlign w:val="center"/>
            <w:tcPrChange w:id="3012" w:author="刘全" w:date="2021-12-03T20:18:00Z">
              <w:tcPr>
                <w:tcW w:w="1173" w:type="dxa"/>
                <w:noWrap/>
              </w:tcPr>
            </w:tcPrChange>
          </w:tcPr>
          <w:p w14:paraId="0ECDD5B3" w14:textId="77777777" w:rsidR="009D4DDE" w:rsidRDefault="009D4DDE" w:rsidP="00EF6B70">
            <w:pPr>
              <w:spacing w:line="240" w:lineRule="auto"/>
              <w:ind w:firstLineChars="0" w:firstLine="0"/>
              <w:rPr>
                <w:rFonts w:ascii="宋体" w:hAnsi="宋体"/>
                <w:sz w:val="21"/>
                <w:szCs w:val="21"/>
              </w:rPr>
            </w:pPr>
            <w:r>
              <w:rPr>
                <w:rFonts w:hint="eastAsia"/>
                <w:sz w:val="21"/>
                <w:szCs w:val="21"/>
              </w:rPr>
              <w:t>2.9/168/4.6</w:t>
            </w:r>
          </w:p>
        </w:tc>
        <w:tc>
          <w:tcPr>
            <w:tcW w:w="1287" w:type="dxa"/>
            <w:noWrap/>
            <w:vAlign w:val="center"/>
            <w:tcPrChange w:id="3013" w:author="刘全" w:date="2021-12-03T20:18:00Z">
              <w:tcPr>
                <w:tcW w:w="1287" w:type="dxa"/>
                <w:noWrap/>
              </w:tcPr>
            </w:tcPrChange>
          </w:tcPr>
          <w:p w14:paraId="098BE4E2" w14:textId="77777777" w:rsidR="009D4DDE" w:rsidRDefault="009D4DDE" w:rsidP="00EF6B70">
            <w:pPr>
              <w:spacing w:line="240" w:lineRule="auto"/>
              <w:ind w:firstLineChars="0" w:firstLine="0"/>
              <w:rPr>
                <w:rFonts w:ascii="宋体" w:hAnsi="宋体"/>
                <w:sz w:val="21"/>
                <w:szCs w:val="21"/>
              </w:rPr>
            </w:pPr>
            <w:r>
              <w:rPr>
                <w:rFonts w:hint="eastAsia"/>
                <w:sz w:val="21"/>
                <w:szCs w:val="21"/>
              </w:rPr>
              <w:t>5.3/246/7.8</w:t>
            </w:r>
          </w:p>
        </w:tc>
      </w:tr>
      <w:tr w:rsidR="009D4DDE" w14:paraId="63578688" w14:textId="77777777" w:rsidTr="009D4DDE">
        <w:tc>
          <w:tcPr>
            <w:tcW w:w="1188" w:type="dxa"/>
            <w:noWrap/>
            <w:vAlign w:val="center"/>
            <w:tcPrChange w:id="3014" w:author="刘全" w:date="2021-12-03T20:18:00Z">
              <w:tcPr>
                <w:tcW w:w="1188" w:type="dxa"/>
                <w:noWrap/>
              </w:tcPr>
            </w:tcPrChange>
          </w:tcPr>
          <w:p w14:paraId="493613FC" w14:textId="77777777" w:rsidR="009D4DDE" w:rsidRDefault="009D4DDE" w:rsidP="00EF6B70">
            <w:pPr>
              <w:spacing w:line="240" w:lineRule="auto"/>
              <w:ind w:firstLineChars="0" w:firstLine="0"/>
              <w:jc w:val="left"/>
              <w:rPr>
                <w:rFonts w:ascii="宋体" w:hAnsi="宋体"/>
                <w:sz w:val="21"/>
                <w:szCs w:val="21"/>
              </w:rPr>
            </w:pPr>
            <w:r>
              <w:rPr>
                <w:rFonts w:hint="eastAsia"/>
                <w:sz w:val="21"/>
                <w:szCs w:val="21"/>
              </w:rPr>
              <w:t>ZG5</w:t>
            </w:r>
          </w:p>
        </w:tc>
        <w:tc>
          <w:tcPr>
            <w:tcW w:w="1173" w:type="dxa"/>
            <w:noWrap/>
            <w:vAlign w:val="center"/>
            <w:tcPrChange w:id="3015" w:author="刘全" w:date="2021-12-03T20:18:00Z">
              <w:tcPr>
                <w:tcW w:w="1173" w:type="dxa"/>
                <w:noWrap/>
              </w:tcPr>
            </w:tcPrChange>
          </w:tcPr>
          <w:p w14:paraId="3AA99206" w14:textId="77777777" w:rsidR="009D4DDE" w:rsidRDefault="009D4DDE" w:rsidP="00EF6B70">
            <w:pPr>
              <w:spacing w:line="240" w:lineRule="auto"/>
              <w:ind w:firstLineChars="0" w:firstLine="0"/>
              <w:rPr>
                <w:rFonts w:ascii="宋体" w:hAnsi="宋体"/>
                <w:sz w:val="21"/>
                <w:szCs w:val="21"/>
              </w:rPr>
            </w:pPr>
            <w:r>
              <w:rPr>
                <w:rFonts w:hint="eastAsia"/>
                <w:sz w:val="21"/>
                <w:szCs w:val="21"/>
              </w:rPr>
              <w:t>2.3/18/2.5</w:t>
            </w:r>
          </w:p>
        </w:tc>
        <w:tc>
          <w:tcPr>
            <w:tcW w:w="1383" w:type="dxa"/>
            <w:noWrap/>
            <w:vAlign w:val="center"/>
            <w:tcPrChange w:id="3016" w:author="刘全" w:date="2021-12-03T20:18:00Z">
              <w:tcPr>
                <w:tcW w:w="1383" w:type="dxa"/>
                <w:noWrap/>
              </w:tcPr>
            </w:tcPrChange>
          </w:tcPr>
          <w:p w14:paraId="1653C41A" w14:textId="77777777" w:rsidR="009D4DDE" w:rsidRDefault="009D4DDE" w:rsidP="00EF6B70">
            <w:pPr>
              <w:spacing w:line="240" w:lineRule="auto"/>
              <w:ind w:firstLineChars="0" w:firstLine="0"/>
              <w:rPr>
                <w:rFonts w:ascii="宋体" w:hAnsi="宋体"/>
                <w:sz w:val="21"/>
                <w:szCs w:val="21"/>
              </w:rPr>
            </w:pPr>
            <w:r>
              <w:rPr>
                <w:rFonts w:hint="eastAsia"/>
                <w:sz w:val="21"/>
                <w:szCs w:val="21"/>
              </w:rPr>
              <w:t>4.1/135/5.4</w:t>
            </w:r>
          </w:p>
        </w:tc>
        <w:tc>
          <w:tcPr>
            <w:tcW w:w="1278" w:type="dxa"/>
            <w:noWrap/>
            <w:vAlign w:val="center"/>
            <w:tcPrChange w:id="3017" w:author="刘全" w:date="2021-12-03T20:18:00Z">
              <w:tcPr>
                <w:tcW w:w="1278" w:type="dxa"/>
                <w:noWrap/>
              </w:tcPr>
            </w:tcPrChange>
          </w:tcPr>
          <w:p w14:paraId="2696DDB5" w14:textId="77777777" w:rsidR="009D4DDE" w:rsidRDefault="009D4DDE" w:rsidP="00EF6B70">
            <w:pPr>
              <w:spacing w:line="240" w:lineRule="auto"/>
              <w:ind w:firstLineChars="0" w:firstLine="0"/>
              <w:rPr>
                <w:rFonts w:ascii="宋体" w:hAnsi="宋体"/>
                <w:sz w:val="21"/>
                <w:szCs w:val="21"/>
              </w:rPr>
            </w:pPr>
            <w:r>
              <w:rPr>
                <w:rFonts w:hint="eastAsia"/>
                <w:sz w:val="21"/>
                <w:szCs w:val="21"/>
              </w:rPr>
              <w:t>5.8/104/6.9</w:t>
            </w:r>
          </w:p>
        </w:tc>
        <w:tc>
          <w:tcPr>
            <w:tcW w:w="1173" w:type="dxa"/>
            <w:noWrap/>
            <w:vAlign w:val="center"/>
            <w:tcPrChange w:id="3018" w:author="刘全" w:date="2021-12-03T20:18:00Z">
              <w:tcPr>
                <w:tcW w:w="1173" w:type="dxa"/>
                <w:noWrap/>
              </w:tcPr>
            </w:tcPrChange>
          </w:tcPr>
          <w:p w14:paraId="04C42E71" w14:textId="77777777" w:rsidR="009D4DDE" w:rsidRDefault="009D4DDE" w:rsidP="00EF6B70">
            <w:pPr>
              <w:spacing w:line="240" w:lineRule="auto"/>
              <w:ind w:firstLineChars="0" w:firstLine="0"/>
              <w:rPr>
                <w:rFonts w:ascii="宋体" w:hAnsi="宋体"/>
                <w:sz w:val="21"/>
                <w:szCs w:val="21"/>
              </w:rPr>
            </w:pPr>
            <w:r>
              <w:rPr>
                <w:rFonts w:hint="eastAsia"/>
                <w:sz w:val="21"/>
                <w:szCs w:val="21"/>
              </w:rPr>
              <w:t>3.6/188/5.5</w:t>
            </w:r>
          </w:p>
        </w:tc>
        <w:tc>
          <w:tcPr>
            <w:tcW w:w="1173" w:type="dxa"/>
            <w:noWrap/>
            <w:vAlign w:val="center"/>
            <w:tcPrChange w:id="3019" w:author="刘全" w:date="2021-12-03T20:18:00Z">
              <w:tcPr>
                <w:tcW w:w="1173" w:type="dxa"/>
                <w:noWrap/>
              </w:tcPr>
            </w:tcPrChange>
          </w:tcPr>
          <w:p w14:paraId="753655AD" w14:textId="77777777" w:rsidR="009D4DDE" w:rsidRDefault="009D4DDE" w:rsidP="00EF6B70">
            <w:pPr>
              <w:spacing w:line="240" w:lineRule="auto"/>
              <w:ind w:firstLineChars="0" w:firstLine="0"/>
              <w:rPr>
                <w:rFonts w:ascii="宋体" w:hAnsi="宋体"/>
                <w:sz w:val="21"/>
                <w:szCs w:val="21"/>
              </w:rPr>
            </w:pPr>
            <w:r>
              <w:rPr>
                <w:rFonts w:hint="eastAsia"/>
                <w:sz w:val="21"/>
                <w:szCs w:val="21"/>
              </w:rPr>
              <w:t>4.6/206/6.6</w:t>
            </w:r>
          </w:p>
        </w:tc>
        <w:tc>
          <w:tcPr>
            <w:tcW w:w="1173" w:type="dxa"/>
            <w:noWrap/>
            <w:vAlign w:val="center"/>
            <w:tcPrChange w:id="3020" w:author="刘全" w:date="2021-12-03T20:18:00Z">
              <w:tcPr>
                <w:tcW w:w="1173" w:type="dxa"/>
                <w:noWrap/>
              </w:tcPr>
            </w:tcPrChange>
          </w:tcPr>
          <w:p w14:paraId="4081C9A1" w14:textId="77777777" w:rsidR="009D4DDE" w:rsidRDefault="009D4DDE" w:rsidP="00EF6B70">
            <w:pPr>
              <w:spacing w:line="240" w:lineRule="auto"/>
              <w:ind w:firstLineChars="0" w:firstLine="0"/>
              <w:rPr>
                <w:rFonts w:ascii="宋体" w:hAnsi="宋体"/>
                <w:sz w:val="21"/>
                <w:szCs w:val="21"/>
              </w:rPr>
            </w:pPr>
            <w:r>
              <w:rPr>
                <w:rFonts w:hint="eastAsia"/>
                <w:sz w:val="21"/>
                <w:szCs w:val="21"/>
              </w:rPr>
              <w:t>3.5/186/5.4</w:t>
            </w:r>
          </w:p>
        </w:tc>
        <w:tc>
          <w:tcPr>
            <w:tcW w:w="1287" w:type="dxa"/>
            <w:noWrap/>
            <w:vAlign w:val="center"/>
            <w:tcPrChange w:id="3021" w:author="刘全" w:date="2021-12-03T20:18:00Z">
              <w:tcPr>
                <w:tcW w:w="1287" w:type="dxa"/>
                <w:noWrap/>
              </w:tcPr>
            </w:tcPrChange>
          </w:tcPr>
          <w:p w14:paraId="4E210206" w14:textId="77777777" w:rsidR="009D4DDE" w:rsidRDefault="009D4DDE" w:rsidP="00EF6B70">
            <w:pPr>
              <w:spacing w:line="240" w:lineRule="auto"/>
              <w:ind w:firstLineChars="0" w:firstLine="0"/>
              <w:rPr>
                <w:rFonts w:ascii="宋体" w:hAnsi="宋体"/>
                <w:sz w:val="21"/>
                <w:szCs w:val="21"/>
              </w:rPr>
            </w:pPr>
            <w:r>
              <w:rPr>
                <w:rFonts w:hint="eastAsia"/>
                <w:sz w:val="21"/>
                <w:szCs w:val="21"/>
              </w:rPr>
              <w:t>5.2/166/6.9</w:t>
            </w:r>
          </w:p>
        </w:tc>
      </w:tr>
      <w:tr w:rsidR="009D4DDE" w14:paraId="3612441C" w14:textId="77777777" w:rsidTr="009D4DDE">
        <w:tc>
          <w:tcPr>
            <w:tcW w:w="1188" w:type="dxa"/>
            <w:noWrap/>
            <w:vAlign w:val="center"/>
            <w:tcPrChange w:id="3022" w:author="刘全" w:date="2021-12-03T20:18:00Z">
              <w:tcPr>
                <w:tcW w:w="1188" w:type="dxa"/>
                <w:noWrap/>
              </w:tcPr>
            </w:tcPrChange>
          </w:tcPr>
          <w:p w14:paraId="2FD0EDE4" w14:textId="77777777" w:rsidR="009D4DDE" w:rsidRDefault="009D4DDE" w:rsidP="00EF6B70">
            <w:pPr>
              <w:spacing w:line="240" w:lineRule="auto"/>
              <w:ind w:firstLineChars="0" w:firstLine="0"/>
              <w:jc w:val="left"/>
              <w:rPr>
                <w:rFonts w:ascii="宋体" w:hAnsi="宋体"/>
                <w:sz w:val="21"/>
                <w:szCs w:val="21"/>
              </w:rPr>
            </w:pPr>
            <w:r>
              <w:rPr>
                <w:rFonts w:hint="eastAsia"/>
                <w:sz w:val="21"/>
                <w:szCs w:val="21"/>
              </w:rPr>
              <w:t>ZG6</w:t>
            </w:r>
          </w:p>
        </w:tc>
        <w:tc>
          <w:tcPr>
            <w:tcW w:w="1173" w:type="dxa"/>
            <w:noWrap/>
            <w:vAlign w:val="center"/>
            <w:tcPrChange w:id="3023" w:author="刘全" w:date="2021-12-03T20:18:00Z">
              <w:tcPr>
                <w:tcW w:w="1173" w:type="dxa"/>
                <w:noWrap/>
              </w:tcPr>
            </w:tcPrChange>
          </w:tcPr>
          <w:p w14:paraId="7D431F89" w14:textId="77777777" w:rsidR="009D4DDE" w:rsidRDefault="009D4DDE" w:rsidP="00EF6B70">
            <w:pPr>
              <w:spacing w:line="240" w:lineRule="auto"/>
              <w:ind w:firstLineChars="0" w:firstLine="0"/>
              <w:rPr>
                <w:rFonts w:ascii="宋体" w:hAnsi="宋体"/>
                <w:sz w:val="21"/>
                <w:szCs w:val="21"/>
              </w:rPr>
            </w:pPr>
            <w:r>
              <w:rPr>
                <w:rFonts w:hint="eastAsia"/>
                <w:sz w:val="21"/>
                <w:szCs w:val="21"/>
              </w:rPr>
              <w:t>3.3/47/3.8</w:t>
            </w:r>
          </w:p>
        </w:tc>
        <w:tc>
          <w:tcPr>
            <w:tcW w:w="1383" w:type="dxa"/>
            <w:noWrap/>
            <w:vAlign w:val="center"/>
            <w:tcPrChange w:id="3024" w:author="刘全" w:date="2021-12-03T20:18:00Z">
              <w:tcPr>
                <w:tcW w:w="1383" w:type="dxa"/>
                <w:noWrap/>
              </w:tcPr>
            </w:tcPrChange>
          </w:tcPr>
          <w:p w14:paraId="131DD790" w14:textId="77777777" w:rsidR="009D4DDE" w:rsidRDefault="009D4DDE" w:rsidP="00EF6B70">
            <w:pPr>
              <w:spacing w:line="240" w:lineRule="auto"/>
              <w:ind w:firstLineChars="0" w:firstLine="0"/>
              <w:rPr>
                <w:rFonts w:ascii="宋体" w:hAnsi="宋体"/>
                <w:sz w:val="21"/>
                <w:szCs w:val="21"/>
              </w:rPr>
            </w:pPr>
            <w:r>
              <w:rPr>
                <w:rFonts w:hint="eastAsia"/>
                <w:sz w:val="21"/>
                <w:szCs w:val="21"/>
              </w:rPr>
              <w:t>3.1/106/4.1</w:t>
            </w:r>
          </w:p>
        </w:tc>
        <w:tc>
          <w:tcPr>
            <w:tcW w:w="1278" w:type="dxa"/>
            <w:noWrap/>
            <w:vAlign w:val="center"/>
            <w:tcPrChange w:id="3025" w:author="刘全" w:date="2021-12-03T20:18:00Z">
              <w:tcPr>
                <w:tcW w:w="1278" w:type="dxa"/>
                <w:noWrap/>
              </w:tcPr>
            </w:tcPrChange>
          </w:tcPr>
          <w:p w14:paraId="7AE36E79" w14:textId="77777777" w:rsidR="009D4DDE" w:rsidRDefault="009D4DDE" w:rsidP="00EF6B70">
            <w:pPr>
              <w:spacing w:line="240" w:lineRule="auto"/>
              <w:ind w:firstLineChars="0" w:firstLine="0"/>
              <w:rPr>
                <w:rFonts w:ascii="宋体" w:hAnsi="宋体"/>
                <w:sz w:val="21"/>
                <w:szCs w:val="21"/>
              </w:rPr>
            </w:pPr>
            <w:r>
              <w:rPr>
                <w:rFonts w:hint="eastAsia"/>
                <w:sz w:val="21"/>
                <w:szCs w:val="21"/>
              </w:rPr>
              <w:t>6.8/133/8.2</w:t>
            </w:r>
          </w:p>
        </w:tc>
        <w:tc>
          <w:tcPr>
            <w:tcW w:w="1173" w:type="dxa"/>
            <w:noWrap/>
            <w:vAlign w:val="center"/>
            <w:tcPrChange w:id="3026" w:author="刘全" w:date="2021-12-03T20:18:00Z">
              <w:tcPr>
                <w:tcW w:w="1173" w:type="dxa"/>
                <w:noWrap/>
              </w:tcPr>
            </w:tcPrChange>
          </w:tcPr>
          <w:p w14:paraId="02121CE2" w14:textId="77777777" w:rsidR="009D4DDE" w:rsidRDefault="009D4DDE" w:rsidP="00EF6B70">
            <w:pPr>
              <w:spacing w:line="240" w:lineRule="auto"/>
              <w:ind w:firstLineChars="0" w:firstLine="0"/>
              <w:rPr>
                <w:rFonts w:ascii="宋体" w:hAnsi="宋体"/>
                <w:sz w:val="21"/>
                <w:szCs w:val="21"/>
              </w:rPr>
            </w:pPr>
            <w:r>
              <w:rPr>
                <w:rFonts w:hint="eastAsia"/>
                <w:sz w:val="21"/>
                <w:szCs w:val="21"/>
              </w:rPr>
              <w:t>4.6/217/6.8</w:t>
            </w:r>
          </w:p>
        </w:tc>
        <w:tc>
          <w:tcPr>
            <w:tcW w:w="1173" w:type="dxa"/>
            <w:noWrap/>
            <w:vAlign w:val="center"/>
            <w:tcPrChange w:id="3027" w:author="刘全" w:date="2021-12-03T20:18:00Z">
              <w:tcPr>
                <w:tcW w:w="1173" w:type="dxa"/>
                <w:noWrap/>
              </w:tcPr>
            </w:tcPrChange>
          </w:tcPr>
          <w:p w14:paraId="0BEAC692" w14:textId="77777777" w:rsidR="009D4DDE" w:rsidRDefault="009D4DDE" w:rsidP="00EF6B70">
            <w:pPr>
              <w:spacing w:line="240" w:lineRule="auto"/>
              <w:ind w:firstLineChars="0" w:firstLine="0"/>
              <w:rPr>
                <w:rFonts w:ascii="宋体" w:hAnsi="宋体"/>
                <w:sz w:val="21"/>
                <w:szCs w:val="21"/>
              </w:rPr>
            </w:pPr>
            <w:r>
              <w:rPr>
                <w:rFonts w:hint="eastAsia"/>
                <w:sz w:val="21"/>
                <w:szCs w:val="21"/>
              </w:rPr>
              <w:t>5.5/235/7.9</w:t>
            </w:r>
          </w:p>
        </w:tc>
        <w:tc>
          <w:tcPr>
            <w:tcW w:w="1173" w:type="dxa"/>
            <w:noWrap/>
            <w:vAlign w:val="center"/>
            <w:tcPrChange w:id="3028" w:author="刘全" w:date="2021-12-03T20:18:00Z">
              <w:tcPr>
                <w:tcW w:w="1173" w:type="dxa"/>
                <w:noWrap/>
              </w:tcPr>
            </w:tcPrChange>
          </w:tcPr>
          <w:p w14:paraId="48D098EC" w14:textId="77777777" w:rsidR="009D4DDE" w:rsidRDefault="009D4DDE" w:rsidP="00EF6B70">
            <w:pPr>
              <w:spacing w:line="240" w:lineRule="auto"/>
              <w:ind w:firstLineChars="0" w:firstLine="0"/>
              <w:rPr>
                <w:rFonts w:ascii="宋体" w:hAnsi="宋体"/>
                <w:sz w:val="21"/>
                <w:szCs w:val="21"/>
              </w:rPr>
            </w:pPr>
            <w:r>
              <w:rPr>
                <w:rFonts w:hint="eastAsia"/>
                <w:sz w:val="21"/>
                <w:szCs w:val="21"/>
              </w:rPr>
              <w:t>4.5/215/6.6</w:t>
            </w:r>
          </w:p>
        </w:tc>
        <w:tc>
          <w:tcPr>
            <w:tcW w:w="1287" w:type="dxa"/>
            <w:noWrap/>
            <w:vAlign w:val="center"/>
            <w:tcPrChange w:id="3029" w:author="刘全" w:date="2021-12-03T20:18:00Z">
              <w:tcPr>
                <w:tcW w:w="1287" w:type="dxa"/>
                <w:noWrap/>
              </w:tcPr>
            </w:tcPrChange>
          </w:tcPr>
          <w:p w14:paraId="058763F4" w14:textId="77777777" w:rsidR="009D4DDE" w:rsidRDefault="009D4DDE" w:rsidP="00EF6B70">
            <w:pPr>
              <w:spacing w:line="240" w:lineRule="auto"/>
              <w:ind w:firstLineChars="0" w:firstLine="0"/>
              <w:rPr>
                <w:rFonts w:ascii="宋体" w:hAnsi="宋体"/>
                <w:sz w:val="21"/>
                <w:szCs w:val="21"/>
              </w:rPr>
            </w:pPr>
            <w:r>
              <w:rPr>
                <w:rFonts w:hint="eastAsia"/>
                <w:sz w:val="21"/>
                <w:szCs w:val="21"/>
              </w:rPr>
              <w:t>4.2/137/5.6</w:t>
            </w:r>
          </w:p>
        </w:tc>
      </w:tr>
      <w:tr w:rsidR="009D4DDE" w14:paraId="329855C6" w14:textId="77777777" w:rsidTr="009D4DDE">
        <w:tc>
          <w:tcPr>
            <w:tcW w:w="1188" w:type="dxa"/>
            <w:noWrap/>
            <w:vAlign w:val="center"/>
            <w:tcPrChange w:id="3030" w:author="刘全" w:date="2021-12-03T20:18:00Z">
              <w:tcPr>
                <w:tcW w:w="1188" w:type="dxa"/>
                <w:noWrap/>
              </w:tcPr>
            </w:tcPrChange>
          </w:tcPr>
          <w:p w14:paraId="75CBB00C" w14:textId="77777777" w:rsidR="009D4DDE" w:rsidRDefault="009D4DDE" w:rsidP="00EF6B70">
            <w:pPr>
              <w:spacing w:line="240" w:lineRule="auto"/>
              <w:ind w:firstLineChars="0" w:firstLine="0"/>
              <w:jc w:val="left"/>
              <w:rPr>
                <w:rFonts w:ascii="宋体" w:hAnsi="宋体"/>
                <w:sz w:val="21"/>
                <w:szCs w:val="21"/>
              </w:rPr>
            </w:pPr>
            <w:r>
              <w:rPr>
                <w:rFonts w:hint="eastAsia"/>
                <w:sz w:val="21"/>
                <w:szCs w:val="21"/>
              </w:rPr>
              <w:t>ZG7</w:t>
            </w:r>
          </w:p>
        </w:tc>
        <w:tc>
          <w:tcPr>
            <w:tcW w:w="1173" w:type="dxa"/>
            <w:noWrap/>
            <w:vAlign w:val="center"/>
            <w:tcPrChange w:id="3031" w:author="刘全" w:date="2021-12-03T20:18:00Z">
              <w:tcPr>
                <w:tcW w:w="1173" w:type="dxa"/>
                <w:noWrap/>
              </w:tcPr>
            </w:tcPrChange>
          </w:tcPr>
          <w:p w14:paraId="222DC04F" w14:textId="77777777" w:rsidR="009D4DDE" w:rsidRDefault="009D4DDE" w:rsidP="00EF6B70">
            <w:pPr>
              <w:spacing w:line="240" w:lineRule="auto"/>
              <w:ind w:firstLineChars="0" w:firstLine="0"/>
              <w:rPr>
                <w:rFonts w:ascii="宋体" w:hAnsi="宋体"/>
                <w:sz w:val="21"/>
                <w:szCs w:val="21"/>
              </w:rPr>
            </w:pPr>
            <w:r>
              <w:rPr>
                <w:rFonts w:hint="eastAsia"/>
                <w:sz w:val="21"/>
                <w:szCs w:val="21"/>
              </w:rPr>
              <w:t>4.0/68/4.7</w:t>
            </w:r>
          </w:p>
        </w:tc>
        <w:tc>
          <w:tcPr>
            <w:tcW w:w="1383" w:type="dxa"/>
            <w:noWrap/>
            <w:vAlign w:val="center"/>
            <w:tcPrChange w:id="3032" w:author="刘全" w:date="2021-12-03T20:18:00Z">
              <w:tcPr>
                <w:tcW w:w="1383" w:type="dxa"/>
                <w:noWrap/>
              </w:tcPr>
            </w:tcPrChange>
          </w:tcPr>
          <w:p w14:paraId="50376B98" w14:textId="77777777" w:rsidR="009D4DDE" w:rsidRDefault="009D4DDE" w:rsidP="00EF6B70">
            <w:pPr>
              <w:spacing w:line="240" w:lineRule="auto"/>
              <w:ind w:firstLineChars="0" w:firstLine="0"/>
              <w:rPr>
                <w:rFonts w:ascii="宋体" w:hAnsi="宋体"/>
                <w:sz w:val="21"/>
                <w:szCs w:val="21"/>
              </w:rPr>
            </w:pPr>
            <w:r>
              <w:rPr>
                <w:rFonts w:hint="eastAsia"/>
                <w:sz w:val="21"/>
                <w:szCs w:val="21"/>
              </w:rPr>
              <w:t>2.4/85/3.2</w:t>
            </w:r>
          </w:p>
        </w:tc>
        <w:tc>
          <w:tcPr>
            <w:tcW w:w="1278" w:type="dxa"/>
            <w:noWrap/>
            <w:vAlign w:val="center"/>
            <w:tcPrChange w:id="3033" w:author="刘全" w:date="2021-12-03T20:18:00Z">
              <w:tcPr>
                <w:tcW w:w="1278" w:type="dxa"/>
                <w:noWrap/>
              </w:tcPr>
            </w:tcPrChange>
          </w:tcPr>
          <w:p w14:paraId="79277856" w14:textId="77777777" w:rsidR="009D4DDE" w:rsidRDefault="009D4DDE" w:rsidP="00EF6B70">
            <w:pPr>
              <w:spacing w:line="240" w:lineRule="auto"/>
              <w:ind w:firstLineChars="0" w:firstLine="0"/>
              <w:rPr>
                <w:rFonts w:ascii="宋体" w:hAnsi="宋体"/>
                <w:sz w:val="21"/>
                <w:szCs w:val="21"/>
              </w:rPr>
            </w:pPr>
            <w:r>
              <w:rPr>
                <w:rFonts w:hint="eastAsia"/>
                <w:sz w:val="21"/>
                <w:szCs w:val="21"/>
              </w:rPr>
              <w:t>7.5/154/9.1</w:t>
            </w:r>
          </w:p>
        </w:tc>
        <w:tc>
          <w:tcPr>
            <w:tcW w:w="1173" w:type="dxa"/>
            <w:noWrap/>
            <w:vAlign w:val="center"/>
            <w:tcPrChange w:id="3034" w:author="刘全" w:date="2021-12-03T20:18:00Z">
              <w:tcPr>
                <w:tcW w:w="1173" w:type="dxa"/>
                <w:noWrap/>
              </w:tcPr>
            </w:tcPrChange>
          </w:tcPr>
          <w:p w14:paraId="7A407E70" w14:textId="77777777" w:rsidR="009D4DDE" w:rsidRDefault="009D4DDE" w:rsidP="00EF6B70">
            <w:pPr>
              <w:spacing w:line="240" w:lineRule="auto"/>
              <w:ind w:firstLineChars="0" w:firstLine="0"/>
              <w:rPr>
                <w:rFonts w:ascii="宋体" w:hAnsi="宋体"/>
                <w:sz w:val="21"/>
                <w:szCs w:val="21"/>
              </w:rPr>
            </w:pPr>
            <w:r>
              <w:rPr>
                <w:rFonts w:hint="eastAsia"/>
                <w:sz w:val="21"/>
                <w:szCs w:val="21"/>
              </w:rPr>
              <w:t>5.3/238/7.7</w:t>
            </w:r>
          </w:p>
        </w:tc>
        <w:tc>
          <w:tcPr>
            <w:tcW w:w="1173" w:type="dxa"/>
            <w:noWrap/>
            <w:vAlign w:val="center"/>
            <w:tcPrChange w:id="3035" w:author="刘全" w:date="2021-12-03T20:18:00Z">
              <w:tcPr>
                <w:tcW w:w="1173" w:type="dxa"/>
                <w:noWrap/>
              </w:tcPr>
            </w:tcPrChange>
          </w:tcPr>
          <w:p w14:paraId="173F90FE" w14:textId="77777777" w:rsidR="009D4DDE" w:rsidRDefault="009D4DDE" w:rsidP="00EF6B70">
            <w:pPr>
              <w:spacing w:line="240" w:lineRule="auto"/>
              <w:ind w:firstLineChars="0" w:firstLine="0"/>
              <w:rPr>
                <w:rFonts w:ascii="宋体" w:hAnsi="宋体"/>
                <w:sz w:val="21"/>
                <w:szCs w:val="21"/>
              </w:rPr>
            </w:pPr>
            <w:r>
              <w:rPr>
                <w:rFonts w:hint="eastAsia"/>
                <w:sz w:val="21"/>
                <w:szCs w:val="21"/>
              </w:rPr>
              <w:t>6.3/256/8.8</w:t>
            </w:r>
          </w:p>
        </w:tc>
        <w:tc>
          <w:tcPr>
            <w:tcW w:w="1173" w:type="dxa"/>
            <w:noWrap/>
            <w:vAlign w:val="center"/>
            <w:tcPrChange w:id="3036" w:author="刘全" w:date="2021-12-03T20:18:00Z">
              <w:tcPr>
                <w:tcW w:w="1173" w:type="dxa"/>
                <w:noWrap/>
              </w:tcPr>
            </w:tcPrChange>
          </w:tcPr>
          <w:p w14:paraId="7CAA0EF3" w14:textId="77777777" w:rsidR="009D4DDE" w:rsidRDefault="009D4DDE" w:rsidP="00EF6B70">
            <w:pPr>
              <w:spacing w:line="240" w:lineRule="auto"/>
              <w:ind w:firstLineChars="0" w:firstLine="0"/>
              <w:rPr>
                <w:rFonts w:ascii="宋体" w:hAnsi="宋体"/>
                <w:sz w:val="21"/>
                <w:szCs w:val="21"/>
              </w:rPr>
            </w:pPr>
            <w:r>
              <w:rPr>
                <w:rFonts w:hint="eastAsia"/>
                <w:sz w:val="21"/>
                <w:szCs w:val="21"/>
              </w:rPr>
              <w:t>5.2/236/7.6</w:t>
            </w:r>
          </w:p>
        </w:tc>
        <w:tc>
          <w:tcPr>
            <w:tcW w:w="1287" w:type="dxa"/>
            <w:noWrap/>
            <w:vAlign w:val="center"/>
            <w:tcPrChange w:id="3037" w:author="刘全" w:date="2021-12-03T20:18:00Z">
              <w:tcPr>
                <w:tcW w:w="1287" w:type="dxa"/>
                <w:noWrap/>
              </w:tcPr>
            </w:tcPrChange>
          </w:tcPr>
          <w:p w14:paraId="230C86B3" w14:textId="77777777" w:rsidR="009D4DDE" w:rsidRDefault="009D4DDE" w:rsidP="00EF6B70">
            <w:pPr>
              <w:spacing w:line="240" w:lineRule="auto"/>
              <w:ind w:firstLineChars="0" w:firstLine="0"/>
              <w:rPr>
                <w:rFonts w:ascii="宋体" w:hAnsi="宋体"/>
                <w:sz w:val="21"/>
                <w:szCs w:val="21"/>
              </w:rPr>
            </w:pPr>
            <w:r>
              <w:rPr>
                <w:rFonts w:hint="eastAsia"/>
                <w:sz w:val="21"/>
                <w:szCs w:val="21"/>
              </w:rPr>
              <w:t>3.5/116/4.7</w:t>
            </w:r>
          </w:p>
        </w:tc>
      </w:tr>
      <w:tr w:rsidR="009D4DDE" w14:paraId="3C649CA3" w14:textId="77777777" w:rsidTr="009D4DDE">
        <w:tc>
          <w:tcPr>
            <w:tcW w:w="1188" w:type="dxa"/>
            <w:noWrap/>
            <w:vAlign w:val="center"/>
            <w:tcPrChange w:id="3038" w:author="刘全" w:date="2021-12-03T20:18:00Z">
              <w:tcPr>
                <w:tcW w:w="1188" w:type="dxa"/>
                <w:noWrap/>
              </w:tcPr>
            </w:tcPrChange>
          </w:tcPr>
          <w:p w14:paraId="191F511E" w14:textId="77777777" w:rsidR="009D4DDE" w:rsidRDefault="009D4DDE" w:rsidP="00EF6B70">
            <w:pPr>
              <w:spacing w:line="240" w:lineRule="auto"/>
              <w:ind w:firstLineChars="0" w:firstLine="0"/>
              <w:jc w:val="left"/>
              <w:rPr>
                <w:rFonts w:ascii="宋体" w:hAnsi="宋体"/>
                <w:sz w:val="21"/>
                <w:szCs w:val="21"/>
              </w:rPr>
            </w:pPr>
            <w:r>
              <w:rPr>
                <w:rFonts w:hint="eastAsia"/>
                <w:sz w:val="21"/>
                <w:szCs w:val="21"/>
              </w:rPr>
              <w:t>ZG8</w:t>
            </w:r>
          </w:p>
        </w:tc>
        <w:tc>
          <w:tcPr>
            <w:tcW w:w="1173" w:type="dxa"/>
            <w:noWrap/>
            <w:vAlign w:val="center"/>
            <w:tcPrChange w:id="3039" w:author="刘全" w:date="2021-12-03T20:18:00Z">
              <w:tcPr>
                <w:tcW w:w="1173" w:type="dxa"/>
                <w:noWrap/>
              </w:tcPr>
            </w:tcPrChange>
          </w:tcPr>
          <w:p w14:paraId="6177AA9D" w14:textId="77777777" w:rsidR="009D4DDE" w:rsidRDefault="009D4DDE" w:rsidP="00EF6B70">
            <w:pPr>
              <w:spacing w:line="240" w:lineRule="auto"/>
              <w:ind w:firstLineChars="0" w:firstLine="0"/>
              <w:rPr>
                <w:rFonts w:ascii="宋体" w:hAnsi="宋体"/>
                <w:sz w:val="21"/>
                <w:szCs w:val="21"/>
              </w:rPr>
            </w:pPr>
            <w:r>
              <w:rPr>
                <w:rFonts w:hint="eastAsia"/>
                <w:sz w:val="21"/>
                <w:szCs w:val="21"/>
              </w:rPr>
              <w:t>4.8/93/5.7</w:t>
            </w:r>
          </w:p>
        </w:tc>
        <w:tc>
          <w:tcPr>
            <w:tcW w:w="1383" w:type="dxa"/>
            <w:noWrap/>
            <w:vAlign w:val="center"/>
            <w:tcPrChange w:id="3040" w:author="刘全" w:date="2021-12-03T20:18:00Z">
              <w:tcPr>
                <w:tcW w:w="1383" w:type="dxa"/>
                <w:noWrap/>
              </w:tcPr>
            </w:tcPrChange>
          </w:tcPr>
          <w:p w14:paraId="46D92426" w14:textId="77777777" w:rsidR="009D4DDE" w:rsidRDefault="009D4DDE" w:rsidP="00EF6B70">
            <w:pPr>
              <w:spacing w:line="240" w:lineRule="auto"/>
              <w:ind w:firstLineChars="0" w:firstLine="0"/>
              <w:rPr>
                <w:rFonts w:ascii="宋体" w:hAnsi="宋体"/>
                <w:sz w:val="21"/>
                <w:szCs w:val="21"/>
              </w:rPr>
            </w:pPr>
            <w:r>
              <w:rPr>
                <w:rFonts w:hint="eastAsia"/>
                <w:sz w:val="21"/>
                <w:szCs w:val="21"/>
              </w:rPr>
              <w:t>1.6/61/2.2</w:t>
            </w:r>
          </w:p>
        </w:tc>
        <w:tc>
          <w:tcPr>
            <w:tcW w:w="1278" w:type="dxa"/>
            <w:noWrap/>
            <w:vAlign w:val="center"/>
            <w:tcPrChange w:id="3041" w:author="刘全" w:date="2021-12-03T20:18:00Z">
              <w:tcPr>
                <w:tcW w:w="1278" w:type="dxa"/>
                <w:noWrap/>
              </w:tcPr>
            </w:tcPrChange>
          </w:tcPr>
          <w:p w14:paraId="134C9ADA" w14:textId="77777777" w:rsidR="009D4DDE" w:rsidRDefault="009D4DDE" w:rsidP="00EF6B70">
            <w:pPr>
              <w:spacing w:line="240" w:lineRule="auto"/>
              <w:ind w:firstLineChars="0" w:firstLine="0"/>
              <w:rPr>
                <w:rFonts w:ascii="宋体" w:hAnsi="宋体"/>
                <w:sz w:val="21"/>
                <w:szCs w:val="21"/>
              </w:rPr>
            </w:pPr>
            <w:r>
              <w:rPr>
                <w:rFonts w:hint="eastAsia"/>
                <w:sz w:val="21"/>
                <w:szCs w:val="21"/>
              </w:rPr>
              <w:t>8.3/179/10.1</w:t>
            </w:r>
          </w:p>
        </w:tc>
        <w:tc>
          <w:tcPr>
            <w:tcW w:w="1173" w:type="dxa"/>
            <w:noWrap/>
            <w:vAlign w:val="center"/>
            <w:tcPrChange w:id="3042" w:author="刘全" w:date="2021-12-03T20:18:00Z">
              <w:tcPr>
                <w:tcW w:w="1173" w:type="dxa"/>
                <w:noWrap/>
              </w:tcPr>
            </w:tcPrChange>
          </w:tcPr>
          <w:p w14:paraId="7CDD56E3" w14:textId="77777777" w:rsidR="009D4DDE" w:rsidRDefault="009D4DDE" w:rsidP="00EF6B70">
            <w:pPr>
              <w:spacing w:line="240" w:lineRule="auto"/>
              <w:ind w:firstLineChars="0" w:firstLine="0"/>
              <w:rPr>
                <w:rFonts w:ascii="宋体" w:hAnsi="宋体"/>
                <w:sz w:val="21"/>
                <w:szCs w:val="21"/>
              </w:rPr>
            </w:pPr>
            <w:r>
              <w:rPr>
                <w:rFonts w:hint="eastAsia"/>
                <w:sz w:val="21"/>
                <w:szCs w:val="21"/>
              </w:rPr>
              <w:t>6.1/263/8.7</w:t>
            </w:r>
          </w:p>
        </w:tc>
        <w:tc>
          <w:tcPr>
            <w:tcW w:w="1173" w:type="dxa"/>
            <w:noWrap/>
            <w:vAlign w:val="center"/>
            <w:tcPrChange w:id="3043" w:author="刘全" w:date="2021-12-03T20:18:00Z">
              <w:tcPr>
                <w:tcW w:w="1173" w:type="dxa"/>
                <w:noWrap/>
              </w:tcPr>
            </w:tcPrChange>
          </w:tcPr>
          <w:p w14:paraId="525B3D6C" w14:textId="77777777" w:rsidR="009D4DDE" w:rsidRDefault="009D4DDE" w:rsidP="00EF6B70">
            <w:pPr>
              <w:spacing w:line="240" w:lineRule="auto"/>
              <w:ind w:firstLineChars="0" w:firstLine="0"/>
              <w:rPr>
                <w:rFonts w:ascii="宋体" w:hAnsi="宋体"/>
                <w:sz w:val="21"/>
                <w:szCs w:val="21"/>
              </w:rPr>
            </w:pPr>
            <w:r>
              <w:rPr>
                <w:rFonts w:hint="eastAsia"/>
                <w:sz w:val="21"/>
                <w:szCs w:val="21"/>
              </w:rPr>
              <w:t>7.1/281/9.9</w:t>
            </w:r>
          </w:p>
        </w:tc>
        <w:tc>
          <w:tcPr>
            <w:tcW w:w="1173" w:type="dxa"/>
            <w:noWrap/>
            <w:vAlign w:val="center"/>
            <w:tcPrChange w:id="3044" w:author="刘全" w:date="2021-12-03T20:18:00Z">
              <w:tcPr>
                <w:tcW w:w="1173" w:type="dxa"/>
                <w:noWrap/>
              </w:tcPr>
            </w:tcPrChange>
          </w:tcPr>
          <w:p w14:paraId="115034ED" w14:textId="77777777" w:rsidR="009D4DDE" w:rsidRDefault="009D4DDE" w:rsidP="00EF6B70">
            <w:pPr>
              <w:spacing w:line="240" w:lineRule="auto"/>
              <w:ind w:firstLineChars="0" w:firstLine="0"/>
              <w:rPr>
                <w:rFonts w:ascii="宋体" w:hAnsi="宋体"/>
                <w:sz w:val="21"/>
                <w:szCs w:val="21"/>
              </w:rPr>
            </w:pPr>
            <w:r>
              <w:rPr>
                <w:rFonts w:hint="eastAsia"/>
                <w:sz w:val="21"/>
                <w:szCs w:val="21"/>
              </w:rPr>
              <w:t>6.0/261/8.6</w:t>
            </w:r>
          </w:p>
        </w:tc>
        <w:tc>
          <w:tcPr>
            <w:tcW w:w="1287" w:type="dxa"/>
            <w:noWrap/>
            <w:vAlign w:val="center"/>
            <w:tcPrChange w:id="3045" w:author="刘全" w:date="2021-12-03T20:18:00Z">
              <w:tcPr>
                <w:tcW w:w="1287" w:type="dxa"/>
                <w:noWrap/>
              </w:tcPr>
            </w:tcPrChange>
          </w:tcPr>
          <w:p w14:paraId="4D0B0FA9" w14:textId="77777777" w:rsidR="009D4DDE" w:rsidRDefault="009D4DDE" w:rsidP="00EF6B70">
            <w:pPr>
              <w:spacing w:line="240" w:lineRule="auto"/>
              <w:ind w:firstLineChars="0" w:firstLine="0"/>
              <w:rPr>
                <w:rFonts w:ascii="宋体" w:hAnsi="宋体"/>
                <w:sz w:val="21"/>
                <w:szCs w:val="21"/>
              </w:rPr>
            </w:pPr>
            <w:r>
              <w:rPr>
                <w:rFonts w:hint="eastAsia"/>
                <w:sz w:val="21"/>
                <w:szCs w:val="21"/>
              </w:rPr>
              <w:t>2.7/91/3.6</w:t>
            </w:r>
          </w:p>
        </w:tc>
      </w:tr>
      <w:tr w:rsidR="009D4DDE" w14:paraId="1B22EB83" w14:textId="77777777" w:rsidTr="009D4DDE">
        <w:tc>
          <w:tcPr>
            <w:tcW w:w="1188" w:type="dxa"/>
            <w:noWrap/>
            <w:vAlign w:val="center"/>
            <w:tcPrChange w:id="3046" w:author="刘全" w:date="2021-12-03T20:18:00Z">
              <w:tcPr>
                <w:tcW w:w="1188" w:type="dxa"/>
                <w:noWrap/>
              </w:tcPr>
            </w:tcPrChange>
          </w:tcPr>
          <w:p w14:paraId="7AD9F5AC" w14:textId="77777777" w:rsidR="009D4DDE" w:rsidRDefault="009D4DDE" w:rsidP="00EF6B70">
            <w:pPr>
              <w:spacing w:line="240" w:lineRule="auto"/>
              <w:ind w:firstLineChars="0" w:firstLine="0"/>
              <w:jc w:val="left"/>
              <w:rPr>
                <w:rFonts w:ascii="宋体" w:hAnsi="宋体"/>
                <w:sz w:val="21"/>
                <w:szCs w:val="21"/>
              </w:rPr>
            </w:pPr>
            <w:r>
              <w:rPr>
                <w:rFonts w:hint="eastAsia"/>
                <w:sz w:val="21"/>
                <w:szCs w:val="21"/>
              </w:rPr>
              <w:t>ZD13</w:t>
            </w:r>
            <w:r>
              <w:rPr>
                <w:rFonts w:hint="eastAsia"/>
                <w:sz w:val="21"/>
                <w:szCs w:val="21"/>
              </w:rPr>
              <w:t>（荒田人工骨料加工系统）</w:t>
            </w:r>
          </w:p>
        </w:tc>
        <w:tc>
          <w:tcPr>
            <w:tcW w:w="1173" w:type="dxa"/>
            <w:noWrap/>
            <w:vAlign w:val="center"/>
            <w:tcPrChange w:id="3047" w:author="刘全" w:date="2021-12-03T20:18:00Z">
              <w:tcPr>
                <w:tcW w:w="1173" w:type="dxa"/>
                <w:noWrap/>
              </w:tcPr>
            </w:tcPrChange>
          </w:tcPr>
          <w:p w14:paraId="16B2CD3C" w14:textId="77777777" w:rsidR="009D4DDE" w:rsidRDefault="009D4DDE" w:rsidP="00EF6B70">
            <w:pPr>
              <w:spacing w:line="240" w:lineRule="auto"/>
              <w:ind w:firstLineChars="0" w:firstLine="0"/>
              <w:rPr>
                <w:rFonts w:ascii="宋体" w:hAnsi="宋体"/>
                <w:sz w:val="21"/>
                <w:szCs w:val="21"/>
              </w:rPr>
            </w:pPr>
            <w:r>
              <w:rPr>
                <w:rFonts w:hint="eastAsia"/>
                <w:sz w:val="21"/>
                <w:szCs w:val="21"/>
              </w:rPr>
              <w:t>6.4/154/7.9</w:t>
            </w:r>
          </w:p>
        </w:tc>
        <w:tc>
          <w:tcPr>
            <w:tcW w:w="1383" w:type="dxa"/>
            <w:noWrap/>
            <w:vAlign w:val="center"/>
            <w:tcPrChange w:id="3048" w:author="刘全" w:date="2021-12-03T20:18:00Z">
              <w:tcPr>
                <w:tcW w:w="1383" w:type="dxa"/>
                <w:noWrap/>
              </w:tcPr>
            </w:tcPrChange>
          </w:tcPr>
          <w:p w14:paraId="6478331D" w14:textId="77777777" w:rsidR="009D4DDE" w:rsidRDefault="009D4DDE" w:rsidP="00EF6B70">
            <w:pPr>
              <w:spacing w:line="240" w:lineRule="auto"/>
              <w:ind w:firstLineChars="0" w:firstLine="0"/>
              <w:rPr>
                <w:rFonts w:ascii="宋体" w:hAnsi="宋体"/>
                <w:sz w:val="21"/>
                <w:szCs w:val="21"/>
              </w:rPr>
            </w:pPr>
            <w:r>
              <w:rPr>
                <w:rFonts w:hint="eastAsia"/>
                <w:sz w:val="21"/>
                <w:szCs w:val="21"/>
              </w:rPr>
              <w:t>0.0/0/0.0</w:t>
            </w:r>
          </w:p>
        </w:tc>
        <w:tc>
          <w:tcPr>
            <w:tcW w:w="1278" w:type="dxa"/>
            <w:noWrap/>
            <w:vAlign w:val="center"/>
            <w:tcPrChange w:id="3049" w:author="刘全" w:date="2021-12-03T20:18:00Z">
              <w:tcPr>
                <w:tcW w:w="1278" w:type="dxa"/>
                <w:noWrap/>
              </w:tcPr>
            </w:tcPrChange>
          </w:tcPr>
          <w:p w14:paraId="724DC1D7" w14:textId="77777777" w:rsidR="009D4DDE" w:rsidRDefault="009D4DDE" w:rsidP="00EF6B70">
            <w:pPr>
              <w:spacing w:line="240" w:lineRule="auto"/>
              <w:ind w:firstLineChars="0" w:firstLine="0"/>
              <w:rPr>
                <w:rFonts w:ascii="宋体" w:hAnsi="宋体"/>
                <w:sz w:val="21"/>
                <w:szCs w:val="21"/>
              </w:rPr>
            </w:pPr>
            <w:r>
              <w:rPr>
                <w:rFonts w:hint="eastAsia"/>
                <w:sz w:val="21"/>
                <w:szCs w:val="21"/>
              </w:rPr>
              <w:t>9.9/240/12.3</w:t>
            </w:r>
          </w:p>
        </w:tc>
        <w:tc>
          <w:tcPr>
            <w:tcW w:w="1173" w:type="dxa"/>
            <w:noWrap/>
            <w:vAlign w:val="center"/>
            <w:tcPrChange w:id="3050" w:author="刘全" w:date="2021-12-03T20:18:00Z">
              <w:tcPr>
                <w:tcW w:w="1173" w:type="dxa"/>
                <w:noWrap/>
              </w:tcPr>
            </w:tcPrChange>
          </w:tcPr>
          <w:p w14:paraId="2C123AEF" w14:textId="77777777" w:rsidR="009D4DDE" w:rsidRDefault="009D4DDE" w:rsidP="00EF6B70">
            <w:pPr>
              <w:spacing w:line="240" w:lineRule="auto"/>
              <w:ind w:firstLineChars="0" w:firstLine="0"/>
              <w:rPr>
                <w:rFonts w:ascii="宋体" w:hAnsi="宋体"/>
                <w:sz w:val="21"/>
                <w:szCs w:val="21"/>
              </w:rPr>
            </w:pPr>
            <w:r>
              <w:rPr>
                <w:rFonts w:hint="eastAsia"/>
                <w:sz w:val="21"/>
                <w:szCs w:val="21"/>
              </w:rPr>
              <w:t>5.7/165/7.3</w:t>
            </w:r>
          </w:p>
        </w:tc>
        <w:tc>
          <w:tcPr>
            <w:tcW w:w="1173" w:type="dxa"/>
            <w:noWrap/>
            <w:vAlign w:val="center"/>
            <w:tcPrChange w:id="3051" w:author="刘全" w:date="2021-12-03T20:18:00Z">
              <w:tcPr>
                <w:tcW w:w="1173" w:type="dxa"/>
                <w:noWrap/>
              </w:tcPr>
            </w:tcPrChange>
          </w:tcPr>
          <w:p w14:paraId="526BB6F8" w14:textId="77777777" w:rsidR="009D4DDE" w:rsidRDefault="009D4DDE" w:rsidP="00EF6B70">
            <w:pPr>
              <w:spacing w:line="240" w:lineRule="auto"/>
              <w:ind w:firstLineChars="0" w:firstLine="0"/>
              <w:rPr>
                <w:rFonts w:ascii="宋体" w:hAnsi="宋体"/>
                <w:sz w:val="21"/>
                <w:szCs w:val="21"/>
              </w:rPr>
            </w:pPr>
            <w:r>
              <w:rPr>
                <w:rFonts w:hint="eastAsia"/>
                <w:sz w:val="21"/>
                <w:szCs w:val="21"/>
              </w:rPr>
              <w:t>6.6/183/8.5</w:t>
            </w:r>
          </w:p>
        </w:tc>
        <w:tc>
          <w:tcPr>
            <w:tcW w:w="1173" w:type="dxa"/>
            <w:noWrap/>
            <w:vAlign w:val="center"/>
            <w:tcPrChange w:id="3052" w:author="刘全" w:date="2021-12-03T20:18:00Z">
              <w:tcPr>
                <w:tcW w:w="1173" w:type="dxa"/>
                <w:noWrap/>
              </w:tcPr>
            </w:tcPrChange>
          </w:tcPr>
          <w:p w14:paraId="09572143" w14:textId="77777777" w:rsidR="009D4DDE" w:rsidRDefault="009D4DDE" w:rsidP="00EF6B70">
            <w:pPr>
              <w:spacing w:line="240" w:lineRule="auto"/>
              <w:ind w:firstLineChars="0" w:firstLine="0"/>
              <w:rPr>
                <w:rFonts w:ascii="宋体" w:hAnsi="宋体"/>
                <w:sz w:val="21"/>
                <w:szCs w:val="21"/>
              </w:rPr>
            </w:pPr>
            <w:r>
              <w:rPr>
                <w:rFonts w:hint="eastAsia"/>
                <w:sz w:val="21"/>
                <w:szCs w:val="21"/>
              </w:rPr>
              <w:t>5.6/163/7.2</w:t>
            </w:r>
          </w:p>
        </w:tc>
        <w:tc>
          <w:tcPr>
            <w:tcW w:w="1287" w:type="dxa"/>
            <w:noWrap/>
            <w:vAlign w:val="center"/>
            <w:tcPrChange w:id="3053" w:author="刘全" w:date="2021-12-03T20:18:00Z">
              <w:tcPr>
                <w:tcW w:w="1287" w:type="dxa"/>
                <w:noWrap/>
              </w:tcPr>
            </w:tcPrChange>
          </w:tcPr>
          <w:p w14:paraId="6EA3C0A8" w14:textId="77777777" w:rsidR="009D4DDE" w:rsidRDefault="009D4DDE" w:rsidP="00EF6B70">
            <w:pPr>
              <w:spacing w:line="240" w:lineRule="auto"/>
              <w:ind w:firstLineChars="0" w:firstLine="0"/>
              <w:rPr>
                <w:rFonts w:ascii="宋体" w:hAnsi="宋体"/>
                <w:sz w:val="21"/>
                <w:szCs w:val="21"/>
              </w:rPr>
            </w:pPr>
            <w:r>
              <w:rPr>
                <w:rFonts w:hint="eastAsia"/>
                <w:sz w:val="21"/>
                <w:szCs w:val="21"/>
              </w:rPr>
              <w:t>1.2/31/1.5</w:t>
            </w:r>
          </w:p>
        </w:tc>
      </w:tr>
    </w:tbl>
    <w:p w14:paraId="29B4F38B" w14:textId="454A2FF5" w:rsidR="005345B3" w:rsidRDefault="005345B3" w:rsidP="009D4DDE">
      <w:pPr>
        <w:pStyle w:val="2"/>
      </w:pPr>
      <w:bookmarkStart w:id="3054" w:name="_Toc89377547"/>
      <w:r>
        <w:rPr>
          <w:rFonts w:hint="eastAsia"/>
        </w:rPr>
        <w:lastRenderedPageBreak/>
        <w:t>调运</w:t>
      </w:r>
      <w:r>
        <w:t>去向和数量</w:t>
      </w:r>
      <w:bookmarkEnd w:id="3054"/>
    </w:p>
    <w:p w14:paraId="2F9B0123" w14:textId="1F3F17EA" w:rsidR="009D4DDE" w:rsidRDefault="009D4DDE" w:rsidP="00E846E0">
      <w:pPr>
        <w:pStyle w:val="21"/>
        <w:ind w:firstLine="480"/>
      </w:pPr>
      <w:del w:id="3055" w:author="刘全" w:date="2021-12-08T14:02:00Z">
        <w:r w:rsidDel="00E846E0">
          <w:rPr>
            <w:rFonts w:hint="eastAsia"/>
          </w:rPr>
          <w:delText>总布置</w:delText>
        </w:r>
      </w:del>
      <w:ins w:id="3056" w:author="刘全" w:date="2021-12-08T14:02:00Z">
        <w:r w:rsidR="00E846E0">
          <w:rPr>
            <w:rFonts w:hint="eastAsia"/>
          </w:rPr>
          <w:t>城市工程建设余泥渣土</w:t>
        </w:r>
      </w:ins>
      <w:del w:id="3057" w:author="刘全" w:date="2021-12-08T14:02:00Z">
        <w:r w:rsidDel="00E846E0">
          <w:rPr>
            <w:rFonts w:hint="eastAsia"/>
          </w:rPr>
          <w:delText>物料</w:delText>
        </w:r>
      </w:del>
      <w:r>
        <w:rPr>
          <w:rFonts w:hint="eastAsia"/>
        </w:rPr>
        <w:t>调运仿真</w:t>
      </w:r>
      <w:del w:id="3058" w:author="刘全" w:date="2021-12-08T14:02:00Z">
        <w:r w:rsidDel="00E846E0">
          <w:rPr>
            <w:rFonts w:hint="eastAsia"/>
          </w:rPr>
          <w:delText>是离散事件系统仿真，仿真的结果是发生在离散的时空上的事件。</w:delText>
        </w:r>
      </w:del>
      <w:r>
        <w:rPr>
          <w:rFonts w:hint="eastAsia"/>
        </w:rPr>
        <w:t>成果分析</w:t>
      </w:r>
      <w:del w:id="3059" w:author="刘全" w:date="2021-12-08T14:02:00Z">
        <w:r w:rsidDel="00E846E0">
          <w:rPr>
            <w:rFonts w:hint="eastAsia"/>
          </w:rPr>
          <w:delText>就</w:delText>
        </w:r>
      </w:del>
      <w:r>
        <w:rPr>
          <w:rFonts w:hint="eastAsia"/>
        </w:rPr>
        <w:t>是</w:t>
      </w:r>
      <w:del w:id="3060" w:author="刘全" w:date="2021-12-08T14:02:00Z">
        <w:r w:rsidDel="00E846E0">
          <w:rPr>
            <w:rFonts w:hint="eastAsia"/>
          </w:rPr>
          <w:delText>对这些</w:delText>
        </w:r>
      </w:del>
      <w:ins w:id="3061" w:author="刘全" w:date="2021-12-08T14:03:00Z">
        <w:r w:rsidR="00E846E0">
          <w:rPr>
            <w:rFonts w:hint="eastAsia"/>
          </w:rPr>
          <w:t>运输</w:t>
        </w:r>
      </w:ins>
      <w:r>
        <w:rPr>
          <w:rFonts w:hint="eastAsia"/>
        </w:rPr>
        <w:t>事件的统计</w:t>
      </w:r>
      <w:del w:id="3062" w:author="刘全" w:date="2021-12-08T14:03:00Z">
        <w:r w:rsidDel="00E846E0">
          <w:rPr>
            <w:rFonts w:hint="eastAsia"/>
          </w:rPr>
          <w:delText>，</w:delText>
        </w:r>
      </w:del>
      <w:ins w:id="3063" w:author="刘全" w:date="2021-12-08T14:03:00Z">
        <w:r w:rsidR="00E846E0">
          <w:rPr>
            <w:rFonts w:hint="eastAsia"/>
          </w:rPr>
          <w:t>。</w:t>
        </w:r>
      </w:ins>
      <w:r w:rsidRPr="00BC6B0D">
        <w:rPr>
          <w:rFonts w:hint="eastAsia"/>
        </w:rPr>
        <w:t>大部分的统计</w:t>
      </w:r>
      <w:r>
        <w:rPr>
          <w:rFonts w:hint="eastAsia"/>
        </w:rPr>
        <w:t>都要提供</w:t>
      </w:r>
      <w:r w:rsidRPr="00BC6B0D">
        <w:rPr>
          <w:rFonts w:hint="eastAsia"/>
        </w:rPr>
        <w:t>三个基本参数：统计时间段、统计对象、统计类型</w:t>
      </w:r>
      <w:r>
        <w:rPr>
          <w:rFonts w:hint="eastAsia"/>
        </w:rPr>
        <w:t>（什么时间、对什么事情、统计什么内容）</w:t>
      </w:r>
      <w:r w:rsidRPr="00BC6B0D">
        <w:rPr>
          <w:rFonts w:hint="eastAsia"/>
        </w:rPr>
        <w:t>；部分强度统计需要指定：时段</w:t>
      </w:r>
      <w:r>
        <w:rPr>
          <w:rFonts w:hint="eastAsia"/>
        </w:rPr>
        <w:t>（年、月、周、旬、日）</w:t>
      </w:r>
      <w:r w:rsidRPr="00BC6B0D">
        <w:rPr>
          <w:rFonts w:hint="eastAsia"/>
        </w:rPr>
        <w:t>。因此，</w:t>
      </w:r>
      <w:r>
        <w:rPr>
          <w:rFonts w:hint="eastAsia"/>
        </w:rPr>
        <w:t>大部分成果分析</w:t>
      </w:r>
      <w:r w:rsidRPr="00BC6B0D">
        <w:rPr>
          <w:rFonts w:hint="eastAsia"/>
        </w:rPr>
        <w:t>使用如</w:t>
      </w:r>
      <w:r>
        <w:fldChar w:fldCharType="begin"/>
      </w:r>
      <w:r>
        <w:instrText xml:space="preserve"> REF </w:instrText>
      </w:r>
      <w:r>
        <w:rPr>
          <w:rFonts w:hint="eastAsia"/>
        </w:rPr>
        <w:instrText>工程统计参数设置界面</w:instrText>
      </w:r>
      <w:r>
        <w:rPr>
          <w:rFonts w:hint="eastAsia"/>
        </w:rPr>
        <w:instrText xml:space="preserve"> \h</w:instrText>
      </w:r>
      <w:r>
        <w:instrText xml:space="preserve"> </w:instrText>
      </w:r>
      <w:r>
        <w:fldChar w:fldCharType="separate"/>
      </w:r>
      <w:r w:rsidRPr="00586411">
        <w:rPr>
          <w:rFonts w:hint="eastAsia"/>
        </w:rPr>
        <w:t>图</w:t>
      </w:r>
      <w:r>
        <w:rPr>
          <w:noProof/>
        </w:rPr>
        <w:t>10</w:t>
      </w:r>
      <w:r w:rsidRPr="00586411">
        <w:t>.</w:t>
      </w:r>
      <w:r>
        <w:rPr>
          <w:noProof/>
        </w:rPr>
        <w:t>4</w:t>
      </w:r>
      <w:r>
        <w:fldChar w:fldCharType="end"/>
      </w:r>
      <w:r>
        <w:rPr>
          <w:rFonts w:hint="eastAsia"/>
        </w:rPr>
        <w:t>所</w:t>
      </w:r>
      <w:r w:rsidRPr="00BC6B0D">
        <w:rPr>
          <w:rFonts w:hint="eastAsia"/>
        </w:rPr>
        <w:t>示</w:t>
      </w:r>
      <w:r>
        <w:rPr>
          <w:rFonts w:hint="eastAsia"/>
        </w:rPr>
        <w:t>界面</w:t>
      </w:r>
      <w:r w:rsidRPr="00BC6B0D">
        <w:rPr>
          <w:rFonts w:hint="eastAsia"/>
        </w:rPr>
        <w:t>来完成这三个参数的输入</w:t>
      </w:r>
      <w:r>
        <w:rPr>
          <w:rFonts w:hint="eastAsia"/>
        </w:rPr>
        <w:t>并进行统计分析，该模块可以通过点击“统计表格”</w:t>
      </w:r>
      <w:r w:rsidRPr="002C4AB6">
        <w:rPr>
          <w:noProof/>
        </w:rPr>
        <w:drawing>
          <wp:inline distT="0" distB="0" distL="0" distR="0" wp14:anchorId="2CCC2B04" wp14:editId="6B49C36D">
            <wp:extent cx="370205" cy="280670"/>
            <wp:effectExtent l="0" t="0" r="0" b="508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0205" cy="280670"/>
                    </a:xfrm>
                    <a:prstGeom prst="rect">
                      <a:avLst/>
                    </a:prstGeom>
                    <a:noFill/>
                    <a:ln>
                      <a:noFill/>
                    </a:ln>
                  </pic:spPr>
                </pic:pic>
              </a:graphicData>
            </a:graphic>
          </wp:inline>
        </w:drawing>
      </w:r>
      <w:r>
        <w:rPr>
          <w:rFonts w:hint="eastAsia"/>
        </w:rPr>
        <w:t>按钮，“物流总量”选项卡访问</w:t>
      </w:r>
      <w:r w:rsidRPr="00BC6B0D">
        <w:rPr>
          <w:rFonts w:hint="eastAsia"/>
        </w:rPr>
        <w:t>。</w:t>
      </w:r>
    </w:p>
    <w:p w14:paraId="0D552481" w14:textId="72EE58EB" w:rsidR="009D4DDE" w:rsidRDefault="009D4DDE" w:rsidP="009D4DDE">
      <w:pPr>
        <w:pStyle w:val="af0"/>
      </w:pPr>
      <w:r w:rsidRPr="00BC6B0D">
        <w:rPr>
          <w:noProof/>
        </w:rPr>
        <w:drawing>
          <wp:inline distT="0" distB="0" distL="0" distR="0" wp14:anchorId="205C3B21" wp14:editId="55853926">
            <wp:extent cx="3265170" cy="182880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265170" cy="1828800"/>
                    </a:xfrm>
                    <a:prstGeom prst="rect">
                      <a:avLst/>
                    </a:prstGeom>
                    <a:noFill/>
                    <a:ln>
                      <a:noFill/>
                    </a:ln>
                  </pic:spPr>
                </pic:pic>
              </a:graphicData>
            </a:graphic>
          </wp:inline>
        </w:drawing>
      </w:r>
    </w:p>
    <w:p w14:paraId="16660F3B" w14:textId="77777777" w:rsidR="009D4DDE" w:rsidRPr="00616E43" w:rsidRDefault="009D4DDE" w:rsidP="009D4DDE">
      <w:pPr>
        <w:pStyle w:val="ad"/>
      </w:pPr>
      <w:bookmarkStart w:id="3064" w:name="工程统计参数设置界面"/>
      <w:r w:rsidRPr="00586411">
        <w:rPr>
          <w:rFonts w:hint="eastAsia"/>
        </w:rPr>
        <w:t>图</w:t>
      </w:r>
      <w:fldSimple w:instr=" STYLEREF 1 \s ">
        <w:r>
          <w:rPr>
            <w:noProof/>
          </w:rPr>
          <w:t>10</w:t>
        </w:r>
      </w:fldSimple>
      <w:r w:rsidRPr="00586411">
        <w:t>.</w:t>
      </w:r>
      <w:r w:rsidRPr="00586411">
        <w:fldChar w:fldCharType="begin"/>
      </w:r>
      <w:r w:rsidRPr="00586411">
        <w:instrText xml:space="preserve"> SEQ </w:instrText>
      </w:r>
      <w:r w:rsidRPr="00586411">
        <w:rPr>
          <w:rFonts w:hint="eastAsia"/>
        </w:rPr>
        <w:instrText>图</w:instrText>
      </w:r>
      <w:r w:rsidRPr="00586411">
        <w:rPr>
          <w:rFonts w:hint="eastAsia"/>
        </w:rPr>
        <w:instrText xml:space="preserve"> \* ARABIC \s 1</w:instrText>
      </w:r>
      <w:r w:rsidRPr="00586411">
        <w:instrText xml:space="preserve"> </w:instrText>
      </w:r>
      <w:r w:rsidRPr="00586411">
        <w:fldChar w:fldCharType="separate"/>
      </w:r>
      <w:r>
        <w:rPr>
          <w:noProof/>
        </w:rPr>
        <w:t>4</w:t>
      </w:r>
      <w:r w:rsidRPr="00586411">
        <w:fldChar w:fldCharType="end"/>
      </w:r>
      <w:bookmarkEnd w:id="3064"/>
      <w:r>
        <w:rPr>
          <w:rFonts w:hint="eastAsia"/>
        </w:rPr>
        <w:tab/>
      </w:r>
      <w:r w:rsidRPr="00616E43">
        <w:rPr>
          <w:rFonts w:hint="eastAsia"/>
        </w:rPr>
        <w:t>工程统计参数设置界面</w:t>
      </w:r>
    </w:p>
    <w:p w14:paraId="67EFA842" w14:textId="3312D962" w:rsidR="009D4DDE" w:rsidRPr="009D4DDE" w:rsidRDefault="009D4DDE" w:rsidP="009D4DDE">
      <w:pPr>
        <w:pStyle w:val="3"/>
      </w:pPr>
      <w:r>
        <w:t>物料调运</w:t>
      </w:r>
      <w:r>
        <w:rPr>
          <w:rFonts w:hint="eastAsia"/>
        </w:rPr>
        <w:t>统计表</w:t>
      </w:r>
    </w:p>
    <w:p w14:paraId="38CFFA8F" w14:textId="5B1DA452" w:rsidR="009D4DDE" w:rsidRDefault="009D4DDE" w:rsidP="009D4DDE">
      <w:pPr>
        <w:pStyle w:val="21"/>
        <w:ind w:firstLine="480"/>
      </w:pPr>
      <w:r>
        <w:rPr>
          <w:rFonts w:hint="eastAsia"/>
        </w:rPr>
        <w:t>点击“成果分析”</w:t>
      </w:r>
      <w:r w:rsidRPr="002C4AB6">
        <w:rPr>
          <w:noProof/>
        </w:rPr>
        <w:drawing>
          <wp:inline distT="0" distB="0" distL="0" distR="0" wp14:anchorId="20640992" wp14:editId="512D8A40">
            <wp:extent cx="370205" cy="280670"/>
            <wp:effectExtent l="0" t="0" r="0" b="508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0205" cy="280670"/>
                    </a:xfrm>
                    <a:prstGeom prst="rect">
                      <a:avLst/>
                    </a:prstGeom>
                    <a:noFill/>
                    <a:ln>
                      <a:noFill/>
                    </a:ln>
                  </pic:spPr>
                </pic:pic>
              </a:graphicData>
            </a:graphic>
          </wp:inline>
        </w:drawing>
      </w:r>
      <w:r>
        <w:rPr>
          <w:rFonts w:hint="eastAsia"/>
        </w:rPr>
        <w:t>按钮，再选择“运输平衡”选项卡，再点“刷新”按钮获取分组列表，选择与任务相关的分组，再点“刷新”按钮得到如</w:t>
      </w:r>
      <w:r>
        <w:fldChar w:fldCharType="begin"/>
      </w:r>
      <w:r>
        <w:rPr>
          <w:rFonts w:hint="eastAsia"/>
        </w:rPr>
        <w:instrText>ref</w:instrText>
      </w:r>
      <w:r>
        <w:instrText xml:space="preserve">  </w:instrText>
      </w:r>
      <w:r>
        <w:rPr>
          <w:rFonts w:hint="eastAsia"/>
        </w:rPr>
        <w:instrText>土石方平衡表</w:instrText>
      </w:r>
      <w:r>
        <w:fldChar w:fldCharType="separate"/>
      </w:r>
      <w:r>
        <w:rPr>
          <w:rFonts w:hint="eastAsia"/>
        </w:rPr>
        <w:t>表</w:t>
      </w:r>
      <w:r>
        <w:rPr>
          <w:noProof/>
        </w:rPr>
        <w:t>10</w:t>
      </w:r>
      <w:r w:rsidRPr="00586411">
        <w:t>.</w:t>
      </w:r>
      <w:r>
        <w:rPr>
          <w:noProof/>
        </w:rPr>
        <w:t>6</w:t>
      </w:r>
      <w:r>
        <w:fldChar w:fldCharType="end"/>
      </w:r>
      <w:r>
        <w:rPr>
          <w:rFonts w:hint="eastAsia"/>
        </w:rPr>
        <w:t>土石方平衡表。</w:t>
      </w:r>
    </w:p>
    <w:p w14:paraId="1DCC1598" w14:textId="77777777" w:rsidR="009D4DDE" w:rsidRDefault="009D4DDE" w:rsidP="009D4DDE">
      <w:pPr>
        <w:pStyle w:val="21"/>
        <w:ind w:firstLine="480"/>
      </w:pPr>
      <w:r>
        <w:rPr>
          <w:rFonts w:hint="eastAsia"/>
        </w:rPr>
        <w:t>输入信息：指定任务分组。</w:t>
      </w:r>
    </w:p>
    <w:p w14:paraId="3965334C" w14:textId="77777777" w:rsidR="009D4DDE" w:rsidRDefault="009D4DDE" w:rsidP="009D4DDE">
      <w:pPr>
        <w:pStyle w:val="21"/>
        <w:ind w:firstLine="480"/>
      </w:pPr>
      <w:r>
        <w:rPr>
          <w:rFonts w:hint="eastAsia"/>
        </w:rPr>
        <w:t>输出信息：指定任务分组的物料组成、物料去向、直接利用情况表。</w:t>
      </w:r>
    </w:p>
    <w:p w14:paraId="751D8417" w14:textId="77777777" w:rsidR="009D4DDE" w:rsidRDefault="009D4DDE" w:rsidP="009D4DDE">
      <w:pPr>
        <w:pStyle w:val="ae"/>
      </w:pPr>
      <w:bookmarkStart w:id="3065" w:name="土石方平衡表"/>
      <w:r>
        <w:rPr>
          <w:rFonts w:hint="eastAsia"/>
        </w:rPr>
        <w:t>表</w:t>
      </w:r>
      <w:fldSimple w:instr=" STYLEREF 1 \s ">
        <w:r>
          <w:rPr>
            <w:noProof/>
          </w:rPr>
          <w:t>10</w:t>
        </w:r>
      </w:fldSimple>
      <w:r w:rsidRPr="00586411">
        <w:t>.</w:t>
      </w:r>
      <w:r w:rsidRPr="00586411">
        <w:fldChar w:fldCharType="begin"/>
      </w:r>
      <w:r w:rsidRPr="00586411">
        <w:instrText xml:space="preserve"> SEQ </w:instrText>
      </w:r>
      <w:r>
        <w:rPr>
          <w:rFonts w:hint="eastAsia"/>
        </w:rPr>
        <w:instrText>表</w:instrText>
      </w:r>
      <w:r w:rsidRPr="00586411">
        <w:rPr>
          <w:rFonts w:hint="eastAsia"/>
        </w:rPr>
        <w:instrText xml:space="preserve"> \* ARABIC \s 1</w:instrText>
      </w:r>
      <w:r w:rsidRPr="00586411">
        <w:instrText xml:space="preserve"> </w:instrText>
      </w:r>
      <w:r w:rsidRPr="00586411">
        <w:fldChar w:fldCharType="separate"/>
      </w:r>
      <w:r>
        <w:rPr>
          <w:noProof/>
        </w:rPr>
        <w:t>6</w:t>
      </w:r>
      <w:r w:rsidRPr="00586411">
        <w:fldChar w:fldCharType="end"/>
      </w:r>
      <w:bookmarkEnd w:id="3065"/>
      <w:r>
        <w:rPr>
          <w:rFonts w:hint="eastAsia"/>
        </w:rPr>
        <w:tab/>
      </w:r>
      <w:r>
        <w:rPr>
          <w:rFonts w:hint="eastAsia"/>
        </w:rPr>
        <w:t>土石方平衡表（</w:t>
      </w:r>
      <w:r w:rsidRPr="001B0959">
        <w:rPr>
          <w:rFonts w:hint="eastAsia"/>
        </w:rPr>
        <w:t>开挖方式</w:t>
      </w:r>
      <w:r>
        <w:rPr>
          <w:rFonts w:hint="eastAsia"/>
        </w:rPr>
        <w:t>部分）</w:t>
      </w:r>
    </w:p>
    <w:tbl>
      <w:tblPr>
        <w:tblStyle w:val="af1"/>
        <w:tblW w:w="0" w:type="auto"/>
        <w:jc w:val="center"/>
        <w:tblLook w:val="01E0" w:firstRow="1" w:lastRow="1" w:firstColumn="1" w:lastColumn="1" w:noHBand="0" w:noVBand="0"/>
      </w:tblPr>
      <w:tblGrid>
        <w:gridCol w:w="2894"/>
        <w:gridCol w:w="741"/>
        <w:gridCol w:w="1056"/>
        <w:gridCol w:w="1056"/>
        <w:gridCol w:w="846"/>
      </w:tblGrid>
      <w:tr w:rsidR="009D4DDE" w14:paraId="73C0C42E" w14:textId="77777777" w:rsidTr="00EF6B70">
        <w:trPr>
          <w:jc w:val="center"/>
        </w:trPr>
        <w:tc>
          <w:tcPr>
            <w:tcW w:w="0" w:type="auto"/>
            <w:vMerge w:val="restart"/>
            <w:tcBorders>
              <w:top w:val="single" w:sz="12" w:space="0" w:color="auto"/>
            </w:tcBorders>
            <w:noWrap/>
          </w:tcPr>
          <w:p w14:paraId="08615B66" w14:textId="77777777" w:rsidR="009D4DDE" w:rsidRDefault="009D4DDE" w:rsidP="00EF6B70">
            <w:pPr>
              <w:spacing w:line="240" w:lineRule="auto"/>
              <w:ind w:firstLineChars="0" w:firstLine="0"/>
              <w:rPr>
                <w:rFonts w:ascii="宋体" w:hAnsi="宋体"/>
                <w:sz w:val="21"/>
                <w:szCs w:val="21"/>
              </w:rPr>
            </w:pPr>
          </w:p>
        </w:tc>
        <w:tc>
          <w:tcPr>
            <w:tcW w:w="0" w:type="auto"/>
            <w:gridSpan w:val="4"/>
            <w:tcBorders>
              <w:top w:val="single" w:sz="12" w:space="0" w:color="auto"/>
            </w:tcBorders>
            <w:noWrap/>
          </w:tcPr>
          <w:p w14:paraId="19FC010B" w14:textId="77777777" w:rsidR="009D4DDE" w:rsidRDefault="009D4DDE" w:rsidP="00E846E0">
            <w:pPr>
              <w:spacing w:line="240" w:lineRule="auto"/>
              <w:ind w:firstLineChars="0" w:firstLine="0"/>
              <w:jc w:val="center"/>
              <w:rPr>
                <w:rFonts w:ascii="宋体" w:hAnsi="宋体"/>
                <w:sz w:val="21"/>
                <w:szCs w:val="21"/>
              </w:rPr>
              <w:pPrChange w:id="3066" w:author="刘全" w:date="2021-12-08T14:04:00Z">
                <w:pPr>
                  <w:spacing w:line="240" w:lineRule="auto"/>
                  <w:ind w:firstLineChars="0" w:firstLine="0"/>
                </w:pPr>
              </w:pPrChange>
            </w:pPr>
            <w:r>
              <w:rPr>
                <w:rFonts w:hint="eastAsia"/>
                <w:sz w:val="21"/>
                <w:szCs w:val="21"/>
              </w:rPr>
              <w:t>开挖方式</w:t>
            </w:r>
          </w:p>
        </w:tc>
      </w:tr>
      <w:tr w:rsidR="009D4DDE" w14:paraId="493A5DB2" w14:textId="77777777" w:rsidTr="00EF6B70">
        <w:trPr>
          <w:jc w:val="center"/>
        </w:trPr>
        <w:tc>
          <w:tcPr>
            <w:tcW w:w="0" w:type="auto"/>
            <w:vMerge/>
            <w:tcBorders>
              <w:bottom w:val="single" w:sz="4" w:space="0" w:color="auto"/>
            </w:tcBorders>
            <w:noWrap/>
          </w:tcPr>
          <w:p w14:paraId="453319F6" w14:textId="77777777" w:rsidR="009D4DDE" w:rsidRDefault="009D4DDE" w:rsidP="00EF6B70">
            <w:pPr>
              <w:spacing w:line="240" w:lineRule="auto"/>
              <w:ind w:firstLineChars="0" w:firstLine="0"/>
              <w:jc w:val="left"/>
              <w:rPr>
                <w:rFonts w:ascii="宋体" w:hAnsi="宋体"/>
                <w:sz w:val="21"/>
                <w:szCs w:val="21"/>
              </w:rPr>
            </w:pPr>
          </w:p>
        </w:tc>
        <w:tc>
          <w:tcPr>
            <w:tcW w:w="0" w:type="auto"/>
            <w:tcBorders>
              <w:bottom w:val="single" w:sz="4" w:space="0" w:color="auto"/>
            </w:tcBorders>
            <w:noWrap/>
          </w:tcPr>
          <w:p w14:paraId="5477D8F1" w14:textId="77777777" w:rsidR="009D4DDE" w:rsidRDefault="009D4DDE" w:rsidP="00EF6B70">
            <w:pPr>
              <w:spacing w:line="240" w:lineRule="auto"/>
              <w:ind w:firstLineChars="0" w:firstLine="0"/>
              <w:rPr>
                <w:rFonts w:ascii="宋体" w:hAnsi="宋体"/>
                <w:sz w:val="21"/>
                <w:szCs w:val="21"/>
              </w:rPr>
            </w:pPr>
            <w:r>
              <w:rPr>
                <w:rFonts w:hint="eastAsia"/>
                <w:sz w:val="21"/>
                <w:szCs w:val="21"/>
              </w:rPr>
              <w:t>土方</w:t>
            </w:r>
          </w:p>
        </w:tc>
        <w:tc>
          <w:tcPr>
            <w:tcW w:w="0" w:type="auto"/>
            <w:tcBorders>
              <w:bottom w:val="single" w:sz="4" w:space="0" w:color="auto"/>
            </w:tcBorders>
            <w:noWrap/>
          </w:tcPr>
          <w:p w14:paraId="14CA88F1" w14:textId="77777777" w:rsidR="009D4DDE" w:rsidRDefault="009D4DDE" w:rsidP="00EF6B70">
            <w:pPr>
              <w:spacing w:line="240" w:lineRule="auto"/>
              <w:ind w:firstLineChars="0" w:firstLine="0"/>
              <w:rPr>
                <w:rFonts w:ascii="宋体" w:hAnsi="宋体"/>
                <w:sz w:val="21"/>
                <w:szCs w:val="21"/>
              </w:rPr>
            </w:pPr>
            <w:r>
              <w:rPr>
                <w:rFonts w:hint="eastAsia"/>
                <w:sz w:val="21"/>
                <w:szCs w:val="21"/>
              </w:rPr>
              <w:t>石方明挖</w:t>
            </w:r>
          </w:p>
        </w:tc>
        <w:tc>
          <w:tcPr>
            <w:tcW w:w="0" w:type="auto"/>
            <w:tcBorders>
              <w:bottom w:val="single" w:sz="4" w:space="0" w:color="auto"/>
            </w:tcBorders>
            <w:noWrap/>
          </w:tcPr>
          <w:p w14:paraId="38F454E7" w14:textId="77777777" w:rsidR="009D4DDE" w:rsidRDefault="009D4DDE" w:rsidP="00EF6B70">
            <w:pPr>
              <w:spacing w:line="240" w:lineRule="auto"/>
              <w:ind w:firstLineChars="0" w:firstLine="0"/>
              <w:rPr>
                <w:rFonts w:ascii="宋体" w:hAnsi="宋体"/>
                <w:sz w:val="21"/>
                <w:szCs w:val="21"/>
              </w:rPr>
            </w:pPr>
            <w:r>
              <w:rPr>
                <w:rFonts w:hint="eastAsia"/>
                <w:sz w:val="21"/>
                <w:szCs w:val="21"/>
              </w:rPr>
              <w:t>石方洞挖</w:t>
            </w:r>
          </w:p>
        </w:tc>
        <w:tc>
          <w:tcPr>
            <w:tcW w:w="0" w:type="auto"/>
            <w:tcBorders>
              <w:bottom w:val="single" w:sz="4" w:space="0" w:color="auto"/>
            </w:tcBorders>
            <w:noWrap/>
          </w:tcPr>
          <w:p w14:paraId="1069E31C" w14:textId="77777777" w:rsidR="009D4DDE" w:rsidRDefault="009D4DDE" w:rsidP="00EF6B70">
            <w:pPr>
              <w:spacing w:line="240" w:lineRule="auto"/>
              <w:ind w:firstLineChars="0" w:firstLine="0"/>
              <w:rPr>
                <w:rFonts w:ascii="宋体" w:hAnsi="宋体"/>
                <w:sz w:val="21"/>
                <w:szCs w:val="21"/>
              </w:rPr>
            </w:pPr>
            <w:r>
              <w:rPr>
                <w:rFonts w:hint="eastAsia"/>
                <w:sz w:val="21"/>
                <w:szCs w:val="21"/>
              </w:rPr>
              <w:t>混凝土</w:t>
            </w:r>
          </w:p>
        </w:tc>
      </w:tr>
      <w:tr w:rsidR="009D4DDE" w14:paraId="632D769E" w14:textId="77777777" w:rsidTr="00EF6B70">
        <w:trPr>
          <w:jc w:val="center"/>
        </w:trPr>
        <w:tc>
          <w:tcPr>
            <w:tcW w:w="0" w:type="auto"/>
            <w:tcBorders>
              <w:top w:val="single" w:sz="4" w:space="0" w:color="auto"/>
            </w:tcBorders>
            <w:noWrap/>
          </w:tcPr>
          <w:p w14:paraId="5F295C2A" w14:textId="77777777" w:rsidR="009D4DDE" w:rsidRDefault="009D4DDE" w:rsidP="00EF6B70">
            <w:pPr>
              <w:spacing w:line="240" w:lineRule="auto"/>
              <w:ind w:firstLineChars="0" w:firstLine="0"/>
              <w:jc w:val="left"/>
              <w:rPr>
                <w:rFonts w:ascii="宋体" w:hAnsi="宋体"/>
                <w:sz w:val="21"/>
                <w:szCs w:val="21"/>
              </w:rPr>
            </w:pPr>
            <w:r>
              <w:rPr>
                <w:rFonts w:hint="eastAsia"/>
                <w:sz w:val="21"/>
                <w:szCs w:val="21"/>
              </w:rPr>
              <w:t>1#</w:t>
            </w:r>
            <w:r>
              <w:rPr>
                <w:rFonts w:hint="eastAsia"/>
                <w:sz w:val="21"/>
                <w:szCs w:val="21"/>
              </w:rPr>
              <w:t>、</w:t>
            </w:r>
            <w:r>
              <w:rPr>
                <w:rFonts w:hint="eastAsia"/>
                <w:sz w:val="21"/>
                <w:szCs w:val="21"/>
              </w:rPr>
              <w:t>2#</w:t>
            </w:r>
            <w:r>
              <w:rPr>
                <w:rFonts w:hint="eastAsia"/>
                <w:sz w:val="21"/>
                <w:szCs w:val="21"/>
              </w:rPr>
              <w:t>、</w:t>
            </w:r>
            <w:r>
              <w:rPr>
                <w:rFonts w:hint="eastAsia"/>
                <w:sz w:val="21"/>
                <w:szCs w:val="21"/>
              </w:rPr>
              <w:t>3#</w:t>
            </w:r>
            <w:r>
              <w:rPr>
                <w:rFonts w:hint="eastAsia"/>
                <w:sz w:val="21"/>
                <w:szCs w:val="21"/>
              </w:rPr>
              <w:t>导流洞封堵</w:t>
            </w:r>
          </w:p>
        </w:tc>
        <w:tc>
          <w:tcPr>
            <w:tcW w:w="0" w:type="auto"/>
            <w:tcBorders>
              <w:top w:val="single" w:sz="4" w:space="0" w:color="auto"/>
            </w:tcBorders>
            <w:noWrap/>
          </w:tcPr>
          <w:p w14:paraId="50C1A3AE" w14:textId="77777777" w:rsidR="009D4DDE" w:rsidRDefault="009D4DDE" w:rsidP="00EF6B70">
            <w:pPr>
              <w:spacing w:line="240" w:lineRule="auto"/>
              <w:ind w:firstLineChars="0" w:firstLine="0"/>
              <w:rPr>
                <w:rFonts w:ascii="宋体" w:hAnsi="宋体"/>
                <w:sz w:val="21"/>
                <w:szCs w:val="21"/>
              </w:rPr>
            </w:pPr>
          </w:p>
        </w:tc>
        <w:tc>
          <w:tcPr>
            <w:tcW w:w="0" w:type="auto"/>
            <w:tcBorders>
              <w:top w:val="single" w:sz="4" w:space="0" w:color="auto"/>
            </w:tcBorders>
            <w:noWrap/>
          </w:tcPr>
          <w:p w14:paraId="2FB11DAF" w14:textId="77777777" w:rsidR="009D4DDE" w:rsidRDefault="009D4DDE" w:rsidP="00EF6B70">
            <w:pPr>
              <w:spacing w:line="240" w:lineRule="auto"/>
              <w:ind w:firstLineChars="0" w:firstLine="0"/>
              <w:rPr>
                <w:rFonts w:ascii="宋体" w:hAnsi="宋体"/>
                <w:sz w:val="21"/>
                <w:szCs w:val="21"/>
              </w:rPr>
            </w:pPr>
          </w:p>
        </w:tc>
        <w:tc>
          <w:tcPr>
            <w:tcW w:w="0" w:type="auto"/>
            <w:tcBorders>
              <w:top w:val="single" w:sz="4" w:space="0" w:color="auto"/>
            </w:tcBorders>
            <w:noWrap/>
          </w:tcPr>
          <w:p w14:paraId="38CC8363" w14:textId="77777777" w:rsidR="009D4DDE" w:rsidRDefault="009D4DDE" w:rsidP="00EF6B70">
            <w:pPr>
              <w:spacing w:line="240" w:lineRule="auto"/>
              <w:ind w:firstLineChars="0" w:firstLine="0"/>
              <w:rPr>
                <w:rFonts w:ascii="宋体" w:hAnsi="宋体"/>
                <w:sz w:val="21"/>
                <w:szCs w:val="21"/>
              </w:rPr>
            </w:pPr>
          </w:p>
        </w:tc>
        <w:tc>
          <w:tcPr>
            <w:tcW w:w="0" w:type="auto"/>
            <w:tcBorders>
              <w:top w:val="single" w:sz="4" w:space="0" w:color="auto"/>
            </w:tcBorders>
            <w:noWrap/>
          </w:tcPr>
          <w:p w14:paraId="18D94B61" w14:textId="77777777" w:rsidR="009D4DDE" w:rsidRDefault="009D4DDE" w:rsidP="00EF6B70">
            <w:pPr>
              <w:spacing w:line="240" w:lineRule="auto"/>
              <w:ind w:firstLineChars="0" w:firstLine="0"/>
              <w:rPr>
                <w:rFonts w:ascii="宋体" w:hAnsi="宋体"/>
                <w:sz w:val="21"/>
                <w:szCs w:val="21"/>
              </w:rPr>
            </w:pPr>
          </w:p>
        </w:tc>
      </w:tr>
      <w:tr w:rsidR="009D4DDE" w14:paraId="385BA27C" w14:textId="77777777" w:rsidTr="00EF6B70">
        <w:trPr>
          <w:jc w:val="center"/>
        </w:trPr>
        <w:tc>
          <w:tcPr>
            <w:tcW w:w="0" w:type="auto"/>
            <w:noWrap/>
          </w:tcPr>
          <w:p w14:paraId="622C75F2" w14:textId="77777777" w:rsidR="009D4DDE" w:rsidRDefault="009D4DDE" w:rsidP="00EF6B70">
            <w:pPr>
              <w:spacing w:line="240" w:lineRule="auto"/>
              <w:ind w:firstLineChars="0" w:firstLine="0"/>
              <w:jc w:val="left"/>
              <w:rPr>
                <w:rFonts w:ascii="宋体" w:hAnsi="宋体"/>
                <w:sz w:val="21"/>
                <w:szCs w:val="21"/>
              </w:rPr>
            </w:pPr>
            <w:r>
              <w:rPr>
                <w:rFonts w:hint="eastAsia"/>
                <w:sz w:val="21"/>
                <w:szCs w:val="21"/>
              </w:rPr>
              <w:t>1</w:t>
            </w:r>
            <w:r>
              <w:rPr>
                <w:rFonts w:hint="eastAsia"/>
                <w:sz w:val="21"/>
                <w:szCs w:val="21"/>
              </w:rPr>
              <w:t>、</w:t>
            </w:r>
            <w:r>
              <w:rPr>
                <w:rFonts w:hint="eastAsia"/>
                <w:sz w:val="21"/>
                <w:szCs w:val="21"/>
              </w:rPr>
              <w:t>2</w:t>
            </w:r>
            <w:r>
              <w:rPr>
                <w:rFonts w:hint="eastAsia"/>
                <w:sz w:val="21"/>
                <w:szCs w:val="21"/>
              </w:rPr>
              <w:t>、</w:t>
            </w:r>
            <w:r>
              <w:rPr>
                <w:rFonts w:hint="eastAsia"/>
                <w:sz w:val="21"/>
                <w:szCs w:val="21"/>
              </w:rPr>
              <w:t>3</w:t>
            </w:r>
            <w:r>
              <w:rPr>
                <w:rFonts w:hint="eastAsia"/>
                <w:sz w:val="21"/>
                <w:szCs w:val="21"/>
              </w:rPr>
              <w:t>导流洞出口石方明挖</w:t>
            </w:r>
          </w:p>
        </w:tc>
        <w:tc>
          <w:tcPr>
            <w:tcW w:w="0" w:type="auto"/>
            <w:noWrap/>
          </w:tcPr>
          <w:p w14:paraId="5EB5A9FE" w14:textId="77777777" w:rsidR="009D4DDE" w:rsidRDefault="009D4DDE" w:rsidP="00EF6B70">
            <w:pPr>
              <w:spacing w:line="240" w:lineRule="auto"/>
              <w:ind w:firstLineChars="0" w:firstLine="0"/>
              <w:rPr>
                <w:rFonts w:ascii="宋体" w:hAnsi="宋体"/>
                <w:sz w:val="21"/>
                <w:szCs w:val="21"/>
              </w:rPr>
            </w:pPr>
          </w:p>
        </w:tc>
        <w:tc>
          <w:tcPr>
            <w:tcW w:w="0" w:type="auto"/>
            <w:noWrap/>
          </w:tcPr>
          <w:p w14:paraId="7A475062" w14:textId="77777777" w:rsidR="009D4DDE" w:rsidRDefault="009D4DDE" w:rsidP="00EF6B70">
            <w:pPr>
              <w:spacing w:line="240" w:lineRule="auto"/>
              <w:ind w:firstLineChars="0" w:firstLine="0"/>
              <w:jc w:val="right"/>
              <w:rPr>
                <w:rFonts w:ascii="宋体" w:hAnsi="宋体"/>
                <w:sz w:val="21"/>
                <w:szCs w:val="21"/>
              </w:rPr>
            </w:pPr>
            <w:r>
              <w:rPr>
                <w:rFonts w:hint="eastAsia"/>
                <w:sz w:val="21"/>
                <w:szCs w:val="21"/>
              </w:rPr>
              <w:t>688500</w:t>
            </w:r>
          </w:p>
        </w:tc>
        <w:tc>
          <w:tcPr>
            <w:tcW w:w="0" w:type="auto"/>
            <w:noWrap/>
          </w:tcPr>
          <w:p w14:paraId="1CE3BB03" w14:textId="77777777" w:rsidR="009D4DDE" w:rsidRDefault="009D4DDE" w:rsidP="00EF6B70">
            <w:pPr>
              <w:spacing w:line="240" w:lineRule="auto"/>
              <w:ind w:firstLineChars="0" w:firstLine="0"/>
              <w:rPr>
                <w:rFonts w:ascii="宋体" w:hAnsi="宋体"/>
                <w:sz w:val="21"/>
                <w:szCs w:val="21"/>
              </w:rPr>
            </w:pPr>
          </w:p>
        </w:tc>
        <w:tc>
          <w:tcPr>
            <w:tcW w:w="0" w:type="auto"/>
            <w:noWrap/>
          </w:tcPr>
          <w:p w14:paraId="678A1BDC" w14:textId="77777777" w:rsidR="009D4DDE" w:rsidRDefault="009D4DDE" w:rsidP="00EF6B70">
            <w:pPr>
              <w:spacing w:line="240" w:lineRule="auto"/>
              <w:ind w:firstLineChars="0" w:firstLine="0"/>
              <w:rPr>
                <w:rFonts w:ascii="宋体" w:hAnsi="宋体"/>
                <w:sz w:val="21"/>
                <w:szCs w:val="21"/>
              </w:rPr>
            </w:pPr>
          </w:p>
        </w:tc>
      </w:tr>
      <w:tr w:rsidR="009D4DDE" w14:paraId="17962E96" w14:textId="77777777" w:rsidTr="00EF6B70">
        <w:trPr>
          <w:jc w:val="center"/>
        </w:trPr>
        <w:tc>
          <w:tcPr>
            <w:tcW w:w="0" w:type="auto"/>
            <w:noWrap/>
          </w:tcPr>
          <w:p w14:paraId="2E75478A" w14:textId="77777777" w:rsidR="009D4DDE" w:rsidRDefault="009D4DDE" w:rsidP="00EF6B70">
            <w:pPr>
              <w:spacing w:line="240" w:lineRule="auto"/>
              <w:ind w:firstLineChars="0" w:firstLine="0"/>
              <w:jc w:val="left"/>
              <w:rPr>
                <w:rFonts w:ascii="宋体" w:hAnsi="宋体"/>
                <w:sz w:val="21"/>
                <w:szCs w:val="21"/>
              </w:rPr>
            </w:pPr>
            <w:r>
              <w:rPr>
                <w:rFonts w:hint="eastAsia"/>
                <w:sz w:val="21"/>
                <w:szCs w:val="21"/>
              </w:rPr>
              <w:t>1</w:t>
            </w:r>
            <w:r>
              <w:rPr>
                <w:rFonts w:hint="eastAsia"/>
                <w:sz w:val="21"/>
                <w:szCs w:val="21"/>
              </w:rPr>
              <w:t>、</w:t>
            </w:r>
            <w:r>
              <w:rPr>
                <w:rFonts w:hint="eastAsia"/>
                <w:sz w:val="21"/>
                <w:szCs w:val="21"/>
              </w:rPr>
              <w:t>2</w:t>
            </w:r>
            <w:r>
              <w:rPr>
                <w:rFonts w:hint="eastAsia"/>
                <w:sz w:val="21"/>
                <w:szCs w:val="21"/>
              </w:rPr>
              <w:t>、</w:t>
            </w:r>
            <w:r>
              <w:rPr>
                <w:rFonts w:hint="eastAsia"/>
                <w:sz w:val="21"/>
                <w:szCs w:val="21"/>
              </w:rPr>
              <w:t>3</w:t>
            </w:r>
            <w:r>
              <w:rPr>
                <w:rFonts w:hint="eastAsia"/>
                <w:sz w:val="21"/>
                <w:szCs w:val="21"/>
              </w:rPr>
              <w:t>导流洞出口土方明挖</w:t>
            </w:r>
          </w:p>
        </w:tc>
        <w:tc>
          <w:tcPr>
            <w:tcW w:w="0" w:type="auto"/>
            <w:noWrap/>
          </w:tcPr>
          <w:p w14:paraId="64464076" w14:textId="77777777" w:rsidR="009D4DDE" w:rsidRDefault="009D4DDE" w:rsidP="00EF6B70">
            <w:pPr>
              <w:spacing w:line="240" w:lineRule="auto"/>
              <w:ind w:firstLineChars="0" w:firstLine="0"/>
              <w:jc w:val="right"/>
              <w:rPr>
                <w:rFonts w:ascii="宋体" w:hAnsi="宋体"/>
                <w:sz w:val="21"/>
                <w:szCs w:val="21"/>
              </w:rPr>
            </w:pPr>
            <w:r>
              <w:rPr>
                <w:rFonts w:hint="eastAsia"/>
                <w:sz w:val="21"/>
                <w:szCs w:val="21"/>
              </w:rPr>
              <w:t>27600</w:t>
            </w:r>
          </w:p>
        </w:tc>
        <w:tc>
          <w:tcPr>
            <w:tcW w:w="0" w:type="auto"/>
            <w:noWrap/>
          </w:tcPr>
          <w:p w14:paraId="7623EC12" w14:textId="77777777" w:rsidR="009D4DDE" w:rsidRDefault="009D4DDE" w:rsidP="00EF6B70">
            <w:pPr>
              <w:spacing w:line="240" w:lineRule="auto"/>
              <w:ind w:firstLineChars="0" w:firstLine="0"/>
              <w:rPr>
                <w:rFonts w:ascii="宋体" w:hAnsi="宋体"/>
                <w:sz w:val="21"/>
                <w:szCs w:val="21"/>
              </w:rPr>
            </w:pPr>
          </w:p>
        </w:tc>
        <w:tc>
          <w:tcPr>
            <w:tcW w:w="0" w:type="auto"/>
            <w:noWrap/>
          </w:tcPr>
          <w:p w14:paraId="5B245C62" w14:textId="77777777" w:rsidR="009D4DDE" w:rsidRDefault="009D4DDE" w:rsidP="00EF6B70">
            <w:pPr>
              <w:spacing w:line="240" w:lineRule="auto"/>
              <w:ind w:firstLineChars="0" w:firstLine="0"/>
              <w:rPr>
                <w:rFonts w:ascii="宋体" w:hAnsi="宋体"/>
                <w:sz w:val="21"/>
                <w:szCs w:val="21"/>
              </w:rPr>
            </w:pPr>
          </w:p>
        </w:tc>
        <w:tc>
          <w:tcPr>
            <w:tcW w:w="0" w:type="auto"/>
            <w:noWrap/>
          </w:tcPr>
          <w:p w14:paraId="1CF90088" w14:textId="77777777" w:rsidR="009D4DDE" w:rsidRDefault="009D4DDE" w:rsidP="00EF6B70">
            <w:pPr>
              <w:spacing w:line="240" w:lineRule="auto"/>
              <w:ind w:firstLineChars="0" w:firstLine="0"/>
              <w:rPr>
                <w:rFonts w:ascii="宋体" w:hAnsi="宋体"/>
                <w:sz w:val="21"/>
                <w:szCs w:val="21"/>
              </w:rPr>
            </w:pPr>
          </w:p>
        </w:tc>
      </w:tr>
      <w:tr w:rsidR="009D4DDE" w14:paraId="44AA274B" w14:textId="77777777" w:rsidTr="00EF6B70">
        <w:trPr>
          <w:jc w:val="center"/>
        </w:trPr>
        <w:tc>
          <w:tcPr>
            <w:tcW w:w="0" w:type="auto"/>
            <w:noWrap/>
          </w:tcPr>
          <w:p w14:paraId="7785E769" w14:textId="77777777" w:rsidR="009D4DDE" w:rsidRDefault="009D4DDE" w:rsidP="00EF6B70">
            <w:pPr>
              <w:spacing w:line="240" w:lineRule="auto"/>
              <w:ind w:firstLineChars="0" w:firstLine="0"/>
              <w:jc w:val="left"/>
              <w:rPr>
                <w:rFonts w:ascii="宋体" w:hAnsi="宋体"/>
                <w:sz w:val="21"/>
                <w:szCs w:val="21"/>
              </w:rPr>
            </w:pPr>
            <w:r>
              <w:rPr>
                <w:rFonts w:hint="eastAsia"/>
                <w:sz w:val="21"/>
                <w:szCs w:val="21"/>
              </w:rPr>
              <w:t>1</w:t>
            </w:r>
            <w:r>
              <w:rPr>
                <w:rFonts w:hint="eastAsia"/>
                <w:sz w:val="21"/>
                <w:szCs w:val="21"/>
              </w:rPr>
              <w:t>、</w:t>
            </w:r>
            <w:r>
              <w:rPr>
                <w:rFonts w:hint="eastAsia"/>
                <w:sz w:val="21"/>
                <w:szCs w:val="21"/>
              </w:rPr>
              <w:t>2</w:t>
            </w:r>
            <w:r>
              <w:rPr>
                <w:rFonts w:hint="eastAsia"/>
                <w:sz w:val="21"/>
                <w:szCs w:val="21"/>
              </w:rPr>
              <w:t>、</w:t>
            </w:r>
            <w:r>
              <w:rPr>
                <w:rFonts w:hint="eastAsia"/>
                <w:sz w:val="21"/>
                <w:szCs w:val="21"/>
              </w:rPr>
              <w:t>3</w:t>
            </w:r>
            <w:r>
              <w:rPr>
                <w:rFonts w:hint="eastAsia"/>
                <w:sz w:val="21"/>
                <w:szCs w:val="21"/>
              </w:rPr>
              <w:t>导流洞洞挖</w:t>
            </w:r>
          </w:p>
        </w:tc>
        <w:tc>
          <w:tcPr>
            <w:tcW w:w="0" w:type="auto"/>
            <w:noWrap/>
          </w:tcPr>
          <w:p w14:paraId="670BACD1" w14:textId="77777777" w:rsidR="009D4DDE" w:rsidRDefault="009D4DDE" w:rsidP="00EF6B70">
            <w:pPr>
              <w:spacing w:line="240" w:lineRule="auto"/>
              <w:ind w:firstLineChars="0" w:firstLine="0"/>
              <w:rPr>
                <w:rFonts w:ascii="宋体" w:hAnsi="宋体"/>
                <w:sz w:val="21"/>
                <w:szCs w:val="21"/>
              </w:rPr>
            </w:pPr>
          </w:p>
        </w:tc>
        <w:tc>
          <w:tcPr>
            <w:tcW w:w="0" w:type="auto"/>
            <w:noWrap/>
          </w:tcPr>
          <w:p w14:paraId="45F1A990" w14:textId="77777777" w:rsidR="009D4DDE" w:rsidRDefault="009D4DDE" w:rsidP="00EF6B70">
            <w:pPr>
              <w:spacing w:line="240" w:lineRule="auto"/>
              <w:ind w:firstLineChars="0" w:firstLine="0"/>
              <w:rPr>
                <w:rFonts w:ascii="宋体" w:hAnsi="宋体"/>
                <w:sz w:val="21"/>
                <w:szCs w:val="21"/>
              </w:rPr>
            </w:pPr>
          </w:p>
        </w:tc>
        <w:tc>
          <w:tcPr>
            <w:tcW w:w="0" w:type="auto"/>
            <w:noWrap/>
          </w:tcPr>
          <w:p w14:paraId="6302D8C5" w14:textId="77777777" w:rsidR="009D4DDE" w:rsidRDefault="009D4DDE" w:rsidP="00EF6B70">
            <w:pPr>
              <w:spacing w:line="240" w:lineRule="auto"/>
              <w:ind w:firstLineChars="0" w:firstLine="0"/>
              <w:jc w:val="right"/>
              <w:rPr>
                <w:rFonts w:ascii="宋体" w:hAnsi="宋体"/>
                <w:sz w:val="21"/>
                <w:szCs w:val="21"/>
              </w:rPr>
            </w:pPr>
            <w:r>
              <w:rPr>
                <w:rFonts w:hint="eastAsia"/>
                <w:sz w:val="21"/>
                <w:szCs w:val="21"/>
              </w:rPr>
              <w:t>1682400</w:t>
            </w:r>
          </w:p>
        </w:tc>
        <w:tc>
          <w:tcPr>
            <w:tcW w:w="0" w:type="auto"/>
            <w:noWrap/>
          </w:tcPr>
          <w:p w14:paraId="7F42E723" w14:textId="77777777" w:rsidR="009D4DDE" w:rsidRDefault="009D4DDE" w:rsidP="00EF6B70">
            <w:pPr>
              <w:spacing w:line="240" w:lineRule="auto"/>
              <w:ind w:firstLineChars="0" w:firstLine="0"/>
              <w:rPr>
                <w:rFonts w:ascii="宋体" w:hAnsi="宋体"/>
                <w:sz w:val="21"/>
                <w:szCs w:val="21"/>
              </w:rPr>
            </w:pPr>
          </w:p>
        </w:tc>
      </w:tr>
      <w:tr w:rsidR="009D4DDE" w14:paraId="59C0CADD" w14:textId="77777777" w:rsidTr="00EF6B70">
        <w:trPr>
          <w:jc w:val="center"/>
        </w:trPr>
        <w:tc>
          <w:tcPr>
            <w:tcW w:w="0" w:type="auto"/>
            <w:noWrap/>
          </w:tcPr>
          <w:p w14:paraId="4EB25292" w14:textId="77777777" w:rsidR="009D4DDE" w:rsidRDefault="009D4DDE" w:rsidP="00EF6B70">
            <w:pPr>
              <w:spacing w:line="240" w:lineRule="auto"/>
              <w:ind w:firstLineChars="0" w:firstLine="0"/>
              <w:jc w:val="left"/>
              <w:rPr>
                <w:rFonts w:ascii="宋体" w:hAnsi="宋体"/>
                <w:sz w:val="21"/>
                <w:szCs w:val="21"/>
              </w:rPr>
            </w:pPr>
            <w:r>
              <w:rPr>
                <w:rFonts w:hint="eastAsia"/>
                <w:sz w:val="21"/>
                <w:szCs w:val="21"/>
              </w:rPr>
              <w:t>1</w:t>
            </w:r>
            <w:r>
              <w:rPr>
                <w:rFonts w:hint="eastAsia"/>
                <w:sz w:val="21"/>
                <w:szCs w:val="21"/>
              </w:rPr>
              <w:t>、</w:t>
            </w:r>
            <w:r>
              <w:rPr>
                <w:rFonts w:hint="eastAsia"/>
                <w:sz w:val="21"/>
                <w:szCs w:val="21"/>
              </w:rPr>
              <w:t>2</w:t>
            </w:r>
            <w:r>
              <w:rPr>
                <w:rFonts w:hint="eastAsia"/>
                <w:sz w:val="21"/>
                <w:szCs w:val="21"/>
              </w:rPr>
              <w:t>、</w:t>
            </w:r>
            <w:r>
              <w:rPr>
                <w:rFonts w:hint="eastAsia"/>
                <w:sz w:val="21"/>
                <w:szCs w:val="21"/>
              </w:rPr>
              <w:t>3</w:t>
            </w:r>
            <w:r>
              <w:rPr>
                <w:rFonts w:hint="eastAsia"/>
                <w:sz w:val="21"/>
                <w:szCs w:val="21"/>
              </w:rPr>
              <w:t>导流洞混凝土浇筑</w:t>
            </w:r>
          </w:p>
        </w:tc>
        <w:tc>
          <w:tcPr>
            <w:tcW w:w="0" w:type="auto"/>
            <w:noWrap/>
          </w:tcPr>
          <w:p w14:paraId="2A167B37" w14:textId="77777777" w:rsidR="009D4DDE" w:rsidRDefault="009D4DDE" w:rsidP="00EF6B70">
            <w:pPr>
              <w:spacing w:line="240" w:lineRule="auto"/>
              <w:ind w:firstLineChars="0" w:firstLine="0"/>
              <w:rPr>
                <w:rFonts w:ascii="宋体" w:hAnsi="宋体"/>
                <w:sz w:val="21"/>
                <w:szCs w:val="21"/>
              </w:rPr>
            </w:pPr>
          </w:p>
        </w:tc>
        <w:tc>
          <w:tcPr>
            <w:tcW w:w="0" w:type="auto"/>
            <w:noWrap/>
          </w:tcPr>
          <w:p w14:paraId="3B81AE18" w14:textId="77777777" w:rsidR="009D4DDE" w:rsidRDefault="009D4DDE" w:rsidP="00EF6B70">
            <w:pPr>
              <w:spacing w:line="240" w:lineRule="auto"/>
              <w:ind w:firstLineChars="0" w:firstLine="0"/>
              <w:rPr>
                <w:rFonts w:ascii="宋体" w:hAnsi="宋体"/>
                <w:sz w:val="21"/>
                <w:szCs w:val="21"/>
              </w:rPr>
            </w:pPr>
          </w:p>
        </w:tc>
        <w:tc>
          <w:tcPr>
            <w:tcW w:w="0" w:type="auto"/>
            <w:noWrap/>
          </w:tcPr>
          <w:p w14:paraId="7900A2A3" w14:textId="77777777" w:rsidR="009D4DDE" w:rsidRDefault="009D4DDE" w:rsidP="00EF6B70">
            <w:pPr>
              <w:spacing w:line="240" w:lineRule="auto"/>
              <w:ind w:firstLineChars="0" w:firstLine="0"/>
              <w:rPr>
                <w:rFonts w:ascii="宋体" w:hAnsi="宋体"/>
                <w:sz w:val="21"/>
                <w:szCs w:val="21"/>
              </w:rPr>
            </w:pPr>
          </w:p>
        </w:tc>
        <w:tc>
          <w:tcPr>
            <w:tcW w:w="0" w:type="auto"/>
            <w:noWrap/>
          </w:tcPr>
          <w:p w14:paraId="286C31D7" w14:textId="77777777" w:rsidR="009D4DDE" w:rsidRDefault="009D4DDE" w:rsidP="00EF6B70">
            <w:pPr>
              <w:spacing w:line="240" w:lineRule="auto"/>
              <w:ind w:firstLineChars="0" w:firstLine="0"/>
              <w:jc w:val="right"/>
              <w:rPr>
                <w:rFonts w:ascii="宋体" w:hAnsi="宋体"/>
                <w:sz w:val="21"/>
                <w:szCs w:val="21"/>
              </w:rPr>
            </w:pPr>
            <w:r>
              <w:rPr>
                <w:rFonts w:hint="eastAsia"/>
                <w:sz w:val="21"/>
                <w:szCs w:val="21"/>
              </w:rPr>
              <w:t>482100</w:t>
            </w:r>
          </w:p>
        </w:tc>
      </w:tr>
      <w:tr w:rsidR="009D4DDE" w14:paraId="76CE447B" w14:textId="77777777" w:rsidTr="00EF6B70">
        <w:trPr>
          <w:jc w:val="center"/>
        </w:trPr>
        <w:tc>
          <w:tcPr>
            <w:tcW w:w="0" w:type="auto"/>
            <w:noWrap/>
          </w:tcPr>
          <w:p w14:paraId="54335E3F" w14:textId="77777777" w:rsidR="009D4DDE" w:rsidRDefault="009D4DDE" w:rsidP="00EF6B70">
            <w:pPr>
              <w:spacing w:line="240" w:lineRule="auto"/>
              <w:ind w:firstLineChars="0" w:firstLine="0"/>
              <w:jc w:val="left"/>
              <w:rPr>
                <w:rFonts w:ascii="宋体" w:hAnsi="宋体"/>
                <w:sz w:val="21"/>
                <w:szCs w:val="21"/>
              </w:rPr>
            </w:pPr>
            <w:r>
              <w:rPr>
                <w:rFonts w:hint="eastAsia"/>
                <w:sz w:val="21"/>
                <w:szCs w:val="21"/>
              </w:rPr>
              <w:t>1</w:t>
            </w:r>
            <w:r>
              <w:rPr>
                <w:rFonts w:hint="eastAsia"/>
                <w:sz w:val="21"/>
                <w:szCs w:val="21"/>
              </w:rPr>
              <w:t>、</w:t>
            </w:r>
            <w:r>
              <w:rPr>
                <w:rFonts w:hint="eastAsia"/>
                <w:sz w:val="21"/>
                <w:szCs w:val="21"/>
              </w:rPr>
              <w:t>2</w:t>
            </w:r>
            <w:r>
              <w:rPr>
                <w:rFonts w:hint="eastAsia"/>
                <w:sz w:val="21"/>
                <w:szCs w:val="21"/>
              </w:rPr>
              <w:t>、</w:t>
            </w:r>
            <w:r>
              <w:rPr>
                <w:rFonts w:hint="eastAsia"/>
                <w:sz w:val="21"/>
                <w:szCs w:val="21"/>
              </w:rPr>
              <w:t>3</w:t>
            </w:r>
            <w:r>
              <w:rPr>
                <w:rFonts w:hint="eastAsia"/>
                <w:sz w:val="21"/>
                <w:szCs w:val="21"/>
              </w:rPr>
              <w:t>导流洞进口石方明挖</w:t>
            </w:r>
          </w:p>
        </w:tc>
        <w:tc>
          <w:tcPr>
            <w:tcW w:w="0" w:type="auto"/>
            <w:noWrap/>
          </w:tcPr>
          <w:p w14:paraId="51B3682F" w14:textId="77777777" w:rsidR="009D4DDE" w:rsidRDefault="009D4DDE" w:rsidP="00EF6B70">
            <w:pPr>
              <w:spacing w:line="240" w:lineRule="auto"/>
              <w:ind w:firstLineChars="0" w:firstLine="0"/>
              <w:rPr>
                <w:rFonts w:ascii="宋体" w:hAnsi="宋体"/>
                <w:sz w:val="21"/>
                <w:szCs w:val="21"/>
              </w:rPr>
            </w:pPr>
          </w:p>
        </w:tc>
        <w:tc>
          <w:tcPr>
            <w:tcW w:w="0" w:type="auto"/>
            <w:noWrap/>
          </w:tcPr>
          <w:p w14:paraId="6AB0AFFC" w14:textId="77777777" w:rsidR="009D4DDE" w:rsidRDefault="009D4DDE" w:rsidP="00EF6B70">
            <w:pPr>
              <w:spacing w:line="240" w:lineRule="auto"/>
              <w:ind w:firstLineChars="0" w:firstLine="0"/>
              <w:jc w:val="right"/>
              <w:rPr>
                <w:rFonts w:ascii="宋体" w:hAnsi="宋体"/>
                <w:sz w:val="21"/>
                <w:szCs w:val="21"/>
              </w:rPr>
            </w:pPr>
            <w:r>
              <w:rPr>
                <w:rFonts w:hint="eastAsia"/>
                <w:sz w:val="21"/>
                <w:szCs w:val="21"/>
              </w:rPr>
              <w:t>688500</w:t>
            </w:r>
          </w:p>
        </w:tc>
        <w:tc>
          <w:tcPr>
            <w:tcW w:w="0" w:type="auto"/>
            <w:noWrap/>
          </w:tcPr>
          <w:p w14:paraId="175C3961" w14:textId="77777777" w:rsidR="009D4DDE" w:rsidRDefault="009D4DDE" w:rsidP="00EF6B70">
            <w:pPr>
              <w:spacing w:line="240" w:lineRule="auto"/>
              <w:ind w:firstLineChars="0" w:firstLine="0"/>
              <w:rPr>
                <w:rFonts w:ascii="宋体" w:hAnsi="宋体"/>
                <w:sz w:val="21"/>
                <w:szCs w:val="21"/>
              </w:rPr>
            </w:pPr>
          </w:p>
        </w:tc>
        <w:tc>
          <w:tcPr>
            <w:tcW w:w="0" w:type="auto"/>
            <w:noWrap/>
          </w:tcPr>
          <w:p w14:paraId="4812081E" w14:textId="77777777" w:rsidR="009D4DDE" w:rsidRDefault="009D4DDE" w:rsidP="00EF6B70">
            <w:pPr>
              <w:spacing w:line="240" w:lineRule="auto"/>
              <w:ind w:firstLineChars="0" w:firstLine="0"/>
              <w:rPr>
                <w:rFonts w:ascii="宋体" w:hAnsi="宋体"/>
                <w:sz w:val="21"/>
                <w:szCs w:val="21"/>
              </w:rPr>
            </w:pPr>
          </w:p>
        </w:tc>
      </w:tr>
      <w:tr w:rsidR="009D4DDE" w14:paraId="7F5C4634" w14:textId="77777777" w:rsidTr="00EF6B70">
        <w:trPr>
          <w:jc w:val="center"/>
        </w:trPr>
        <w:tc>
          <w:tcPr>
            <w:tcW w:w="0" w:type="auto"/>
            <w:noWrap/>
          </w:tcPr>
          <w:p w14:paraId="62261DDD" w14:textId="77777777" w:rsidR="009D4DDE" w:rsidRDefault="009D4DDE" w:rsidP="00EF6B70">
            <w:pPr>
              <w:spacing w:line="240" w:lineRule="auto"/>
              <w:ind w:firstLineChars="0" w:firstLine="0"/>
              <w:jc w:val="left"/>
              <w:rPr>
                <w:rFonts w:ascii="宋体" w:hAnsi="宋体"/>
                <w:sz w:val="21"/>
                <w:szCs w:val="21"/>
              </w:rPr>
            </w:pPr>
            <w:r>
              <w:rPr>
                <w:rFonts w:hint="eastAsia"/>
                <w:sz w:val="21"/>
                <w:szCs w:val="21"/>
              </w:rPr>
              <w:t>1</w:t>
            </w:r>
            <w:r>
              <w:rPr>
                <w:rFonts w:hint="eastAsia"/>
                <w:sz w:val="21"/>
                <w:szCs w:val="21"/>
              </w:rPr>
              <w:t>、</w:t>
            </w:r>
            <w:r>
              <w:rPr>
                <w:rFonts w:hint="eastAsia"/>
                <w:sz w:val="21"/>
                <w:szCs w:val="21"/>
              </w:rPr>
              <w:t>2</w:t>
            </w:r>
            <w:r>
              <w:rPr>
                <w:rFonts w:hint="eastAsia"/>
                <w:sz w:val="21"/>
                <w:szCs w:val="21"/>
              </w:rPr>
              <w:t>、</w:t>
            </w:r>
            <w:r>
              <w:rPr>
                <w:rFonts w:hint="eastAsia"/>
                <w:sz w:val="21"/>
                <w:szCs w:val="21"/>
              </w:rPr>
              <w:t>3</w:t>
            </w:r>
            <w:r>
              <w:rPr>
                <w:rFonts w:hint="eastAsia"/>
                <w:sz w:val="21"/>
                <w:szCs w:val="21"/>
              </w:rPr>
              <w:t>导流洞进口土方明挖</w:t>
            </w:r>
          </w:p>
        </w:tc>
        <w:tc>
          <w:tcPr>
            <w:tcW w:w="0" w:type="auto"/>
            <w:noWrap/>
          </w:tcPr>
          <w:p w14:paraId="6B5498CD" w14:textId="77777777" w:rsidR="009D4DDE" w:rsidRDefault="009D4DDE" w:rsidP="00EF6B70">
            <w:pPr>
              <w:spacing w:line="240" w:lineRule="auto"/>
              <w:ind w:firstLineChars="0" w:firstLine="0"/>
              <w:jc w:val="right"/>
              <w:rPr>
                <w:rFonts w:ascii="宋体" w:hAnsi="宋体"/>
                <w:sz w:val="21"/>
                <w:szCs w:val="21"/>
              </w:rPr>
            </w:pPr>
            <w:r>
              <w:rPr>
                <w:rFonts w:hint="eastAsia"/>
                <w:sz w:val="21"/>
                <w:szCs w:val="21"/>
              </w:rPr>
              <w:t>27600</w:t>
            </w:r>
          </w:p>
        </w:tc>
        <w:tc>
          <w:tcPr>
            <w:tcW w:w="0" w:type="auto"/>
            <w:noWrap/>
          </w:tcPr>
          <w:p w14:paraId="2776D16F" w14:textId="77777777" w:rsidR="009D4DDE" w:rsidRDefault="009D4DDE" w:rsidP="00EF6B70">
            <w:pPr>
              <w:spacing w:line="240" w:lineRule="auto"/>
              <w:ind w:firstLineChars="0" w:firstLine="0"/>
              <w:rPr>
                <w:rFonts w:ascii="宋体" w:hAnsi="宋体"/>
                <w:sz w:val="21"/>
                <w:szCs w:val="21"/>
              </w:rPr>
            </w:pPr>
          </w:p>
        </w:tc>
        <w:tc>
          <w:tcPr>
            <w:tcW w:w="0" w:type="auto"/>
            <w:noWrap/>
          </w:tcPr>
          <w:p w14:paraId="144D449A" w14:textId="77777777" w:rsidR="009D4DDE" w:rsidRDefault="009D4DDE" w:rsidP="00EF6B70">
            <w:pPr>
              <w:spacing w:line="240" w:lineRule="auto"/>
              <w:ind w:firstLineChars="0" w:firstLine="0"/>
              <w:rPr>
                <w:rFonts w:ascii="宋体" w:hAnsi="宋体"/>
                <w:sz w:val="21"/>
                <w:szCs w:val="21"/>
              </w:rPr>
            </w:pPr>
          </w:p>
        </w:tc>
        <w:tc>
          <w:tcPr>
            <w:tcW w:w="0" w:type="auto"/>
            <w:noWrap/>
          </w:tcPr>
          <w:p w14:paraId="734D810A" w14:textId="77777777" w:rsidR="009D4DDE" w:rsidRDefault="009D4DDE" w:rsidP="00EF6B70">
            <w:pPr>
              <w:spacing w:line="240" w:lineRule="auto"/>
              <w:ind w:firstLineChars="0" w:firstLine="0"/>
              <w:rPr>
                <w:rFonts w:ascii="宋体" w:hAnsi="宋体"/>
                <w:sz w:val="21"/>
                <w:szCs w:val="21"/>
              </w:rPr>
            </w:pPr>
          </w:p>
        </w:tc>
      </w:tr>
      <w:tr w:rsidR="009D4DDE" w14:paraId="070064ED" w14:textId="77777777" w:rsidTr="00EF6B70">
        <w:trPr>
          <w:jc w:val="center"/>
        </w:trPr>
        <w:tc>
          <w:tcPr>
            <w:tcW w:w="0" w:type="auto"/>
            <w:noWrap/>
          </w:tcPr>
          <w:p w14:paraId="11FE368C" w14:textId="77777777" w:rsidR="009D4DDE" w:rsidRDefault="009D4DDE" w:rsidP="00EF6B70">
            <w:pPr>
              <w:spacing w:line="240" w:lineRule="auto"/>
              <w:ind w:firstLineChars="0" w:firstLine="0"/>
              <w:jc w:val="left"/>
              <w:rPr>
                <w:rFonts w:ascii="宋体" w:hAnsi="宋体"/>
                <w:sz w:val="21"/>
                <w:szCs w:val="21"/>
              </w:rPr>
            </w:pPr>
            <w:r>
              <w:rPr>
                <w:rFonts w:hint="eastAsia"/>
                <w:sz w:val="21"/>
                <w:szCs w:val="21"/>
              </w:rPr>
              <w:t>左岸导流洞施工支洞施工</w:t>
            </w:r>
          </w:p>
        </w:tc>
        <w:tc>
          <w:tcPr>
            <w:tcW w:w="0" w:type="auto"/>
            <w:noWrap/>
          </w:tcPr>
          <w:p w14:paraId="607F63DC" w14:textId="77777777" w:rsidR="009D4DDE" w:rsidRDefault="009D4DDE" w:rsidP="00EF6B70">
            <w:pPr>
              <w:spacing w:line="240" w:lineRule="auto"/>
              <w:ind w:firstLineChars="0" w:firstLine="0"/>
              <w:rPr>
                <w:rFonts w:ascii="宋体" w:hAnsi="宋体"/>
                <w:sz w:val="21"/>
                <w:szCs w:val="21"/>
              </w:rPr>
            </w:pPr>
          </w:p>
        </w:tc>
        <w:tc>
          <w:tcPr>
            <w:tcW w:w="0" w:type="auto"/>
            <w:noWrap/>
          </w:tcPr>
          <w:p w14:paraId="1226E84F" w14:textId="77777777" w:rsidR="009D4DDE" w:rsidRDefault="009D4DDE" w:rsidP="00EF6B70">
            <w:pPr>
              <w:spacing w:line="240" w:lineRule="auto"/>
              <w:ind w:firstLineChars="0" w:firstLine="0"/>
              <w:rPr>
                <w:rFonts w:ascii="宋体" w:hAnsi="宋体"/>
                <w:sz w:val="21"/>
                <w:szCs w:val="21"/>
              </w:rPr>
            </w:pPr>
          </w:p>
        </w:tc>
        <w:tc>
          <w:tcPr>
            <w:tcW w:w="0" w:type="auto"/>
            <w:noWrap/>
          </w:tcPr>
          <w:p w14:paraId="79AADC10" w14:textId="77777777" w:rsidR="009D4DDE" w:rsidRDefault="009D4DDE" w:rsidP="00EF6B70">
            <w:pPr>
              <w:spacing w:line="240" w:lineRule="auto"/>
              <w:ind w:firstLineChars="0" w:firstLine="0"/>
              <w:rPr>
                <w:rFonts w:ascii="宋体" w:hAnsi="宋体"/>
                <w:sz w:val="21"/>
                <w:szCs w:val="21"/>
              </w:rPr>
            </w:pPr>
          </w:p>
        </w:tc>
        <w:tc>
          <w:tcPr>
            <w:tcW w:w="0" w:type="auto"/>
            <w:noWrap/>
          </w:tcPr>
          <w:p w14:paraId="2AC948F3" w14:textId="77777777" w:rsidR="009D4DDE" w:rsidRDefault="009D4DDE" w:rsidP="00EF6B70">
            <w:pPr>
              <w:spacing w:line="240" w:lineRule="auto"/>
              <w:ind w:firstLineChars="0" w:firstLine="0"/>
              <w:rPr>
                <w:rFonts w:ascii="宋体" w:hAnsi="宋体"/>
                <w:sz w:val="21"/>
                <w:szCs w:val="21"/>
              </w:rPr>
            </w:pPr>
          </w:p>
        </w:tc>
      </w:tr>
    </w:tbl>
    <w:p w14:paraId="352C98FD" w14:textId="77777777" w:rsidR="009D4DDE" w:rsidRDefault="009D4DDE" w:rsidP="009D4DDE">
      <w:pPr>
        <w:pStyle w:val="ae"/>
      </w:pPr>
      <w:r>
        <w:lastRenderedPageBreak/>
        <w:fldChar w:fldCharType="begin"/>
      </w:r>
      <w:r>
        <w:rPr>
          <w:rFonts w:hint="eastAsia"/>
        </w:rPr>
        <w:instrText xml:space="preserve">ref </w:instrText>
      </w:r>
      <w:r>
        <w:rPr>
          <w:rFonts w:hint="eastAsia"/>
        </w:rPr>
        <w:instrText>土石方平衡表</w:instrText>
      </w:r>
      <w:r>
        <w:fldChar w:fldCharType="separate"/>
      </w:r>
      <w:r>
        <w:rPr>
          <w:rFonts w:hint="eastAsia"/>
        </w:rPr>
        <w:t>表</w:t>
      </w:r>
      <w:r>
        <w:rPr>
          <w:noProof/>
        </w:rPr>
        <w:t>10</w:t>
      </w:r>
      <w:r w:rsidRPr="00586411">
        <w:t>.</w:t>
      </w:r>
      <w:r>
        <w:rPr>
          <w:noProof/>
        </w:rPr>
        <w:t>6</w:t>
      </w:r>
      <w:r>
        <w:fldChar w:fldCharType="end"/>
      </w:r>
      <w:r>
        <w:rPr>
          <w:rFonts w:hint="eastAsia"/>
        </w:rPr>
        <w:tab/>
      </w:r>
      <w:r>
        <w:rPr>
          <w:rFonts w:hint="eastAsia"/>
        </w:rPr>
        <w:t>土石方平衡表（</w:t>
      </w:r>
      <w:r w:rsidRPr="001B0959">
        <w:rPr>
          <w:rFonts w:hint="eastAsia"/>
        </w:rPr>
        <w:t>基本料性含量</w:t>
      </w:r>
      <w:r>
        <w:rPr>
          <w:rFonts w:hint="eastAsia"/>
        </w:rPr>
        <w:t>部分）</w:t>
      </w:r>
    </w:p>
    <w:tbl>
      <w:tblPr>
        <w:tblStyle w:val="af1"/>
        <w:tblW w:w="0" w:type="auto"/>
        <w:jc w:val="center"/>
        <w:tblLook w:val="01E0" w:firstRow="1" w:lastRow="1" w:firstColumn="1" w:lastColumn="1" w:noHBand="0" w:noVBand="0"/>
      </w:tblPr>
      <w:tblGrid>
        <w:gridCol w:w="2894"/>
        <w:gridCol w:w="741"/>
        <w:gridCol w:w="1126"/>
        <w:gridCol w:w="1476"/>
        <w:gridCol w:w="951"/>
        <w:gridCol w:w="1266"/>
      </w:tblGrid>
      <w:tr w:rsidR="009D4DDE" w14:paraId="699BE1C4" w14:textId="77777777" w:rsidTr="00EF6B70">
        <w:trPr>
          <w:jc w:val="center"/>
        </w:trPr>
        <w:tc>
          <w:tcPr>
            <w:tcW w:w="0" w:type="auto"/>
            <w:vMerge w:val="restart"/>
            <w:tcBorders>
              <w:top w:val="single" w:sz="12" w:space="0" w:color="auto"/>
            </w:tcBorders>
            <w:noWrap/>
          </w:tcPr>
          <w:p w14:paraId="0AF5E0EE" w14:textId="77777777" w:rsidR="009D4DDE" w:rsidRDefault="009D4DDE" w:rsidP="00EF6B70">
            <w:pPr>
              <w:spacing w:line="240" w:lineRule="auto"/>
              <w:ind w:firstLineChars="0" w:firstLine="0"/>
              <w:rPr>
                <w:rFonts w:ascii="宋体" w:hAnsi="宋体"/>
                <w:sz w:val="21"/>
                <w:szCs w:val="21"/>
              </w:rPr>
            </w:pPr>
          </w:p>
        </w:tc>
        <w:tc>
          <w:tcPr>
            <w:tcW w:w="0" w:type="auto"/>
            <w:gridSpan w:val="5"/>
            <w:tcBorders>
              <w:top w:val="single" w:sz="12" w:space="0" w:color="auto"/>
            </w:tcBorders>
            <w:noWrap/>
          </w:tcPr>
          <w:p w14:paraId="15C2B4B9" w14:textId="77777777" w:rsidR="009D4DDE" w:rsidRDefault="009D4DDE" w:rsidP="00EF6B70">
            <w:pPr>
              <w:spacing w:line="240" w:lineRule="auto"/>
              <w:ind w:firstLineChars="0" w:firstLine="0"/>
              <w:rPr>
                <w:rFonts w:ascii="宋体" w:hAnsi="宋体"/>
                <w:sz w:val="21"/>
                <w:szCs w:val="21"/>
              </w:rPr>
            </w:pPr>
            <w:r>
              <w:rPr>
                <w:rFonts w:hint="eastAsia"/>
                <w:sz w:val="21"/>
                <w:szCs w:val="21"/>
              </w:rPr>
              <w:t>基本料性含量</w:t>
            </w:r>
          </w:p>
        </w:tc>
      </w:tr>
      <w:tr w:rsidR="009D4DDE" w14:paraId="51944F3A" w14:textId="77777777" w:rsidTr="00EF6B70">
        <w:trPr>
          <w:jc w:val="center"/>
        </w:trPr>
        <w:tc>
          <w:tcPr>
            <w:tcW w:w="0" w:type="auto"/>
            <w:vMerge/>
            <w:tcBorders>
              <w:bottom w:val="single" w:sz="4" w:space="0" w:color="auto"/>
            </w:tcBorders>
            <w:noWrap/>
          </w:tcPr>
          <w:p w14:paraId="1C30FDC3" w14:textId="77777777" w:rsidR="009D4DDE" w:rsidRDefault="009D4DDE" w:rsidP="00EF6B70">
            <w:pPr>
              <w:spacing w:line="240" w:lineRule="auto"/>
              <w:ind w:firstLineChars="0" w:firstLine="0"/>
              <w:jc w:val="left"/>
              <w:rPr>
                <w:rFonts w:ascii="宋体" w:hAnsi="宋体"/>
                <w:sz w:val="21"/>
                <w:szCs w:val="21"/>
              </w:rPr>
            </w:pPr>
          </w:p>
        </w:tc>
        <w:tc>
          <w:tcPr>
            <w:tcW w:w="0" w:type="auto"/>
            <w:tcBorders>
              <w:bottom w:val="single" w:sz="4" w:space="0" w:color="auto"/>
            </w:tcBorders>
            <w:noWrap/>
          </w:tcPr>
          <w:p w14:paraId="1E83E85A" w14:textId="77777777" w:rsidR="009D4DDE" w:rsidRDefault="009D4DDE" w:rsidP="00EF6B70">
            <w:pPr>
              <w:spacing w:line="240" w:lineRule="auto"/>
              <w:ind w:firstLineChars="0" w:firstLine="0"/>
              <w:rPr>
                <w:rFonts w:ascii="宋体" w:hAnsi="宋体"/>
                <w:sz w:val="21"/>
                <w:szCs w:val="21"/>
              </w:rPr>
            </w:pPr>
            <w:r>
              <w:rPr>
                <w:rFonts w:hint="eastAsia"/>
                <w:sz w:val="21"/>
                <w:szCs w:val="21"/>
              </w:rPr>
              <w:t>土料</w:t>
            </w:r>
          </w:p>
        </w:tc>
        <w:tc>
          <w:tcPr>
            <w:tcW w:w="0" w:type="auto"/>
            <w:tcBorders>
              <w:bottom w:val="single" w:sz="4" w:space="0" w:color="auto"/>
            </w:tcBorders>
            <w:noWrap/>
          </w:tcPr>
          <w:p w14:paraId="45757540" w14:textId="77777777" w:rsidR="009D4DDE" w:rsidRDefault="009D4DDE" w:rsidP="00EF6B70">
            <w:pPr>
              <w:spacing w:line="240" w:lineRule="auto"/>
              <w:ind w:firstLineChars="0" w:firstLine="0"/>
              <w:rPr>
                <w:rFonts w:ascii="宋体" w:hAnsi="宋体"/>
                <w:sz w:val="21"/>
                <w:szCs w:val="21"/>
              </w:rPr>
            </w:pPr>
            <w:r>
              <w:rPr>
                <w:rFonts w:hint="eastAsia"/>
                <w:sz w:val="21"/>
                <w:szCs w:val="21"/>
              </w:rPr>
              <w:t>隐</w:t>
            </w:r>
            <w:r>
              <w:rPr>
                <w:rFonts w:hint="eastAsia"/>
                <w:sz w:val="21"/>
                <w:szCs w:val="21"/>
              </w:rPr>
              <w:t>-</w:t>
            </w:r>
            <w:r>
              <w:rPr>
                <w:rFonts w:hint="eastAsia"/>
                <w:sz w:val="21"/>
                <w:szCs w:val="21"/>
              </w:rPr>
              <w:t>微晶岩</w:t>
            </w:r>
          </w:p>
        </w:tc>
        <w:tc>
          <w:tcPr>
            <w:tcW w:w="0" w:type="auto"/>
            <w:tcBorders>
              <w:bottom w:val="single" w:sz="4" w:space="0" w:color="auto"/>
            </w:tcBorders>
            <w:noWrap/>
          </w:tcPr>
          <w:p w14:paraId="461FE6B3" w14:textId="77777777" w:rsidR="009D4DDE" w:rsidRDefault="009D4DDE" w:rsidP="00EF6B70">
            <w:pPr>
              <w:spacing w:line="240" w:lineRule="auto"/>
              <w:ind w:firstLineChars="0" w:firstLine="0"/>
              <w:rPr>
                <w:rFonts w:ascii="宋体" w:hAnsi="宋体"/>
                <w:sz w:val="21"/>
                <w:szCs w:val="21"/>
              </w:rPr>
            </w:pPr>
            <w:r>
              <w:rPr>
                <w:rFonts w:hint="eastAsia"/>
                <w:sz w:val="21"/>
                <w:szCs w:val="21"/>
              </w:rPr>
              <w:t>含杏仁玄武岩</w:t>
            </w:r>
          </w:p>
        </w:tc>
        <w:tc>
          <w:tcPr>
            <w:tcW w:w="0" w:type="auto"/>
            <w:tcBorders>
              <w:bottom w:val="single" w:sz="4" w:space="0" w:color="auto"/>
            </w:tcBorders>
            <w:noWrap/>
          </w:tcPr>
          <w:p w14:paraId="50E241AF" w14:textId="77777777" w:rsidR="009D4DDE" w:rsidRDefault="009D4DDE" w:rsidP="00EF6B70">
            <w:pPr>
              <w:spacing w:line="240" w:lineRule="auto"/>
              <w:ind w:firstLineChars="0" w:firstLine="0"/>
              <w:rPr>
                <w:rFonts w:ascii="宋体" w:hAnsi="宋体"/>
                <w:sz w:val="21"/>
                <w:szCs w:val="21"/>
              </w:rPr>
            </w:pPr>
            <w:r>
              <w:rPr>
                <w:rFonts w:hint="eastAsia"/>
                <w:sz w:val="21"/>
                <w:szCs w:val="21"/>
              </w:rPr>
              <w:t>弃石料</w:t>
            </w:r>
          </w:p>
        </w:tc>
        <w:tc>
          <w:tcPr>
            <w:tcW w:w="0" w:type="auto"/>
            <w:tcBorders>
              <w:bottom w:val="single" w:sz="4" w:space="0" w:color="auto"/>
            </w:tcBorders>
            <w:noWrap/>
          </w:tcPr>
          <w:p w14:paraId="12FEBC8E" w14:textId="77777777" w:rsidR="009D4DDE" w:rsidRDefault="009D4DDE" w:rsidP="00EF6B70">
            <w:pPr>
              <w:spacing w:line="240" w:lineRule="auto"/>
              <w:ind w:firstLineChars="0" w:firstLine="0"/>
              <w:rPr>
                <w:rFonts w:ascii="宋体" w:hAnsi="宋体"/>
                <w:sz w:val="21"/>
                <w:szCs w:val="21"/>
              </w:rPr>
            </w:pPr>
            <w:r>
              <w:rPr>
                <w:rFonts w:hint="eastAsia"/>
                <w:sz w:val="21"/>
                <w:szCs w:val="21"/>
              </w:rPr>
              <w:t>混凝土水泥</w:t>
            </w:r>
          </w:p>
        </w:tc>
      </w:tr>
      <w:tr w:rsidR="009D4DDE" w14:paraId="5AB4927C" w14:textId="77777777" w:rsidTr="00EF6B70">
        <w:trPr>
          <w:jc w:val="center"/>
        </w:trPr>
        <w:tc>
          <w:tcPr>
            <w:tcW w:w="0" w:type="auto"/>
            <w:tcBorders>
              <w:top w:val="single" w:sz="4" w:space="0" w:color="auto"/>
            </w:tcBorders>
            <w:noWrap/>
          </w:tcPr>
          <w:p w14:paraId="41B05463" w14:textId="77777777" w:rsidR="009D4DDE" w:rsidRDefault="009D4DDE" w:rsidP="00EF6B70">
            <w:pPr>
              <w:spacing w:line="240" w:lineRule="auto"/>
              <w:ind w:firstLineChars="0" w:firstLine="0"/>
              <w:jc w:val="left"/>
              <w:rPr>
                <w:rFonts w:ascii="宋体" w:hAnsi="宋体"/>
                <w:sz w:val="21"/>
                <w:szCs w:val="21"/>
              </w:rPr>
            </w:pPr>
            <w:r>
              <w:rPr>
                <w:rFonts w:hint="eastAsia"/>
                <w:sz w:val="21"/>
                <w:szCs w:val="21"/>
              </w:rPr>
              <w:t>1#</w:t>
            </w:r>
            <w:r>
              <w:rPr>
                <w:rFonts w:hint="eastAsia"/>
                <w:sz w:val="21"/>
                <w:szCs w:val="21"/>
              </w:rPr>
              <w:t>、</w:t>
            </w:r>
            <w:r>
              <w:rPr>
                <w:rFonts w:hint="eastAsia"/>
                <w:sz w:val="21"/>
                <w:szCs w:val="21"/>
              </w:rPr>
              <w:t>2#</w:t>
            </w:r>
            <w:r>
              <w:rPr>
                <w:rFonts w:hint="eastAsia"/>
                <w:sz w:val="21"/>
                <w:szCs w:val="21"/>
              </w:rPr>
              <w:t>、</w:t>
            </w:r>
            <w:r>
              <w:rPr>
                <w:rFonts w:hint="eastAsia"/>
                <w:sz w:val="21"/>
                <w:szCs w:val="21"/>
              </w:rPr>
              <w:t>3#</w:t>
            </w:r>
            <w:r>
              <w:rPr>
                <w:rFonts w:hint="eastAsia"/>
                <w:sz w:val="21"/>
                <w:szCs w:val="21"/>
              </w:rPr>
              <w:t>导流洞封堵</w:t>
            </w:r>
          </w:p>
        </w:tc>
        <w:tc>
          <w:tcPr>
            <w:tcW w:w="0" w:type="auto"/>
            <w:tcBorders>
              <w:top w:val="single" w:sz="4" w:space="0" w:color="auto"/>
            </w:tcBorders>
            <w:noWrap/>
          </w:tcPr>
          <w:p w14:paraId="24A23E85" w14:textId="77777777" w:rsidR="009D4DDE" w:rsidRDefault="009D4DDE" w:rsidP="00EF6B70">
            <w:pPr>
              <w:spacing w:line="240" w:lineRule="auto"/>
              <w:ind w:firstLineChars="0" w:firstLine="0"/>
              <w:rPr>
                <w:rFonts w:ascii="宋体" w:hAnsi="宋体"/>
                <w:sz w:val="21"/>
                <w:szCs w:val="21"/>
              </w:rPr>
            </w:pPr>
          </w:p>
        </w:tc>
        <w:tc>
          <w:tcPr>
            <w:tcW w:w="0" w:type="auto"/>
            <w:tcBorders>
              <w:top w:val="single" w:sz="4" w:space="0" w:color="auto"/>
            </w:tcBorders>
            <w:noWrap/>
          </w:tcPr>
          <w:p w14:paraId="7F454503" w14:textId="77777777" w:rsidR="009D4DDE" w:rsidRDefault="009D4DDE" w:rsidP="00EF6B70">
            <w:pPr>
              <w:spacing w:line="240" w:lineRule="auto"/>
              <w:ind w:firstLineChars="0" w:firstLine="0"/>
              <w:rPr>
                <w:rFonts w:ascii="宋体" w:hAnsi="宋体"/>
                <w:sz w:val="21"/>
                <w:szCs w:val="21"/>
              </w:rPr>
            </w:pPr>
          </w:p>
        </w:tc>
        <w:tc>
          <w:tcPr>
            <w:tcW w:w="0" w:type="auto"/>
            <w:tcBorders>
              <w:top w:val="single" w:sz="4" w:space="0" w:color="auto"/>
            </w:tcBorders>
            <w:noWrap/>
          </w:tcPr>
          <w:p w14:paraId="1F7575FC" w14:textId="77777777" w:rsidR="009D4DDE" w:rsidRDefault="009D4DDE" w:rsidP="00EF6B70">
            <w:pPr>
              <w:spacing w:line="240" w:lineRule="auto"/>
              <w:ind w:firstLineChars="0" w:firstLine="0"/>
              <w:rPr>
                <w:rFonts w:ascii="宋体" w:hAnsi="宋体"/>
                <w:sz w:val="21"/>
                <w:szCs w:val="21"/>
              </w:rPr>
            </w:pPr>
          </w:p>
        </w:tc>
        <w:tc>
          <w:tcPr>
            <w:tcW w:w="0" w:type="auto"/>
            <w:tcBorders>
              <w:top w:val="single" w:sz="4" w:space="0" w:color="auto"/>
            </w:tcBorders>
            <w:noWrap/>
          </w:tcPr>
          <w:p w14:paraId="783BFB9E" w14:textId="77777777" w:rsidR="009D4DDE" w:rsidRDefault="009D4DDE" w:rsidP="00EF6B70">
            <w:pPr>
              <w:spacing w:line="240" w:lineRule="auto"/>
              <w:ind w:firstLineChars="0" w:firstLine="0"/>
              <w:rPr>
                <w:rFonts w:ascii="宋体" w:hAnsi="宋体"/>
                <w:sz w:val="21"/>
                <w:szCs w:val="21"/>
              </w:rPr>
            </w:pPr>
          </w:p>
        </w:tc>
        <w:tc>
          <w:tcPr>
            <w:tcW w:w="0" w:type="auto"/>
            <w:tcBorders>
              <w:top w:val="single" w:sz="4" w:space="0" w:color="auto"/>
            </w:tcBorders>
            <w:noWrap/>
          </w:tcPr>
          <w:p w14:paraId="3030C9A5" w14:textId="77777777" w:rsidR="009D4DDE" w:rsidRDefault="009D4DDE" w:rsidP="00EF6B70">
            <w:pPr>
              <w:spacing w:line="240" w:lineRule="auto"/>
              <w:ind w:firstLineChars="0" w:firstLine="0"/>
              <w:rPr>
                <w:rFonts w:ascii="宋体" w:hAnsi="宋体"/>
                <w:sz w:val="21"/>
                <w:szCs w:val="21"/>
              </w:rPr>
            </w:pPr>
          </w:p>
        </w:tc>
      </w:tr>
      <w:tr w:rsidR="009D4DDE" w14:paraId="3F081A2A" w14:textId="77777777" w:rsidTr="00EF6B70">
        <w:trPr>
          <w:jc w:val="center"/>
        </w:trPr>
        <w:tc>
          <w:tcPr>
            <w:tcW w:w="0" w:type="auto"/>
            <w:noWrap/>
          </w:tcPr>
          <w:p w14:paraId="5C648D31" w14:textId="77777777" w:rsidR="009D4DDE" w:rsidRDefault="009D4DDE" w:rsidP="00EF6B70">
            <w:pPr>
              <w:spacing w:line="240" w:lineRule="auto"/>
              <w:ind w:firstLineChars="0" w:firstLine="0"/>
              <w:jc w:val="left"/>
              <w:rPr>
                <w:rFonts w:ascii="宋体" w:hAnsi="宋体"/>
                <w:sz w:val="21"/>
                <w:szCs w:val="21"/>
              </w:rPr>
            </w:pPr>
            <w:r>
              <w:rPr>
                <w:rFonts w:hint="eastAsia"/>
                <w:sz w:val="21"/>
                <w:szCs w:val="21"/>
              </w:rPr>
              <w:t>1</w:t>
            </w:r>
            <w:r>
              <w:rPr>
                <w:rFonts w:hint="eastAsia"/>
                <w:sz w:val="21"/>
                <w:szCs w:val="21"/>
              </w:rPr>
              <w:t>、</w:t>
            </w:r>
            <w:r>
              <w:rPr>
                <w:rFonts w:hint="eastAsia"/>
                <w:sz w:val="21"/>
                <w:szCs w:val="21"/>
              </w:rPr>
              <w:t>2</w:t>
            </w:r>
            <w:r>
              <w:rPr>
                <w:rFonts w:hint="eastAsia"/>
                <w:sz w:val="21"/>
                <w:szCs w:val="21"/>
              </w:rPr>
              <w:t>、</w:t>
            </w:r>
            <w:r>
              <w:rPr>
                <w:rFonts w:hint="eastAsia"/>
                <w:sz w:val="21"/>
                <w:szCs w:val="21"/>
              </w:rPr>
              <w:t>3</w:t>
            </w:r>
            <w:r>
              <w:rPr>
                <w:rFonts w:hint="eastAsia"/>
                <w:sz w:val="21"/>
                <w:szCs w:val="21"/>
              </w:rPr>
              <w:t>导流洞出口石方明挖</w:t>
            </w:r>
          </w:p>
        </w:tc>
        <w:tc>
          <w:tcPr>
            <w:tcW w:w="0" w:type="auto"/>
            <w:noWrap/>
          </w:tcPr>
          <w:p w14:paraId="18896B18" w14:textId="77777777" w:rsidR="009D4DDE" w:rsidRDefault="009D4DDE" w:rsidP="00EF6B70">
            <w:pPr>
              <w:spacing w:line="240" w:lineRule="auto"/>
              <w:ind w:firstLineChars="0" w:firstLine="0"/>
              <w:rPr>
                <w:rFonts w:ascii="宋体" w:hAnsi="宋体"/>
                <w:sz w:val="21"/>
                <w:szCs w:val="21"/>
              </w:rPr>
            </w:pPr>
          </w:p>
        </w:tc>
        <w:tc>
          <w:tcPr>
            <w:tcW w:w="0" w:type="auto"/>
            <w:noWrap/>
          </w:tcPr>
          <w:p w14:paraId="6ADE2679" w14:textId="77777777" w:rsidR="009D4DDE" w:rsidRDefault="009D4DDE" w:rsidP="00EF6B70">
            <w:pPr>
              <w:spacing w:line="240" w:lineRule="auto"/>
              <w:ind w:firstLineChars="0" w:firstLine="0"/>
              <w:rPr>
                <w:rFonts w:ascii="宋体" w:hAnsi="宋体"/>
                <w:sz w:val="21"/>
                <w:szCs w:val="21"/>
              </w:rPr>
            </w:pPr>
          </w:p>
        </w:tc>
        <w:tc>
          <w:tcPr>
            <w:tcW w:w="0" w:type="auto"/>
            <w:noWrap/>
          </w:tcPr>
          <w:p w14:paraId="6776D6FB" w14:textId="77777777" w:rsidR="009D4DDE" w:rsidRDefault="009D4DDE" w:rsidP="00EF6B70">
            <w:pPr>
              <w:spacing w:line="240" w:lineRule="auto"/>
              <w:ind w:firstLineChars="0" w:firstLine="0"/>
              <w:rPr>
                <w:rFonts w:ascii="宋体" w:hAnsi="宋体"/>
                <w:sz w:val="21"/>
                <w:szCs w:val="21"/>
              </w:rPr>
            </w:pPr>
          </w:p>
        </w:tc>
        <w:tc>
          <w:tcPr>
            <w:tcW w:w="0" w:type="auto"/>
            <w:noWrap/>
          </w:tcPr>
          <w:p w14:paraId="55225218" w14:textId="77777777" w:rsidR="009D4DDE" w:rsidRDefault="009D4DDE" w:rsidP="00EF6B70">
            <w:pPr>
              <w:spacing w:line="240" w:lineRule="auto"/>
              <w:ind w:firstLineChars="0" w:firstLine="0"/>
              <w:rPr>
                <w:rFonts w:ascii="宋体" w:hAnsi="宋体"/>
                <w:sz w:val="21"/>
                <w:szCs w:val="21"/>
              </w:rPr>
            </w:pPr>
          </w:p>
        </w:tc>
        <w:tc>
          <w:tcPr>
            <w:tcW w:w="0" w:type="auto"/>
            <w:noWrap/>
          </w:tcPr>
          <w:p w14:paraId="20B446AD" w14:textId="77777777" w:rsidR="009D4DDE" w:rsidRDefault="009D4DDE" w:rsidP="00EF6B70">
            <w:pPr>
              <w:spacing w:line="240" w:lineRule="auto"/>
              <w:ind w:firstLineChars="0" w:firstLine="0"/>
              <w:rPr>
                <w:rFonts w:ascii="宋体" w:hAnsi="宋体"/>
                <w:sz w:val="21"/>
                <w:szCs w:val="21"/>
              </w:rPr>
            </w:pPr>
          </w:p>
        </w:tc>
      </w:tr>
      <w:tr w:rsidR="009D4DDE" w14:paraId="4A31B111" w14:textId="77777777" w:rsidTr="00EF6B70">
        <w:trPr>
          <w:jc w:val="center"/>
        </w:trPr>
        <w:tc>
          <w:tcPr>
            <w:tcW w:w="0" w:type="auto"/>
            <w:noWrap/>
          </w:tcPr>
          <w:p w14:paraId="34E08364" w14:textId="77777777" w:rsidR="009D4DDE" w:rsidRDefault="009D4DDE" w:rsidP="00EF6B70">
            <w:pPr>
              <w:spacing w:line="240" w:lineRule="auto"/>
              <w:ind w:firstLineChars="0" w:firstLine="0"/>
              <w:jc w:val="left"/>
              <w:rPr>
                <w:rFonts w:ascii="宋体" w:hAnsi="宋体"/>
                <w:sz w:val="21"/>
                <w:szCs w:val="21"/>
              </w:rPr>
            </w:pPr>
            <w:r>
              <w:rPr>
                <w:rFonts w:hint="eastAsia"/>
                <w:sz w:val="21"/>
                <w:szCs w:val="21"/>
              </w:rPr>
              <w:t>1</w:t>
            </w:r>
            <w:r>
              <w:rPr>
                <w:rFonts w:hint="eastAsia"/>
                <w:sz w:val="21"/>
                <w:szCs w:val="21"/>
              </w:rPr>
              <w:t>、</w:t>
            </w:r>
            <w:r>
              <w:rPr>
                <w:rFonts w:hint="eastAsia"/>
                <w:sz w:val="21"/>
                <w:szCs w:val="21"/>
              </w:rPr>
              <w:t>2</w:t>
            </w:r>
            <w:r>
              <w:rPr>
                <w:rFonts w:hint="eastAsia"/>
                <w:sz w:val="21"/>
                <w:szCs w:val="21"/>
              </w:rPr>
              <w:t>、</w:t>
            </w:r>
            <w:r>
              <w:rPr>
                <w:rFonts w:hint="eastAsia"/>
                <w:sz w:val="21"/>
                <w:szCs w:val="21"/>
              </w:rPr>
              <w:t>3</w:t>
            </w:r>
            <w:r>
              <w:rPr>
                <w:rFonts w:hint="eastAsia"/>
                <w:sz w:val="21"/>
                <w:szCs w:val="21"/>
              </w:rPr>
              <w:t>导流洞出口土方明挖</w:t>
            </w:r>
          </w:p>
        </w:tc>
        <w:tc>
          <w:tcPr>
            <w:tcW w:w="0" w:type="auto"/>
            <w:noWrap/>
          </w:tcPr>
          <w:p w14:paraId="241D6DC5" w14:textId="77777777" w:rsidR="009D4DDE" w:rsidRDefault="009D4DDE" w:rsidP="00EF6B70">
            <w:pPr>
              <w:spacing w:line="240" w:lineRule="auto"/>
              <w:ind w:firstLineChars="0" w:firstLine="0"/>
              <w:jc w:val="right"/>
              <w:rPr>
                <w:rFonts w:ascii="宋体" w:hAnsi="宋体"/>
                <w:sz w:val="21"/>
                <w:szCs w:val="21"/>
              </w:rPr>
            </w:pPr>
            <w:r>
              <w:rPr>
                <w:rFonts w:hint="eastAsia"/>
                <w:sz w:val="21"/>
                <w:szCs w:val="21"/>
              </w:rPr>
              <w:t>27600</w:t>
            </w:r>
          </w:p>
        </w:tc>
        <w:tc>
          <w:tcPr>
            <w:tcW w:w="0" w:type="auto"/>
            <w:noWrap/>
          </w:tcPr>
          <w:p w14:paraId="1808DB43" w14:textId="77777777" w:rsidR="009D4DDE" w:rsidRDefault="009D4DDE" w:rsidP="00EF6B70">
            <w:pPr>
              <w:spacing w:line="240" w:lineRule="auto"/>
              <w:ind w:firstLineChars="0" w:firstLine="0"/>
              <w:rPr>
                <w:rFonts w:ascii="宋体" w:hAnsi="宋体"/>
                <w:sz w:val="21"/>
                <w:szCs w:val="21"/>
              </w:rPr>
            </w:pPr>
          </w:p>
        </w:tc>
        <w:tc>
          <w:tcPr>
            <w:tcW w:w="0" w:type="auto"/>
            <w:noWrap/>
          </w:tcPr>
          <w:p w14:paraId="26D051C3" w14:textId="77777777" w:rsidR="009D4DDE" w:rsidRDefault="009D4DDE" w:rsidP="00EF6B70">
            <w:pPr>
              <w:spacing w:line="240" w:lineRule="auto"/>
              <w:ind w:firstLineChars="0" w:firstLine="0"/>
              <w:rPr>
                <w:rFonts w:ascii="宋体" w:hAnsi="宋体"/>
                <w:sz w:val="21"/>
                <w:szCs w:val="21"/>
              </w:rPr>
            </w:pPr>
          </w:p>
        </w:tc>
        <w:tc>
          <w:tcPr>
            <w:tcW w:w="0" w:type="auto"/>
            <w:noWrap/>
          </w:tcPr>
          <w:p w14:paraId="20DD7710" w14:textId="77777777" w:rsidR="009D4DDE" w:rsidRDefault="009D4DDE" w:rsidP="00EF6B70">
            <w:pPr>
              <w:spacing w:line="240" w:lineRule="auto"/>
              <w:ind w:firstLineChars="0" w:firstLine="0"/>
              <w:rPr>
                <w:rFonts w:ascii="宋体" w:hAnsi="宋体"/>
                <w:sz w:val="21"/>
                <w:szCs w:val="21"/>
              </w:rPr>
            </w:pPr>
          </w:p>
        </w:tc>
        <w:tc>
          <w:tcPr>
            <w:tcW w:w="0" w:type="auto"/>
            <w:noWrap/>
          </w:tcPr>
          <w:p w14:paraId="6B2D76C1" w14:textId="77777777" w:rsidR="009D4DDE" w:rsidRDefault="009D4DDE" w:rsidP="00EF6B70">
            <w:pPr>
              <w:spacing w:line="240" w:lineRule="auto"/>
              <w:ind w:firstLineChars="0" w:firstLine="0"/>
              <w:rPr>
                <w:rFonts w:ascii="宋体" w:hAnsi="宋体"/>
                <w:sz w:val="21"/>
                <w:szCs w:val="21"/>
              </w:rPr>
            </w:pPr>
          </w:p>
        </w:tc>
      </w:tr>
      <w:tr w:rsidR="009D4DDE" w14:paraId="22BD5103" w14:textId="77777777" w:rsidTr="00EF6B70">
        <w:trPr>
          <w:jc w:val="center"/>
        </w:trPr>
        <w:tc>
          <w:tcPr>
            <w:tcW w:w="0" w:type="auto"/>
            <w:noWrap/>
          </w:tcPr>
          <w:p w14:paraId="6F62A2D4" w14:textId="77777777" w:rsidR="009D4DDE" w:rsidRDefault="009D4DDE" w:rsidP="00EF6B70">
            <w:pPr>
              <w:spacing w:line="240" w:lineRule="auto"/>
              <w:ind w:firstLineChars="0" w:firstLine="0"/>
              <w:jc w:val="left"/>
              <w:rPr>
                <w:rFonts w:ascii="宋体" w:hAnsi="宋体"/>
                <w:sz w:val="21"/>
                <w:szCs w:val="21"/>
              </w:rPr>
            </w:pPr>
            <w:r>
              <w:rPr>
                <w:rFonts w:hint="eastAsia"/>
                <w:sz w:val="21"/>
                <w:szCs w:val="21"/>
              </w:rPr>
              <w:t>1</w:t>
            </w:r>
            <w:r>
              <w:rPr>
                <w:rFonts w:hint="eastAsia"/>
                <w:sz w:val="21"/>
                <w:szCs w:val="21"/>
              </w:rPr>
              <w:t>、</w:t>
            </w:r>
            <w:r>
              <w:rPr>
                <w:rFonts w:hint="eastAsia"/>
                <w:sz w:val="21"/>
                <w:szCs w:val="21"/>
              </w:rPr>
              <w:t>2</w:t>
            </w:r>
            <w:r>
              <w:rPr>
                <w:rFonts w:hint="eastAsia"/>
                <w:sz w:val="21"/>
                <w:szCs w:val="21"/>
              </w:rPr>
              <w:t>、</w:t>
            </w:r>
            <w:r>
              <w:rPr>
                <w:rFonts w:hint="eastAsia"/>
                <w:sz w:val="21"/>
                <w:szCs w:val="21"/>
              </w:rPr>
              <w:t>3</w:t>
            </w:r>
            <w:r>
              <w:rPr>
                <w:rFonts w:hint="eastAsia"/>
                <w:sz w:val="21"/>
                <w:szCs w:val="21"/>
              </w:rPr>
              <w:t>导流洞洞挖</w:t>
            </w:r>
          </w:p>
        </w:tc>
        <w:tc>
          <w:tcPr>
            <w:tcW w:w="0" w:type="auto"/>
            <w:noWrap/>
          </w:tcPr>
          <w:p w14:paraId="360D8E0F" w14:textId="77777777" w:rsidR="009D4DDE" w:rsidRDefault="009D4DDE" w:rsidP="00EF6B70">
            <w:pPr>
              <w:spacing w:line="240" w:lineRule="auto"/>
              <w:ind w:firstLineChars="0" w:firstLine="0"/>
              <w:rPr>
                <w:rFonts w:ascii="宋体" w:hAnsi="宋体"/>
                <w:sz w:val="21"/>
                <w:szCs w:val="21"/>
              </w:rPr>
            </w:pPr>
          </w:p>
        </w:tc>
        <w:tc>
          <w:tcPr>
            <w:tcW w:w="0" w:type="auto"/>
            <w:noWrap/>
          </w:tcPr>
          <w:p w14:paraId="410FB6C8" w14:textId="77777777" w:rsidR="009D4DDE" w:rsidRDefault="009D4DDE" w:rsidP="00EF6B70">
            <w:pPr>
              <w:spacing w:line="240" w:lineRule="auto"/>
              <w:ind w:firstLineChars="0" w:firstLine="0"/>
              <w:jc w:val="right"/>
              <w:rPr>
                <w:rFonts w:ascii="宋体" w:hAnsi="宋体"/>
                <w:sz w:val="21"/>
                <w:szCs w:val="21"/>
              </w:rPr>
            </w:pPr>
            <w:r>
              <w:rPr>
                <w:rFonts w:hint="eastAsia"/>
                <w:sz w:val="21"/>
                <w:szCs w:val="21"/>
              </w:rPr>
              <w:t>2123589</w:t>
            </w:r>
          </w:p>
        </w:tc>
        <w:tc>
          <w:tcPr>
            <w:tcW w:w="0" w:type="auto"/>
            <w:noWrap/>
          </w:tcPr>
          <w:p w14:paraId="12E3EEA0" w14:textId="77777777" w:rsidR="009D4DDE" w:rsidRDefault="009D4DDE" w:rsidP="00EF6B70">
            <w:pPr>
              <w:spacing w:line="240" w:lineRule="auto"/>
              <w:ind w:firstLineChars="0" w:firstLine="0"/>
              <w:jc w:val="right"/>
              <w:rPr>
                <w:rFonts w:ascii="宋体" w:hAnsi="宋体"/>
                <w:sz w:val="21"/>
                <w:szCs w:val="21"/>
              </w:rPr>
            </w:pPr>
            <w:r>
              <w:rPr>
                <w:rFonts w:hint="eastAsia"/>
                <w:sz w:val="21"/>
                <w:szCs w:val="21"/>
              </w:rPr>
              <w:t>7839</w:t>
            </w:r>
          </w:p>
        </w:tc>
        <w:tc>
          <w:tcPr>
            <w:tcW w:w="0" w:type="auto"/>
            <w:noWrap/>
          </w:tcPr>
          <w:p w14:paraId="4D462D0B" w14:textId="77777777" w:rsidR="009D4DDE" w:rsidRDefault="009D4DDE" w:rsidP="00EF6B70">
            <w:pPr>
              <w:spacing w:line="240" w:lineRule="auto"/>
              <w:ind w:firstLineChars="0" w:firstLine="0"/>
              <w:jc w:val="right"/>
              <w:rPr>
                <w:rFonts w:ascii="宋体" w:hAnsi="宋体"/>
                <w:sz w:val="21"/>
                <w:szCs w:val="21"/>
              </w:rPr>
            </w:pPr>
            <w:r>
              <w:rPr>
                <w:rFonts w:hint="eastAsia"/>
                <w:sz w:val="21"/>
                <w:szCs w:val="21"/>
              </w:rPr>
              <w:t>1225504</w:t>
            </w:r>
          </w:p>
        </w:tc>
        <w:tc>
          <w:tcPr>
            <w:tcW w:w="0" w:type="auto"/>
            <w:noWrap/>
          </w:tcPr>
          <w:p w14:paraId="183ACC53" w14:textId="77777777" w:rsidR="009D4DDE" w:rsidRDefault="009D4DDE" w:rsidP="00EF6B70">
            <w:pPr>
              <w:spacing w:line="240" w:lineRule="auto"/>
              <w:ind w:firstLineChars="0" w:firstLine="0"/>
              <w:rPr>
                <w:rFonts w:ascii="宋体" w:hAnsi="宋体"/>
                <w:sz w:val="21"/>
                <w:szCs w:val="21"/>
              </w:rPr>
            </w:pPr>
          </w:p>
        </w:tc>
      </w:tr>
      <w:tr w:rsidR="009D4DDE" w14:paraId="39D38A84" w14:textId="77777777" w:rsidTr="00EF6B70">
        <w:trPr>
          <w:jc w:val="center"/>
        </w:trPr>
        <w:tc>
          <w:tcPr>
            <w:tcW w:w="0" w:type="auto"/>
            <w:noWrap/>
          </w:tcPr>
          <w:p w14:paraId="53D9B728" w14:textId="77777777" w:rsidR="009D4DDE" w:rsidRDefault="009D4DDE" w:rsidP="00EF6B70">
            <w:pPr>
              <w:spacing w:line="240" w:lineRule="auto"/>
              <w:ind w:firstLineChars="0" w:firstLine="0"/>
              <w:jc w:val="left"/>
              <w:rPr>
                <w:rFonts w:ascii="宋体" w:hAnsi="宋体"/>
                <w:sz w:val="21"/>
                <w:szCs w:val="21"/>
              </w:rPr>
            </w:pPr>
            <w:r>
              <w:rPr>
                <w:rFonts w:hint="eastAsia"/>
                <w:sz w:val="21"/>
                <w:szCs w:val="21"/>
              </w:rPr>
              <w:t>1</w:t>
            </w:r>
            <w:r>
              <w:rPr>
                <w:rFonts w:hint="eastAsia"/>
                <w:sz w:val="21"/>
                <w:szCs w:val="21"/>
              </w:rPr>
              <w:t>、</w:t>
            </w:r>
            <w:r>
              <w:rPr>
                <w:rFonts w:hint="eastAsia"/>
                <w:sz w:val="21"/>
                <w:szCs w:val="21"/>
              </w:rPr>
              <w:t>2</w:t>
            </w:r>
            <w:r>
              <w:rPr>
                <w:rFonts w:hint="eastAsia"/>
                <w:sz w:val="21"/>
                <w:szCs w:val="21"/>
              </w:rPr>
              <w:t>、</w:t>
            </w:r>
            <w:r>
              <w:rPr>
                <w:rFonts w:hint="eastAsia"/>
                <w:sz w:val="21"/>
                <w:szCs w:val="21"/>
              </w:rPr>
              <w:t>3</w:t>
            </w:r>
            <w:r>
              <w:rPr>
                <w:rFonts w:hint="eastAsia"/>
                <w:sz w:val="21"/>
                <w:szCs w:val="21"/>
              </w:rPr>
              <w:t>导流洞混凝土浇筑</w:t>
            </w:r>
          </w:p>
        </w:tc>
        <w:tc>
          <w:tcPr>
            <w:tcW w:w="0" w:type="auto"/>
            <w:noWrap/>
          </w:tcPr>
          <w:p w14:paraId="625455EB" w14:textId="77777777" w:rsidR="009D4DDE" w:rsidRDefault="009D4DDE" w:rsidP="00EF6B70">
            <w:pPr>
              <w:spacing w:line="240" w:lineRule="auto"/>
              <w:ind w:firstLineChars="0" w:firstLine="0"/>
              <w:rPr>
                <w:rFonts w:ascii="宋体" w:hAnsi="宋体"/>
                <w:sz w:val="21"/>
                <w:szCs w:val="21"/>
              </w:rPr>
            </w:pPr>
          </w:p>
        </w:tc>
        <w:tc>
          <w:tcPr>
            <w:tcW w:w="0" w:type="auto"/>
            <w:noWrap/>
          </w:tcPr>
          <w:p w14:paraId="5870F0C9" w14:textId="77777777" w:rsidR="009D4DDE" w:rsidRDefault="009D4DDE" w:rsidP="00EF6B70">
            <w:pPr>
              <w:spacing w:line="240" w:lineRule="auto"/>
              <w:ind w:firstLineChars="0" w:firstLine="0"/>
              <w:jc w:val="right"/>
              <w:rPr>
                <w:rFonts w:ascii="宋体" w:hAnsi="宋体"/>
                <w:sz w:val="21"/>
                <w:szCs w:val="21"/>
              </w:rPr>
            </w:pPr>
            <w:r>
              <w:rPr>
                <w:rFonts w:hint="eastAsia"/>
                <w:sz w:val="21"/>
                <w:szCs w:val="21"/>
              </w:rPr>
              <w:t>-2024820</w:t>
            </w:r>
          </w:p>
        </w:tc>
        <w:tc>
          <w:tcPr>
            <w:tcW w:w="0" w:type="auto"/>
            <w:noWrap/>
          </w:tcPr>
          <w:p w14:paraId="7FD235BE" w14:textId="77777777" w:rsidR="009D4DDE" w:rsidRDefault="009D4DDE" w:rsidP="00EF6B70">
            <w:pPr>
              <w:spacing w:line="240" w:lineRule="auto"/>
              <w:ind w:firstLineChars="0" w:firstLine="0"/>
              <w:rPr>
                <w:rFonts w:ascii="宋体" w:hAnsi="宋体"/>
                <w:sz w:val="21"/>
                <w:szCs w:val="21"/>
              </w:rPr>
            </w:pPr>
          </w:p>
        </w:tc>
        <w:tc>
          <w:tcPr>
            <w:tcW w:w="0" w:type="auto"/>
            <w:noWrap/>
          </w:tcPr>
          <w:p w14:paraId="3E64BB5A" w14:textId="77777777" w:rsidR="009D4DDE" w:rsidRDefault="009D4DDE" w:rsidP="00EF6B70">
            <w:pPr>
              <w:spacing w:line="240" w:lineRule="auto"/>
              <w:ind w:firstLineChars="0" w:firstLine="0"/>
              <w:jc w:val="right"/>
              <w:rPr>
                <w:rFonts w:ascii="宋体" w:hAnsi="宋体"/>
                <w:sz w:val="21"/>
                <w:szCs w:val="21"/>
              </w:rPr>
            </w:pPr>
            <w:r>
              <w:rPr>
                <w:rFonts w:hint="eastAsia"/>
                <w:sz w:val="21"/>
                <w:szCs w:val="21"/>
              </w:rPr>
              <w:t>674940</w:t>
            </w:r>
          </w:p>
        </w:tc>
        <w:tc>
          <w:tcPr>
            <w:tcW w:w="0" w:type="auto"/>
            <w:noWrap/>
          </w:tcPr>
          <w:p w14:paraId="397432F4" w14:textId="77777777" w:rsidR="009D4DDE" w:rsidRDefault="009D4DDE" w:rsidP="00EF6B70">
            <w:pPr>
              <w:spacing w:line="240" w:lineRule="auto"/>
              <w:ind w:firstLineChars="0" w:firstLine="0"/>
              <w:jc w:val="right"/>
              <w:rPr>
                <w:rFonts w:ascii="宋体" w:hAnsi="宋体"/>
                <w:sz w:val="21"/>
                <w:szCs w:val="21"/>
              </w:rPr>
            </w:pPr>
            <w:r>
              <w:rPr>
                <w:rFonts w:hint="eastAsia"/>
                <w:sz w:val="21"/>
                <w:szCs w:val="21"/>
              </w:rPr>
              <w:t>-289260</w:t>
            </w:r>
          </w:p>
        </w:tc>
      </w:tr>
      <w:tr w:rsidR="009D4DDE" w14:paraId="547879B9" w14:textId="77777777" w:rsidTr="00EF6B70">
        <w:trPr>
          <w:jc w:val="center"/>
        </w:trPr>
        <w:tc>
          <w:tcPr>
            <w:tcW w:w="0" w:type="auto"/>
            <w:noWrap/>
          </w:tcPr>
          <w:p w14:paraId="0375B58F" w14:textId="77777777" w:rsidR="009D4DDE" w:rsidRDefault="009D4DDE" w:rsidP="00EF6B70">
            <w:pPr>
              <w:spacing w:line="240" w:lineRule="auto"/>
              <w:ind w:firstLineChars="0" w:firstLine="0"/>
              <w:jc w:val="left"/>
              <w:rPr>
                <w:rFonts w:ascii="宋体" w:hAnsi="宋体"/>
                <w:sz w:val="21"/>
                <w:szCs w:val="21"/>
              </w:rPr>
            </w:pPr>
            <w:r>
              <w:rPr>
                <w:rFonts w:hint="eastAsia"/>
                <w:sz w:val="21"/>
                <w:szCs w:val="21"/>
              </w:rPr>
              <w:t>1</w:t>
            </w:r>
            <w:r>
              <w:rPr>
                <w:rFonts w:hint="eastAsia"/>
                <w:sz w:val="21"/>
                <w:szCs w:val="21"/>
              </w:rPr>
              <w:t>、</w:t>
            </w:r>
            <w:r>
              <w:rPr>
                <w:rFonts w:hint="eastAsia"/>
                <w:sz w:val="21"/>
                <w:szCs w:val="21"/>
              </w:rPr>
              <w:t>2</w:t>
            </w:r>
            <w:r>
              <w:rPr>
                <w:rFonts w:hint="eastAsia"/>
                <w:sz w:val="21"/>
                <w:szCs w:val="21"/>
              </w:rPr>
              <w:t>、</w:t>
            </w:r>
            <w:r>
              <w:rPr>
                <w:rFonts w:hint="eastAsia"/>
                <w:sz w:val="21"/>
                <w:szCs w:val="21"/>
              </w:rPr>
              <w:t>3</w:t>
            </w:r>
            <w:r>
              <w:rPr>
                <w:rFonts w:hint="eastAsia"/>
                <w:sz w:val="21"/>
                <w:szCs w:val="21"/>
              </w:rPr>
              <w:t>导流洞进口石方明挖</w:t>
            </w:r>
          </w:p>
        </w:tc>
        <w:tc>
          <w:tcPr>
            <w:tcW w:w="0" w:type="auto"/>
            <w:noWrap/>
          </w:tcPr>
          <w:p w14:paraId="55C2ECFD" w14:textId="77777777" w:rsidR="009D4DDE" w:rsidRDefault="009D4DDE" w:rsidP="00EF6B70">
            <w:pPr>
              <w:spacing w:line="240" w:lineRule="auto"/>
              <w:ind w:firstLineChars="0" w:firstLine="0"/>
              <w:rPr>
                <w:rFonts w:ascii="宋体" w:hAnsi="宋体"/>
                <w:sz w:val="21"/>
                <w:szCs w:val="21"/>
              </w:rPr>
            </w:pPr>
          </w:p>
        </w:tc>
        <w:tc>
          <w:tcPr>
            <w:tcW w:w="0" w:type="auto"/>
            <w:noWrap/>
          </w:tcPr>
          <w:p w14:paraId="320A8F09" w14:textId="77777777" w:rsidR="009D4DDE" w:rsidRDefault="009D4DDE" w:rsidP="00EF6B70">
            <w:pPr>
              <w:spacing w:line="240" w:lineRule="auto"/>
              <w:ind w:firstLineChars="0" w:firstLine="0"/>
              <w:rPr>
                <w:rFonts w:ascii="宋体" w:hAnsi="宋体"/>
                <w:sz w:val="21"/>
                <w:szCs w:val="21"/>
              </w:rPr>
            </w:pPr>
          </w:p>
        </w:tc>
        <w:tc>
          <w:tcPr>
            <w:tcW w:w="0" w:type="auto"/>
            <w:noWrap/>
          </w:tcPr>
          <w:p w14:paraId="5A1E200A" w14:textId="77777777" w:rsidR="009D4DDE" w:rsidRDefault="009D4DDE" w:rsidP="00EF6B70">
            <w:pPr>
              <w:spacing w:line="240" w:lineRule="auto"/>
              <w:ind w:firstLineChars="0" w:firstLine="0"/>
              <w:rPr>
                <w:rFonts w:ascii="宋体" w:hAnsi="宋体"/>
                <w:sz w:val="21"/>
                <w:szCs w:val="21"/>
              </w:rPr>
            </w:pPr>
          </w:p>
        </w:tc>
        <w:tc>
          <w:tcPr>
            <w:tcW w:w="0" w:type="auto"/>
            <w:noWrap/>
          </w:tcPr>
          <w:p w14:paraId="50BFFC52" w14:textId="77777777" w:rsidR="009D4DDE" w:rsidRDefault="009D4DDE" w:rsidP="00EF6B70">
            <w:pPr>
              <w:spacing w:line="240" w:lineRule="auto"/>
              <w:ind w:firstLineChars="0" w:firstLine="0"/>
              <w:rPr>
                <w:rFonts w:ascii="宋体" w:hAnsi="宋体"/>
                <w:sz w:val="21"/>
                <w:szCs w:val="21"/>
              </w:rPr>
            </w:pPr>
          </w:p>
        </w:tc>
        <w:tc>
          <w:tcPr>
            <w:tcW w:w="0" w:type="auto"/>
            <w:noWrap/>
          </w:tcPr>
          <w:p w14:paraId="703FA3B6" w14:textId="77777777" w:rsidR="009D4DDE" w:rsidRDefault="009D4DDE" w:rsidP="00EF6B70">
            <w:pPr>
              <w:spacing w:line="240" w:lineRule="auto"/>
              <w:ind w:firstLineChars="0" w:firstLine="0"/>
              <w:rPr>
                <w:rFonts w:ascii="宋体" w:hAnsi="宋体"/>
                <w:sz w:val="21"/>
                <w:szCs w:val="21"/>
              </w:rPr>
            </w:pPr>
          </w:p>
        </w:tc>
      </w:tr>
      <w:tr w:rsidR="009D4DDE" w14:paraId="29A316FB" w14:textId="77777777" w:rsidTr="00EF6B70">
        <w:trPr>
          <w:jc w:val="center"/>
        </w:trPr>
        <w:tc>
          <w:tcPr>
            <w:tcW w:w="0" w:type="auto"/>
            <w:noWrap/>
          </w:tcPr>
          <w:p w14:paraId="2CE28ABF" w14:textId="77777777" w:rsidR="009D4DDE" w:rsidRDefault="009D4DDE" w:rsidP="00EF6B70">
            <w:pPr>
              <w:spacing w:line="240" w:lineRule="auto"/>
              <w:ind w:firstLineChars="0" w:firstLine="0"/>
              <w:jc w:val="left"/>
              <w:rPr>
                <w:rFonts w:ascii="宋体" w:hAnsi="宋体"/>
                <w:sz w:val="21"/>
                <w:szCs w:val="21"/>
              </w:rPr>
            </w:pPr>
            <w:r>
              <w:rPr>
                <w:rFonts w:hint="eastAsia"/>
                <w:sz w:val="21"/>
                <w:szCs w:val="21"/>
              </w:rPr>
              <w:t>1</w:t>
            </w:r>
            <w:r>
              <w:rPr>
                <w:rFonts w:hint="eastAsia"/>
                <w:sz w:val="21"/>
                <w:szCs w:val="21"/>
              </w:rPr>
              <w:t>、</w:t>
            </w:r>
            <w:r>
              <w:rPr>
                <w:rFonts w:hint="eastAsia"/>
                <w:sz w:val="21"/>
                <w:szCs w:val="21"/>
              </w:rPr>
              <w:t>2</w:t>
            </w:r>
            <w:r>
              <w:rPr>
                <w:rFonts w:hint="eastAsia"/>
                <w:sz w:val="21"/>
                <w:szCs w:val="21"/>
              </w:rPr>
              <w:t>、</w:t>
            </w:r>
            <w:r>
              <w:rPr>
                <w:rFonts w:hint="eastAsia"/>
                <w:sz w:val="21"/>
                <w:szCs w:val="21"/>
              </w:rPr>
              <w:t>3</w:t>
            </w:r>
            <w:r>
              <w:rPr>
                <w:rFonts w:hint="eastAsia"/>
                <w:sz w:val="21"/>
                <w:szCs w:val="21"/>
              </w:rPr>
              <w:t>导流洞进口土方明挖</w:t>
            </w:r>
          </w:p>
        </w:tc>
        <w:tc>
          <w:tcPr>
            <w:tcW w:w="0" w:type="auto"/>
            <w:noWrap/>
          </w:tcPr>
          <w:p w14:paraId="09F18161" w14:textId="77777777" w:rsidR="009D4DDE" w:rsidRDefault="009D4DDE" w:rsidP="00EF6B70">
            <w:pPr>
              <w:spacing w:line="240" w:lineRule="auto"/>
              <w:ind w:firstLineChars="0" w:firstLine="0"/>
              <w:rPr>
                <w:rFonts w:ascii="宋体" w:hAnsi="宋体"/>
                <w:sz w:val="21"/>
                <w:szCs w:val="21"/>
              </w:rPr>
            </w:pPr>
          </w:p>
        </w:tc>
        <w:tc>
          <w:tcPr>
            <w:tcW w:w="0" w:type="auto"/>
            <w:noWrap/>
          </w:tcPr>
          <w:p w14:paraId="10FD1E5D" w14:textId="77777777" w:rsidR="009D4DDE" w:rsidRDefault="009D4DDE" w:rsidP="00EF6B70">
            <w:pPr>
              <w:spacing w:line="240" w:lineRule="auto"/>
              <w:ind w:firstLineChars="0" w:firstLine="0"/>
              <w:rPr>
                <w:rFonts w:ascii="宋体" w:hAnsi="宋体"/>
                <w:sz w:val="21"/>
                <w:szCs w:val="21"/>
              </w:rPr>
            </w:pPr>
          </w:p>
        </w:tc>
        <w:tc>
          <w:tcPr>
            <w:tcW w:w="0" w:type="auto"/>
            <w:noWrap/>
          </w:tcPr>
          <w:p w14:paraId="59828B22" w14:textId="77777777" w:rsidR="009D4DDE" w:rsidRDefault="009D4DDE" w:rsidP="00EF6B70">
            <w:pPr>
              <w:spacing w:line="240" w:lineRule="auto"/>
              <w:ind w:firstLineChars="0" w:firstLine="0"/>
              <w:rPr>
                <w:rFonts w:ascii="宋体" w:hAnsi="宋体"/>
                <w:sz w:val="21"/>
                <w:szCs w:val="21"/>
              </w:rPr>
            </w:pPr>
          </w:p>
        </w:tc>
        <w:tc>
          <w:tcPr>
            <w:tcW w:w="0" w:type="auto"/>
            <w:noWrap/>
          </w:tcPr>
          <w:p w14:paraId="00207DC8" w14:textId="77777777" w:rsidR="009D4DDE" w:rsidRDefault="009D4DDE" w:rsidP="00EF6B70">
            <w:pPr>
              <w:spacing w:line="240" w:lineRule="auto"/>
              <w:ind w:firstLineChars="0" w:firstLine="0"/>
              <w:rPr>
                <w:rFonts w:ascii="宋体" w:hAnsi="宋体"/>
                <w:sz w:val="21"/>
                <w:szCs w:val="21"/>
              </w:rPr>
            </w:pPr>
          </w:p>
        </w:tc>
        <w:tc>
          <w:tcPr>
            <w:tcW w:w="0" w:type="auto"/>
            <w:noWrap/>
          </w:tcPr>
          <w:p w14:paraId="798620BE" w14:textId="77777777" w:rsidR="009D4DDE" w:rsidRDefault="009D4DDE" w:rsidP="00EF6B70">
            <w:pPr>
              <w:spacing w:line="240" w:lineRule="auto"/>
              <w:ind w:firstLineChars="0" w:firstLine="0"/>
              <w:rPr>
                <w:rFonts w:ascii="宋体" w:hAnsi="宋体"/>
                <w:sz w:val="21"/>
                <w:szCs w:val="21"/>
              </w:rPr>
            </w:pPr>
          </w:p>
        </w:tc>
      </w:tr>
      <w:tr w:rsidR="009D4DDE" w14:paraId="02350F7D" w14:textId="77777777" w:rsidTr="00EF6B70">
        <w:trPr>
          <w:jc w:val="center"/>
        </w:trPr>
        <w:tc>
          <w:tcPr>
            <w:tcW w:w="0" w:type="auto"/>
            <w:noWrap/>
          </w:tcPr>
          <w:p w14:paraId="70B56A15" w14:textId="77777777" w:rsidR="009D4DDE" w:rsidRDefault="009D4DDE" w:rsidP="00EF6B70">
            <w:pPr>
              <w:spacing w:line="240" w:lineRule="auto"/>
              <w:ind w:firstLineChars="0" w:firstLine="0"/>
              <w:jc w:val="left"/>
              <w:rPr>
                <w:rFonts w:ascii="宋体" w:hAnsi="宋体"/>
                <w:sz w:val="21"/>
                <w:szCs w:val="21"/>
              </w:rPr>
            </w:pPr>
            <w:r>
              <w:rPr>
                <w:rFonts w:hint="eastAsia"/>
                <w:sz w:val="21"/>
                <w:szCs w:val="21"/>
              </w:rPr>
              <w:t>左岸导流洞施工支洞施工</w:t>
            </w:r>
          </w:p>
        </w:tc>
        <w:tc>
          <w:tcPr>
            <w:tcW w:w="0" w:type="auto"/>
            <w:noWrap/>
          </w:tcPr>
          <w:p w14:paraId="7AB38BBB" w14:textId="77777777" w:rsidR="009D4DDE" w:rsidRDefault="009D4DDE" w:rsidP="00EF6B70">
            <w:pPr>
              <w:spacing w:line="240" w:lineRule="auto"/>
              <w:ind w:firstLineChars="0" w:firstLine="0"/>
              <w:rPr>
                <w:rFonts w:ascii="宋体" w:hAnsi="宋体"/>
                <w:sz w:val="21"/>
                <w:szCs w:val="21"/>
              </w:rPr>
            </w:pPr>
          </w:p>
        </w:tc>
        <w:tc>
          <w:tcPr>
            <w:tcW w:w="0" w:type="auto"/>
            <w:noWrap/>
          </w:tcPr>
          <w:p w14:paraId="5504788C" w14:textId="77777777" w:rsidR="009D4DDE" w:rsidRDefault="009D4DDE" w:rsidP="00EF6B70">
            <w:pPr>
              <w:spacing w:line="240" w:lineRule="auto"/>
              <w:ind w:firstLineChars="0" w:firstLine="0"/>
              <w:rPr>
                <w:rFonts w:ascii="宋体" w:hAnsi="宋体"/>
                <w:sz w:val="21"/>
                <w:szCs w:val="21"/>
              </w:rPr>
            </w:pPr>
          </w:p>
        </w:tc>
        <w:tc>
          <w:tcPr>
            <w:tcW w:w="0" w:type="auto"/>
            <w:noWrap/>
          </w:tcPr>
          <w:p w14:paraId="27917731" w14:textId="77777777" w:rsidR="009D4DDE" w:rsidRDefault="009D4DDE" w:rsidP="00EF6B70">
            <w:pPr>
              <w:spacing w:line="240" w:lineRule="auto"/>
              <w:ind w:firstLineChars="0" w:firstLine="0"/>
              <w:rPr>
                <w:rFonts w:ascii="宋体" w:hAnsi="宋体"/>
                <w:sz w:val="21"/>
                <w:szCs w:val="21"/>
              </w:rPr>
            </w:pPr>
          </w:p>
        </w:tc>
        <w:tc>
          <w:tcPr>
            <w:tcW w:w="0" w:type="auto"/>
            <w:noWrap/>
          </w:tcPr>
          <w:p w14:paraId="12964E99" w14:textId="77777777" w:rsidR="009D4DDE" w:rsidRDefault="009D4DDE" w:rsidP="00EF6B70">
            <w:pPr>
              <w:spacing w:line="240" w:lineRule="auto"/>
              <w:ind w:firstLineChars="0" w:firstLine="0"/>
              <w:rPr>
                <w:rFonts w:ascii="宋体" w:hAnsi="宋体"/>
                <w:sz w:val="21"/>
                <w:szCs w:val="21"/>
              </w:rPr>
            </w:pPr>
          </w:p>
        </w:tc>
        <w:tc>
          <w:tcPr>
            <w:tcW w:w="0" w:type="auto"/>
            <w:noWrap/>
          </w:tcPr>
          <w:p w14:paraId="2B51F51C" w14:textId="77777777" w:rsidR="009D4DDE" w:rsidRDefault="009D4DDE" w:rsidP="00EF6B70">
            <w:pPr>
              <w:spacing w:line="240" w:lineRule="auto"/>
              <w:ind w:firstLineChars="0" w:firstLine="0"/>
              <w:rPr>
                <w:rFonts w:ascii="宋体" w:hAnsi="宋体"/>
                <w:sz w:val="21"/>
                <w:szCs w:val="21"/>
              </w:rPr>
            </w:pPr>
          </w:p>
        </w:tc>
      </w:tr>
    </w:tbl>
    <w:p w14:paraId="489FD97E" w14:textId="77777777" w:rsidR="009D4DDE" w:rsidRDefault="009D4DDE" w:rsidP="009D4DDE">
      <w:pPr>
        <w:pStyle w:val="ae"/>
      </w:pPr>
      <w:r>
        <w:fldChar w:fldCharType="begin"/>
      </w:r>
      <w:r>
        <w:rPr>
          <w:rFonts w:hint="eastAsia"/>
        </w:rPr>
        <w:instrText xml:space="preserve">ref </w:instrText>
      </w:r>
      <w:r>
        <w:rPr>
          <w:rFonts w:hint="eastAsia"/>
        </w:rPr>
        <w:instrText>土石方平衡表</w:instrText>
      </w:r>
      <w:r>
        <w:fldChar w:fldCharType="separate"/>
      </w:r>
      <w:r>
        <w:rPr>
          <w:rFonts w:hint="eastAsia"/>
        </w:rPr>
        <w:t>表</w:t>
      </w:r>
      <w:r>
        <w:rPr>
          <w:noProof/>
        </w:rPr>
        <w:t>10</w:t>
      </w:r>
      <w:r w:rsidRPr="00586411">
        <w:t>.</w:t>
      </w:r>
      <w:r>
        <w:rPr>
          <w:noProof/>
        </w:rPr>
        <w:t>6</w:t>
      </w:r>
      <w:r>
        <w:fldChar w:fldCharType="end"/>
      </w:r>
      <w:r>
        <w:rPr>
          <w:rFonts w:hint="eastAsia"/>
        </w:rPr>
        <w:tab/>
      </w:r>
      <w:r>
        <w:rPr>
          <w:rFonts w:hint="eastAsia"/>
        </w:rPr>
        <w:t>土石方平衡表（中转场部分）</w:t>
      </w:r>
    </w:p>
    <w:tbl>
      <w:tblPr>
        <w:tblStyle w:val="af1"/>
        <w:tblW w:w="0" w:type="auto"/>
        <w:jc w:val="center"/>
        <w:tblLayout w:type="fixed"/>
        <w:tblLook w:val="01E0" w:firstRow="1" w:lastRow="1" w:firstColumn="1" w:lastColumn="1" w:noHBand="0" w:noVBand="0"/>
      </w:tblPr>
      <w:tblGrid>
        <w:gridCol w:w="2894"/>
        <w:gridCol w:w="1021"/>
        <w:gridCol w:w="636"/>
        <w:gridCol w:w="1137"/>
        <w:gridCol w:w="985"/>
        <w:gridCol w:w="1344"/>
        <w:gridCol w:w="1008"/>
      </w:tblGrid>
      <w:tr w:rsidR="009D4DDE" w14:paraId="6E0956EA" w14:textId="77777777" w:rsidTr="00EF6B70">
        <w:trPr>
          <w:jc w:val="center"/>
        </w:trPr>
        <w:tc>
          <w:tcPr>
            <w:tcW w:w="2894" w:type="dxa"/>
            <w:vMerge w:val="restart"/>
            <w:tcBorders>
              <w:top w:val="single" w:sz="12" w:space="0" w:color="auto"/>
            </w:tcBorders>
            <w:noWrap/>
          </w:tcPr>
          <w:p w14:paraId="3767A1A0" w14:textId="77777777" w:rsidR="009D4DDE" w:rsidRDefault="009D4DDE" w:rsidP="00EF6B70">
            <w:pPr>
              <w:spacing w:line="240" w:lineRule="auto"/>
              <w:ind w:firstLineChars="0" w:firstLine="0"/>
              <w:rPr>
                <w:rFonts w:ascii="宋体" w:hAnsi="宋体"/>
                <w:sz w:val="21"/>
                <w:szCs w:val="21"/>
              </w:rPr>
            </w:pPr>
          </w:p>
        </w:tc>
        <w:tc>
          <w:tcPr>
            <w:tcW w:w="1657" w:type="dxa"/>
            <w:gridSpan w:val="2"/>
            <w:tcBorders>
              <w:top w:val="single" w:sz="12" w:space="0" w:color="auto"/>
            </w:tcBorders>
            <w:noWrap/>
          </w:tcPr>
          <w:p w14:paraId="1DB0425B" w14:textId="77777777" w:rsidR="009D4DDE" w:rsidRDefault="009D4DDE" w:rsidP="00EF6B70">
            <w:pPr>
              <w:spacing w:line="240" w:lineRule="auto"/>
              <w:ind w:firstLineChars="0" w:firstLine="0"/>
              <w:rPr>
                <w:rFonts w:ascii="宋体" w:hAnsi="宋体"/>
                <w:sz w:val="21"/>
                <w:szCs w:val="21"/>
              </w:rPr>
            </w:pPr>
            <w:r>
              <w:rPr>
                <w:rFonts w:hint="eastAsia"/>
                <w:sz w:val="21"/>
                <w:szCs w:val="21"/>
              </w:rPr>
              <w:t>新建村中转场</w:t>
            </w:r>
          </w:p>
        </w:tc>
        <w:tc>
          <w:tcPr>
            <w:tcW w:w="1137" w:type="dxa"/>
            <w:tcBorders>
              <w:top w:val="single" w:sz="12" w:space="0" w:color="auto"/>
            </w:tcBorders>
            <w:noWrap/>
          </w:tcPr>
          <w:p w14:paraId="0DEE5EA0" w14:textId="77777777" w:rsidR="009D4DDE" w:rsidRDefault="009D4DDE" w:rsidP="00EF6B70">
            <w:pPr>
              <w:spacing w:line="240" w:lineRule="auto"/>
              <w:ind w:firstLineChars="0" w:firstLine="0"/>
              <w:rPr>
                <w:rFonts w:ascii="宋体" w:hAnsi="宋体"/>
                <w:sz w:val="21"/>
                <w:szCs w:val="21"/>
              </w:rPr>
            </w:pPr>
            <w:r>
              <w:rPr>
                <w:rFonts w:hint="eastAsia"/>
                <w:sz w:val="21"/>
                <w:szCs w:val="21"/>
              </w:rPr>
              <w:t>新建村弃渣场</w:t>
            </w:r>
          </w:p>
        </w:tc>
        <w:tc>
          <w:tcPr>
            <w:tcW w:w="985" w:type="dxa"/>
            <w:tcBorders>
              <w:top w:val="single" w:sz="12" w:space="0" w:color="auto"/>
            </w:tcBorders>
            <w:noWrap/>
          </w:tcPr>
          <w:p w14:paraId="0CB0D122" w14:textId="77777777" w:rsidR="009D4DDE" w:rsidRDefault="009D4DDE" w:rsidP="00EF6B70">
            <w:pPr>
              <w:spacing w:line="240" w:lineRule="auto"/>
              <w:ind w:firstLineChars="0" w:firstLine="0"/>
              <w:rPr>
                <w:rFonts w:ascii="宋体" w:hAnsi="宋体"/>
                <w:sz w:val="21"/>
                <w:szCs w:val="21"/>
              </w:rPr>
            </w:pPr>
            <w:r>
              <w:rPr>
                <w:rFonts w:hint="eastAsia"/>
                <w:sz w:val="21"/>
                <w:szCs w:val="21"/>
              </w:rPr>
              <w:t>荒田弃渣场</w:t>
            </w:r>
          </w:p>
        </w:tc>
        <w:tc>
          <w:tcPr>
            <w:tcW w:w="1344" w:type="dxa"/>
            <w:tcBorders>
              <w:top w:val="single" w:sz="12" w:space="0" w:color="auto"/>
            </w:tcBorders>
            <w:noWrap/>
          </w:tcPr>
          <w:p w14:paraId="7653B0E2" w14:textId="77777777" w:rsidR="009D4DDE" w:rsidRDefault="009D4DDE" w:rsidP="00EF6B70">
            <w:pPr>
              <w:spacing w:line="240" w:lineRule="auto"/>
              <w:ind w:firstLineChars="0" w:firstLine="0"/>
              <w:rPr>
                <w:rFonts w:ascii="宋体" w:hAnsi="宋体"/>
                <w:sz w:val="21"/>
                <w:szCs w:val="21"/>
              </w:rPr>
            </w:pPr>
            <w:r>
              <w:rPr>
                <w:rFonts w:hint="eastAsia"/>
                <w:sz w:val="21"/>
                <w:szCs w:val="21"/>
              </w:rPr>
              <w:t>外来物资</w:t>
            </w:r>
            <w:r>
              <w:rPr>
                <w:rFonts w:hint="eastAsia"/>
                <w:sz w:val="21"/>
                <w:szCs w:val="21"/>
              </w:rPr>
              <w:t>(</w:t>
            </w:r>
            <w:r>
              <w:rPr>
                <w:rFonts w:hint="eastAsia"/>
                <w:sz w:val="21"/>
                <w:szCs w:val="21"/>
              </w:rPr>
              <w:t>水泥</w:t>
            </w:r>
            <w:r>
              <w:rPr>
                <w:rFonts w:hint="eastAsia"/>
                <w:sz w:val="21"/>
                <w:szCs w:val="21"/>
              </w:rPr>
              <w:t>)</w:t>
            </w:r>
            <w:r>
              <w:rPr>
                <w:rFonts w:hint="eastAsia"/>
                <w:sz w:val="21"/>
                <w:szCs w:val="21"/>
              </w:rPr>
              <w:t>供应点</w:t>
            </w:r>
          </w:p>
        </w:tc>
        <w:tc>
          <w:tcPr>
            <w:tcW w:w="1008" w:type="dxa"/>
            <w:tcBorders>
              <w:top w:val="single" w:sz="12" w:space="0" w:color="auto"/>
            </w:tcBorders>
            <w:noWrap/>
          </w:tcPr>
          <w:p w14:paraId="03B5BC66" w14:textId="77777777" w:rsidR="009D4DDE" w:rsidRDefault="009D4DDE" w:rsidP="00EF6B70">
            <w:pPr>
              <w:spacing w:line="240" w:lineRule="auto"/>
              <w:ind w:firstLineChars="0" w:firstLine="0"/>
              <w:rPr>
                <w:rFonts w:ascii="宋体" w:hAnsi="宋体"/>
                <w:sz w:val="21"/>
                <w:szCs w:val="21"/>
              </w:rPr>
            </w:pPr>
            <w:r>
              <w:rPr>
                <w:rFonts w:hint="eastAsia"/>
                <w:sz w:val="21"/>
                <w:szCs w:val="21"/>
              </w:rPr>
              <w:t>牛厩石料场</w:t>
            </w:r>
          </w:p>
        </w:tc>
      </w:tr>
      <w:tr w:rsidR="009D4DDE" w14:paraId="2A983E5B" w14:textId="77777777" w:rsidTr="00EF6B70">
        <w:trPr>
          <w:jc w:val="center"/>
        </w:trPr>
        <w:tc>
          <w:tcPr>
            <w:tcW w:w="2894" w:type="dxa"/>
            <w:vMerge/>
            <w:tcBorders>
              <w:bottom w:val="single" w:sz="4" w:space="0" w:color="auto"/>
            </w:tcBorders>
            <w:noWrap/>
          </w:tcPr>
          <w:p w14:paraId="7758423F" w14:textId="77777777" w:rsidR="009D4DDE" w:rsidRDefault="009D4DDE" w:rsidP="00EF6B70">
            <w:pPr>
              <w:spacing w:line="240" w:lineRule="auto"/>
              <w:ind w:firstLineChars="0" w:firstLine="0"/>
              <w:jc w:val="left"/>
              <w:rPr>
                <w:rFonts w:ascii="宋体" w:hAnsi="宋体"/>
                <w:sz w:val="21"/>
                <w:szCs w:val="21"/>
              </w:rPr>
            </w:pPr>
          </w:p>
        </w:tc>
        <w:tc>
          <w:tcPr>
            <w:tcW w:w="1021" w:type="dxa"/>
            <w:tcBorders>
              <w:bottom w:val="single" w:sz="4" w:space="0" w:color="auto"/>
            </w:tcBorders>
            <w:noWrap/>
          </w:tcPr>
          <w:p w14:paraId="0FF252D1" w14:textId="77777777" w:rsidR="009D4DDE" w:rsidRDefault="009D4DDE" w:rsidP="00EF6B70">
            <w:pPr>
              <w:spacing w:line="240" w:lineRule="auto"/>
              <w:ind w:firstLineChars="0" w:firstLine="0"/>
              <w:rPr>
                <w:rFonts w:ascii="宋体" w:hAnsi="宋体"/>
                <w:sz w:val="21"/>
                <w:szCs w:val="21"/>
              </w:rPr>
            </w:pPr>
            <w:r>
              <w:rPr>
                <w:rFonts w:hint="eastAsia"/>
                <w:sz w:val="21"/>
                <w:szCs w:val="21"/>
              </w:rPr>
              <w:t>总入</w:t>
            </w:r>
          </w:p>
        </w:tc>
        <w:tc>
          <w:tcPr>
            <w:tcW w:w="636" w:type="dxa"/>
            <w:tcBorders>
              <w:bottom w:val="single" w:sz="4" w:space="0" w:color="auto"/>
            </w:tcBorders>
            <w:noWrap/>
          </w:tcPr>
          <w:p w14:paraId="5E5FCD01" w14:textId="77777777" w:rsidR="009D4DDE" w:rsidRDefault="009D4DDE" w:rsidP="00EF6B70">
            <w:pPr>
              <w:spacing w:line="240" w:lineRule="auto"/>
              <w:ind w:firstLineChars="0" w:firstLine="0"/>
              <w:rPr>
                <w:rFonts w:ascii="宋体" w:hAnsi="宋体"/>
                <w:sz w:val="21"/>
                <w:szCs w:val="21"/>
              </w:rPr>
            </w:pPr>
            <w:r>
              <w:rPr>
                <w:rFonts w:hint="eastAsia"/>
                <w:sz w:val="21"/>
                <w:szCs w:val="21"/>
              </w:rPr>
              <w:t>总出</w:t>
            </w:r>
          </w:p>
        </w:tc>
        <w:tc>
          <w:tcPr>
            <w:tcW w:w="1137" w:type="dxa"/>
            <w:tcBorders>
              <w:bottom w:val="single" w:sz="4" w:space="0" w:color="auto"/>
            </w:tcBorders>
            <w:noWrap/>
          </w:tcPr>
          <w:p w14:paraId="1C48783B" w14:textId="77777777" w:rsidR="009D4DDE" w:rsidRDefault="009D4DDE" w:rsidP="00EF6B70">
            <w:pPr>
              <w:spacing w:line="240" w:lineRule="auto"/>
              <w:ind w:firstLineChars="0" w:firstLine="0"/>
              <w:rPr>
                <w:rFonts w:ascii="宋体" w:hAnsi="宋体"/>
                <w:sz w:val="21"/>
                <w:szCs w:val="21"/>
              </w:rPr>
            </w:pPr>
            <w:r>
              <w:rPr>
                <w:rFonts w:hint="eastAsia"/>
                <w:sz w:val="21"/>
                <w:szCs w:val="21"/>
              </w:rPr>
              <w:t>总入</w:t>
            </w:r>
          </w:p>
        </w:tc>
        <w:tc>
          <w:tcPr>
            <w:tcW w:w="985" w:type="dxa"/>
            <w:tcBorders>
              <w:bottom w:val="single" w:sz="4" w:space="0" w:color="auto"/>
            </w:tcBorders>
            <w:noWrap/>
          </w:tcPr>
          <w:p w14:paraId="2339333F" w14:textId="77777777" w:rsidR="009D4DDE" w:rsidRDefault="009D4DDE" w:rsidP="00EF6B70">
            <w:pPr>
              <w:spacing w:line="240" w:lineRule="auto"/>
              <w:ind w:firstLineChars="0" w:firstLine="0"/>
              <w:rPr>
                <w:rFonts w:ascii="宋体" w:hAnsi="宋体"/>
                <w:sz w:val="21"/>
                <w:szCs w:val="21"/>
              </w:rPr>
            </w:pPr>
            <w:r>
              <w:rPr>
                <w:rFonts w:hint="eastAsia"/>
                <w:sz w:val="21"/>
                <w:szCs w:val="21"/>
              </w:rPr>
              <w:t>总入</w:t>
            </w:r>
          </w:p>
        </w:tc>
        <w:tc>
          <w:tcPr>
            <w:tcW w:w="1344" w:type="dxa"/>
            <w:tcBorders>
              <w:bottom w:val="single" w:sz="4" w:space="0" w:color="auto"/>
            </w:tcBorders>
            <w:noWrap/>
          </w:tcPr>
          <w:p w14:paraId="646FBA1F" w14:textId="77777777" w:rsidR="009D4DDE" w:rsidRDefault="009D4DDE" w:rsidP="00EF6B70">
            <w:pPr>
              <w:spacing w:line="240" w:lineRule="auto"/>
              <w:ind w:firstLineChars="0" w:firstLine="0"/>
              <w:rPr>
                <w:rFonts w:ascii="宋体" w:hAnsi="宋体"/>
                <w:sz w:val="21"/>
                <w:szCs w:val="21"/>
              </w:rPr>
            </w:pPr>
            <w:r>
              <w:rPr>
                <w:rFonts w:hint="eastAsia"/>
                <w:sz w:val="21"/>
                <w:szCs w:val="21"/>
              </w:rPr>
              <w:t>总出</w:t>
            </w:r>
          </w:p>
        </w:tc>
        <w:tc>
          <w:tcPr>
            <w:tcW w:w="1008" w:type="dxa"/>
            <w:tcBorders>
              <w:bottom w:val="single" w:sz="4" w:space="0" w:color="auto"/>
            </w:tcBorders>
            <w:noWrap/>
          </w:tcPr>
          <w:p w14:paraId="2D4426FB" w14:textId="77777777" w:rsidR="009D4DDE" w:rsidRDefault="009D4DDE" w:rsidP="00EF6B70">
            <w:pPr>
              <w:spacing w:line="240" w:lineRule="auto"/>
              <w:ind w:firstLineChars="0" w:firstLine="0"/>
              <w:rPr>
                <w:rFonts w:ascii="宋体" w:hAnsi="宋体"/>
                <w:sz w:val="21"/>
                <w:szCs w:val="21"/>
              </w:rPr>
            </w:pPr>
            <w:r>
              <w:rPr>
                <w:rFonts w:hint="eastAsia"/>
                <w:sz w:val="21"/>
                <w:szCs w:val="21"/>
              </w:rPr>
              <w:t>总出</w:t>
            </w:r>
          </w:p>
        </w:tc>
      </w:tr>
      <w:tr w:rsidR="009D4DDE" w14:paraId="7976308F" w14:textId="77777777" w:rsidTr="00EF6B70">
        <w:trPr>
          <w:jc w:val="center"/>
        </w:trPr>
        <w:tc>
          <w:tcPr>
            <w:tcW w:w="2894" w:type="dxa"/>
            <w:tcBorders>
              <w:top w:val="single" w:sz="4" w:space="0" w:color="auto"/>
            </w:tcBorders>
            <w:noWrap/>
          </w:tcPr>
          <w:p w14:paraId="2D9CF45D" w14:textId="77777777" w:rsidR="009D4DDE" w:rsidRDefault="009D4DDE" w:rsidP="00EF6B70">
            <w:pPr>
              <w:spacing w:line="240" w:lineRule="auto"/>
              <w:ind w:firstLineChars="0" w:firstLine="0"/>
              <w:jc w:val="left"/>
              <w:rPr>
                <w:rFonts w:ascii="宋体" w:hAnsi="宋体"/>
                <w:sz w:val="21"/>
                <w:szCs w:val="21"/>
              </w:rPr>
            </w:pPr>
            <w:r>
              <w:rPr>
                <w:rFonts w:hint="eastAsia"/>
                <w:sz w:val="21"/>
                <w:szCs w:val="21"/>
              </w:rPr>
              <w:t>1#</w:t>
            </w:r>
            <w:r>
              <w:rPr>
                <w:rFonts w:hint="eastAsia"/>
                <w:sz w:val="21"/>
                <w:szCs w:val="21"/>
              </w:rPr>
              <w:t>、</w:t>
            </w:r>
            <w:r>
              <w:rPr>
                <w:rFonts w:hint="eastAsia"/>
                <w:sz w:val="21"/>
                <w:szCs w:val="21"/>
              </w:rPr>
              <w:t>2#</w:t>
            </w:r>
            <w:r>
              <w:rPr>
                <w:rFonts w:hint="eastAsia"/>
                <w:sz w:val="21"/>
                <w:szCs w:val="21"/>
              </w:rPr>
              <w:t>、</w:t>
            </w:r>
            <w:r>
              <w:rPr>
                <w:rFonts w:hint="eastAsia"/>
                <w:sz w:val="21"/>
                <w:szCs w:val="21"/>
              </w:rPr>
              <w:t>3#</w:t>
            </w:r>
            <w:r>
              <w:rPr>
                <w:rFonts w:hint="eastAsia"/>
                <w:sz w:val="21"/>
                <w:szCs w:val="21"/>
              </w:rPr>
              <w:t>导流洞封堵</w:t>
            </w:r>
          </w:p>
        </w:tc>
        <w:tc>
          <w:tcPr>
            <w:tcW w:w="1021" w:type="dxa"/>
            <w:tcBorders>
              <w:top w:val="single" w:sz="4" w:space="0" w:color="auto"/>
            </w:tcBorders>
            <w:noWrap/>
          </w:tcPr>
          <w:p w14:paraId="79575C50" w14:textId="77777777" w:rsidR="009D4DDE" w:rsidRDefault="009D4DDE" w:rsidP="00EF6B70">
            <w:pPr>
              <w:spacing w:line="240" w:lineRule="auto"/>
              <w:ind w:firstLineChars="0" w:firstLine="0"/>
              <w:rPr>
                <w:rFonts w:ascii="宋体" w:hAnsi="宋体"/>
                <w:sz w:val="21"/>
                <w:szCs w:val="21"/>
              </w:rPr>
            </w:pPr>
          </w:p>
        </w:tc>
        <w:tc>
          <w:tcPr>
            <w:tcW w:w="636" w:type="dxa"/>
            <w:tcBorders>
              <w:top w:val="single" w:sz="4" w:space="0" w:color="auto"/>
            </w:tcBorders>
            <w:noWrap/>
          </w:tcPr>
          <w:p w14:paraId="277D62AC" w14:textId="77777777" w:rsidR="009D4DDE" w:rsidRDefault="009D4DDE" w:rsidP="00EF6B70">
            <w:pPr>
              <w:spacing w:line="240" w:lineRule="auto"/>
              <w:ind w:firstLineChars="0" w:firstLine="0"/>
              <w:rPr>
                <w:rFonts w:ascii="宋体" w:hAnsi="宋体"/>
                <w:sz w:val="21"/>
                <w:szCs w:val="21"/>
              </w:rPr>
            </w:pPr>
          </w:p>
        </w:tc>
        <w:tc>
          <w:tcPr>
            <w:tcW w:w="1137" w:type="dxa"/>
            <w:tcBorders>
              <w:top w:val="single" w:sz="4" w:space="0" w:color="auto"/>
            </w:tcBorders>
            <w:noWrap/>
          </w:tcPr>
          <w:p w14:paraId="103F32D5" w14:textId="77777777" w:rsidR="009D4DDE" w:rsidRDefault="009D4DDE" w:rsidP="00EF6B70">
            <w:pPr>
              <w:spacing w:line="240" w:lineRule="auto"/>
              <w:ind w:firstLineChars="0" w:firstLine="0"/>
              <w:rPr>
                <w:rFonts w:ascii="宋体" w:hAnsi="宋体"/>
                <w:sz w:val="21"/>
                <w:szCs w:val="21"/>
              </w:rPr>
            </w:pPr>
          </w:p>
        </w:tc>
        <w:tc>
          <w:tcPr>
            <w:tcW w:w="985" w:type="dxa"/>
            <w:tcBorders>
              <w:top w:val="single" w:sz="4" w:space="0" w:color="auto"/>
            </w:tcBorders>
            <w:noWrap/>
          </w:tcPr>
          <w:p w14:paraId="638DE0C1" w14:textId="77777777" w:rsidR="009D4DDE" w:rsidRDefault="009D4DDE" w:rsidP="00EF6B70">
            <w:pPr>
              <w:spacing w:line="240" w:lineRule="auto"/>
              <w:ind w:firstLineChars="0" w:firstLine="0"/>
              <w:rPr>
                <w:rFonts w:ascii="宋体" w:hAnsi="宋体"/>
                <w:sz w:val="21"/>
                <w:szCs w:val="21"/>
              </w:rPr>
            </w:pPr>
          </w:p>
        </w:tc>
        <w:tc>
          <w:tcPr>
            <w:tcW w:w="1344" w:type="dxa"/>
            <w:tcBorders>
              <w:top w:val="single" w:sz="4" w:space="0" w:color="auto"/>
            </w:tcBorders>
            <w:noWrap/>
          </w:tcPr>
          <w:p w14:paraId="54F441F9" w14:textId="77777777" w:rsidR="009D4DDE" w:rsidRDefault="009D4DDE" w:rsidP="00EF6B70">
            <w:pPr>
              <w:spacing w:line="240" w:lineRule="auto"/>
              <w:ind w:firstLineChars="0" w:firstLine="0"/>
              <w:rPr>
                <w:rFonts w:ascii="宋体" w:hAnsi="宋体"/>
                <w:sz w:val="21"/>
                <w:szCs w:val="21"/>
              </w:rPr>
            </w:pPr>
          </w:p>
        </w:tc>
        <w:tc>
          <w:tcPr>
            <w:tcW w:w="1008" w:type="dxa"/>
            <w:tcBorders>
              <w:top w:val="single" w:sz="4" w:space="0" w:color="auto"/>
            </w:tcBorders>
            <w:noWrap/>
          </w:tcPr>
          <w:p w14:paraId="3993E2F2" w14:textId="77777777" w:rsidR="009D4DDE" w:rsidRDefault="009D4DDE" w:rsidP="00EF6B70">
            <w:pPr>
              <w:spacing w:line="240" w:lineRule="auto"/>
              <w:ind w:firstLineChars="0" w:firstLine="0"/>
              <w:rPr>
                <w:rFonts w:ascii="宋体" w:hAnsi="宋体"/>
                <w:sz w:val="21"/>
                <w:szCs w:val="21"/>
              </w:rPr>
            </w:pPr>
          </w:p>
        </w:tc>
      </w:tr>
      <w:tr w:rsidR="009D4DDE" w14:paraId="321CAF42" w14:textId="77777777" w:rsidTr="00EF6B70">
        <w:trPr>
          <w:jc w:val="center"/>
        </w:trPr>
        <w:tc>
          <w:tcPr>
            <w:tcW w:w="2894" w:type="dxa"/>
            <w:noWrap/>
          </w:tcPr>
          <w:p w14:paraId="4631C533" w14:textId="77777777" w:rsidR="009D4DDE" w:rsidRDefault="009D4DDE" w:rsidP="00EF6B70">
            <w:pPr>
              <w:spacing w:line="240" w:lineRule="auto"/>
              <w:ind w:firstLineChars="0" w:firstLine="0"/>
              <w:jc w:val="left"/>
              <w:rPr>
                <w:rFonts w:ascii="宋体" w:hAnsi="宋体"/>
                <w:sz w:val="21"/>
                <w:szCs w:val="21"/>
              </w:rPr>
            </w:pPr>
            <w:r>
              <w:rPr>
                <w:rFonts w:hint="eastAsia"/>
                <w:sz w:val="21"/>
                <w:szCs w:val="21"/>
              </w:rPr>
              <w:t>1</w:t>
            </w:r>
            <w:r>
              <w:rPr>
                <w:rFonts w:hint="eastAsia"/>
                <w:sz w:val="21"/>
                <w:szCs w:val="21"/>
              </w:rPr>
              <w:t>、</w:t>
            </w:r>
            <w:r>
              <w:rPr>
                <w:rFonts w:hint="eastAsia"/>
                <w:sz w:val="21"/>
                <w:szCs w:val="21"/>
              </w:rPr>
              <w:t>2</w:t>
            </w:r>
            <w:r>
              <w:rPr>
                <w:rFonts w:hint="eastAsia"/>
                <w:sz w:val="21"/>
                <w:szCs w:val="21"/>
              </w:rPr>
              <w:t>、</w:t>
            </w:r>
            <w:r>
              <w:rPr>
                <w:rFonts w:hint="eastAsia"/>
                <w:sz w:val="21"/>
                <w:szCs w:val="21"/>
              </w:rPr>
              <w:t>3</w:t>
            </w:r>
            <w:r>
              <w:rPr>
                <w:rFonts w:hint="eastAsia"/>
                <w:sz w:val="21"/>
                <w:szCs w:val="21"/>
              </w:rPr>
              <w:t>导流洞出口石方明挖</w:t>
            </w:r>
          </w:p>
        </w:tc>
        <w:tc>
          <w:tcPr>
            <w:tcW w:w="1021" w:type="dxa"/>
            <w:noWrap/>
          </w:tcPr>
          <w:p w14:paraId="7E671B0D" w14:textId="77777777" w:rsidR="009D4DDE" w:rsidRDefault="009D4DDE" w:rsidP="00EF6B70">
            <w:pPr>
              <w:spacing w:line="240" w:lineRule="auto"/>
              <w:ind w:firstLineChars="0" w:firstLine="0"/>
              <w:rPr>
                <w:rFonts w:ascii="宋体" w:hAnsi="宋体"/>
                <w:sz w:val="21"/>
                <w:szCs w:val="21"/>
              </w:rPr>
            </w:pPr>
          </w:p>
        </w:tc>
        <w:tc>
          <w:tcPr>
            <w:tcW w:w="636" w:type="dxa"/>
            <w:noWrap/>
          </w:tcPr>
          <w:p w14:paraId="5485C6A5" w14:textId="77777777" w:rsidR="009D4DDE" w:rsidRDefault="009D4DDE" w:rsidP="00EF6B70">
            <w:pPr>
              <w:spacing w:line="240" w:lineRule="auto"/>
              <w:ind w:firstLineChars="0" w:firstLine="0"/>
              <w:rPr>
                <w:rFonts w:ascii="宋体" w:hAnsi="宋体"/>
                <w:sz w:val="21"/>
                <w:szCs w:val="21"/>
              </w:rPr>
            </w:pPr>
          </w:p>
        </w:tc>
        <w:tc>
          <w:tcPr>
            <w:tcW w:w="1137" w:type="dxa"/>
            <w:noWrap/>
          </w:tcPr>
          <w:p w14:paraId="2B228AC6" w14:textId="77777777" w:rsidR="009D4DDE" w:rsidRDefault="009D4DDE" w:rsidP="00EF6B70">
            <w:pPr>
              <w:spacing w:line="240" w:lineRule="auto"/>
              <w:ind w:firstLineChars="0" w:firstLine="0"/>
              <w:rPr>
                <w:rFonts w:ascii="宋体" w:hAnsi="宋体"/>
                <w:sz w:val="21"/>
                <w:szCs w:val="21"/>
              </w:rPr>
            </w:pPr>
          </w:p>
        </w:tc>
        <w:tc>
          <w:tcPr>
            <w:tcW w:w="985" w:type="dxa"/>
            <w:noWrap/>
          </w:tcPr>
          <w:p w14:paraId="673297CF" w14:textId="77777777" w:rsidR="009D4DDE" w:rsidRDefault="009D4DDE" w:rsidP="00EF6B70">
            <w:pPr>
              <w:spacing w:line="240" w:lineRule="auto"/>
              <w:ind w:firstLineChars="0" w:firstLine="0"/>
              <w:rPr>
                <w:rFonts w:ascii="宋体" w:hAnsi="宋体"/>
                <w:sz w:val="21"/>
                <w:szCs w:val="21"/>
              </w:rPr>
            </w:pPr>
          </w:p>
        </w:tc>
        <w:tc>
          <w:tcPr>
            <w:tcW w:w="1344" w:type="dxa"/>
            <w:noWrap/>
          </w:tcPr>
          <w:p w14:paraId="1AF6BDCA" w14:textId="77777777" w:rsidR="009D4DDE" w:rsidRDefault="009D4DDE" w:rsidP="00EF6B70">
            <w:pPr>
              <w:spacing w:line="240" w:lineRule="auto"/>
              <w:ind w:firstLineChars="0" w:firstLine="0"/>
              <w:rPr>
                <w:rFonts w:ascii="宋体" w:hAnsi="宋体"/>
                <w:sz w:val="21"/>
                <w:szCs w:val="21"/>
              </w:rPr>
            </w:pPr>
          </w:p>
        </w:tc>
        <w:tc>
          <w:tcPr>
            <w:tcW w:w="1008" w:type="dxa"/>
            <w:noWrap/>
          </w:tcPr>
          <w:p w14:paraId="06DB9CD8" w14:textId="77777777" w:rsidR="009D4DDE" w:rsidRDefault="009D4DDE" w:rsidP="00EF6B70">
            <w:pPr>
              <w:spacing w:line="240" w:lineRule="auto"/>
              <w:ind w:firstLineChars="0" w:firstLine="0"/>
              <w:rPr>
                <w:rFonts w:ascii="宋体" w:hAnsi="宋体"/>
                <w:sz w:val="21"/>
                <w:szCs w:val="21"/>
              </w:rPr>
            </w:pPr>
          </w:p>
        </w:tc>
      </w:tr>
      <w:tr w:rsidR="009D4DDE" w14:paraId="3EF42CE6" w14:textId="77777777" w:rsidTr="00EF6B70">
        <w:trPr>
          <w:jc w:val="center"/>
        </w:trPr>
        <w:tc>
          <w:tcPr>
            <w:tcW w:w="2894" w:type="dxa"/>
            <w:noWrap/>
          </w:tcPr>
          <w:p w14:paraId="117C57F0" w14:textId="77777777" w:rsidR="009D4DDE" w:rsidRDefault="009D4DDE" w:rsidP="00EF6B70">
            <w:pPr>
              <w:spacing w:line="240" w:lineRule="auto"/>
              <w:ind w:firstLineChars="0" w:firstLine="0"/>
              <w:jc w:val="left"/>
              <w:rPr>
                <w:rFonts w:ascii="宋体" w:hAnsi="宋体"/>
                <w:sz w:val="21"/>
                <w:szCs w:val="21"/>
              </w:rPr>
            </w:pPr>
            <w:r>
              <w:rPr>
                <w:rFonts w:hint="eastAsia"/>
                <w:sz w:val="21"/>
                <w:szCs w:val="21"/>
              </w:rPr>
              <w:t>1</w:t>
            </w:r>
            <w:r>
              <w:rPr>
                <w:rFonts w:hint="eastAsia"/>
                <w:sz w:val="21"/>
                <w:szCs w:val="21"/>
              </w:rPr>
              <w:t>、</w:t>
            </w:r>
            <w:r>
              <w:rPr>
                <w:rFonts w:hint="eastAsia"/>
                <w:sz w:val="21"/>
                <w:szCs w:val="21"/>
              </w:rPr>
              <w:t>2</w:t>
            </w:r>
            <w:r>
              <w:rPr>
                <w:rFonts w:hint="eastAsia"/>
                <w:sz w:val="21"/>
                <w:szCs w:val="21"/>
              </w:rPr>
              <w:t>、</w:t>
            </w:r>
            <w:r>
              <w:rPr>
                <w:rFonts w:hint="eastAsia"/>
                <w:sz w:val="21"/>
                <w:szCs w:val="21"/>
              </w:rPr>
              <w:t>3</w:t>
            </w:r>
            <w:r>
              <w:rPr>
                <w:rFonts w:hint="eastAsia"/>
                <w:sz w:val="21"/>
                <w:szCs w:val="21"/>
              </w:rPr>
              <w:t>导流洞出口土方明挖</w:t>
            </w:r>
          </w:p>
        </w:tc>
        <w:tc>
          <w:tcPr>
            <w:tcW w:w="1021" w:type="dxa"/>
            <w:noWrap/>
          </w:tcPr>
          <w:p w14:paraId="6A46474F" w14:textId="77777777" w:rsidR="009D4DDE" w:rsidRDefault="009D4DDE" w:rsidP="00EF6B70">
            <w:pPr>
              <w:spacing w:line="240" w:lineRule="auto"/>
              <w:ind w:firstLineChars="0" w:firstLine="0"/>
              <w:rPr>
                <w:rFonts w:ascii="宋体" w:hAnsi="宋体"/>
                <w:sz w:val="21"/>
                <w:szCs w:val="21"/>
              </w:rPr>
            </w:pPr>
          </w:p>
        </w:tc>
        <w:tc>
          <w:tcPr>
            <w:tcW w:w="636" w:type="dxa"/>
            <w:noWrap/>
          </w:tcPr>
          <w:p w14:paraId="252A9996" w14:textId="77777777" w:rsidR="009D4DDE" w:rsidRDefault="009D4DDE" w:rsidP="00EF6B70">
            <w:pPr>
              <w:spacing w:line="240" w:lineRule="auto"/>
              <w:ind w:firstLineChars="0" w:firstLine="0"/>
              <w:rPr>
                <w:rFonts w:ascii="宋体" w:hAnsi="宋体"/>
                <w:sz w:val="21"/>
                <w:szCs w:val="21"/>
              </w:rPr>
            </w:pPr>
          </w:p>
        </w:tc>
        <w:tc>
          <w:tcPr>
            <w:tcW w:w="1137" w:type="dxa"/>
            <w:noWrap/>
          </w:tcPr>
          <w:p w14:paraId="6E52DAF1" w14:textId="77777777" w:rsidR="009D4DDE" w:rsidRDefault="009D4DDE" w:rsidP="00EF6B70">
            <w:pPr>
              <w:spacing w:line="240" w:lineRule="auto"/>
              <w:ind w:firstLineChars="0" w:firstLine="0"/>
              <w:rPr>
                <w:rFonts w:ascii="宋体" w:hAnsi="宋体"/>
                <w:sz w:val="21"/>
                <w:szCs w:val="21"/>
              </w:rPr>
            </w:pPr>
          </w:p>
        </w:tc>
        <w:tc>
          <w:tcPr>
            <w:tcW w:w="985" w:type="dxa"/>
            <w:noWrap/>
          </w:tcPr>
          <w:p w14:paraId="7BA64C61" w14:textId="77777777" w:rsidR="009D4DDE" w:rsidRDefault="009D4DDE" w:rsidP="00EF6B70">
            <w:pPr>
              <w:spacing w:line="240" w:lineRule="auto"/>
              <w:ind w:firstLineChars="0" w:firstLine="0"/>
              <w:jc w:val="right"/>
              <w:rPr>
                <w:rFonts w:ascii="宋体" w:hAnsi="宋体"/>
                <w:sz w:val="21"/>
                <w:szCs w:val="21"/>
              </w:rPr>
            </w:pPr>
            <w:r>
              <w:rPr>
                <w:rFonts w:hint="eastAsia"/>
                <w:sz w:val="21"/>
                <w:szCs w:val="21"/>
              </w:rPr>
              <w:t>-27600</w:t>
            </w:r>
          </w:p>
        </w:tc>
        <w:tc>
          <w:tcPr>
            <w:tcW w:w="1344" w:type="dxa"/>
            <w:noWrap/>
          </w:tcPr>
          <w:p w14:paraId="35CD16C1" w14:textId="77777777" w:rsidR="009D4DDE" w:rsidRDefault="009D4DDE" w:rsidP="00EF6B70">
            <w:pPr>
              <w:spacing w:line="240" w:lineRule="auto"/>
              <w:ind w:firstLineChars="0" w:firstLine="0"/>
              <w:rPr>
                <w:rFonts w:ascii="宋体" w:hAnsi="宋体"/>
                <w:sz w:val="21"/>
                <w:szCs w:val="21"/>
              </w:rPr>
            </w:pPr>
          </w:p>
        </w:tc>
        <w:tc>
          <w:tcPr>
            <w:tcW w:w="1008" w:type="dxa"/>
            <w:noWrap/>
          </w:tcPr>
          <w:p w14:paraId="17EECB26" w14:textId="77777777" w:rsidR="009D4DDE" w:rsidRDefault="009D4DDE" w:rsidP="00EF6B70">
            <w:pPr>
              <w:spacing w:line="240" w:lineRule="auto"/>
              <w:ind w:firstLineChars="0" w:firstLine="0"/>
              <w:rPr>
                <w:rFonts w:ascii="宋体" w:hAnsi="宋体"/>
                <w:sz w:val="21"/>
                <w:szCs w:val="21"/>
              </w:rPr>
            </w:pPr>
          </w:p>
        </w:tc>
      </w:tr>
      <w:tr w:rsidR="009D4DDE" w14:paraId="4AF59075" w14:textId="77777777" w:rsidTr="00EF6B70">
        <w:trPr>
          <w:jc w:val="center"/>
        </w:trPr>
        <w:tc>
          <w:tcPr>
            <w:tcW w:w="2894" w:type="dxa"/>
            <w:noWrap/>
          </w:tcPr>
          <w:p w14:paraId="386B40F5" w14:textId="77777777" w:rsidR="009D4DDE" w:rsidRDefault="009D4DDE" w:rsidP="00EF6B70">
            <w:pPr>
              <w:spacing w:line="240" w:lineRule="auto"/>
              <w:ind w:firstLineChars="0" w:firstLine="0"/>
              <w:jc w:val="left"/>
              <w:rPr>
                <w:rFonts w:ascii="宋体" w:hAnsi="宋体"/>
                <w:sz w:val="21"/>
                <w:szCs w:val="21"/>
              </w:rPr>
            </w:pPr>
            <w:r>
              <w:rPr>
                <w:rFonts w:hint="eastAsia"/>
                <w:sz w:val="21"/>
                <w:szCs w:val="21"/>
              </w:rPr>
              <w:t>1</w:t>
            </w:r>
            <w:r>
              <w:rPr>
                <w:rFonts w:hint="eastAsia"/>
                <w:sz w:val="21"/>
                <w:szCs w:val="21"/>
              </w:rPr>
              <w:t>、</w:t>
            </w:r>
            <w:r>
              <w:rPr>
                <w:rFonts w:hint="eastAsia"/>
                <w:sz w:val="21"/>
                <w:szCs w:val="21"/>
              </w:rPr>
              <w:t>2</w:t>
            </w:r>
            <w:r>
              <w:rPr>
                <w:rFonts w:hint="eastAsia"/>
                <w:sz w:val="21"/>
                <w:szCs w:val="21"/>
              </w:rPr>
              <w:t>、</w:t>
            </w:r>
            <w:r>
              <w:rPr>
                <w:rFonts w:hint="eastAsia"/>
                <w:sz w:val="21"/>
                <w:szCs w:val="21"/>
              </w:rPr>
              <w:t>3</w:t>
            </w:r>
            <w:r>
              <w:rPr>
                <w:rFonts w:hint="eastAsia"/>
                <w:sz w:val="21"/>
                <w:szCs w:val="21"/>
              </w:rPr>
              <w:t>导流洞洞挖</w:t>
            </w:r>
          </w:p>
        </w:tc>
        <w:tc>
          <w:tcPr>
            <w:tcW w:w="1021" w:type="dxa"/>
            <w:noWrap/>
          </w:tcPr>
          <w:p w14:paraId="05A7C2D6" w14:textId="77777777" w:rsidR="009D4DDE" w:rsidRDefault="009D4DDE" w:rsidP="00EF6B70">
            <w:pPr>
              <w:spacing w:line="240" w:lineRule="auto"/>
              <w:ind w:firstLineChars="0" w:firstLine="0"/>
              <w:jc w:val="right"/>
              <w:rPr>
                <w:rFonts w:ascii="宋体" w:hAnsi="宋体"/>
                <w:sz w:val="21"/>
                <w:szCs w:val="21"/>
              </w:rPr>
            </w:pPr>
            <w:r>
              <w:rPr>
                <w:rFonts w:hint="eastAsia"/>
                <w:sz w:val="21"/>
                <w:szCs w:val="21"/>
              </w:rPr>
              <w:t>-2131428</w:t>
            </w:r>
          </w:p>
        </w:tc>
        <w:tc>
          <w:tcPr>
            <w:tcW w:w="636" w:type="dxa"/>
            <w:noWrap/>
          </w:tcPr>
          <w:p w14:paraId="0FEA3854" w14:textId="77777777" w:rsidR="009D4DDE" w:rsidRDefault="009D4DDE" w:rsidP="00EF6B70">
            <w:pPr>
              <w:spacing w:line="240" w:lineRule="auto"/>
              <w:ind w:firstLineChars="0" w:firstLine="0"/>
              <w:rPr>
                <w:rFonts w:ascii="宋体" w:hAnsi="宋体"/>
                <w:sz w:val="21"/>
                <w:szCs w:val="21"/>
              </w:rPr>
            </w:pPr>
          </w:p>
        </w:tc>
        <w:tc>
          <w:tcPr>
            <w:tcW w:w="1137" w:type="dxa"/>
            <w:noWrap/>
          </w:tcPr>
          <w:p w14:paraId="277FA4EA" w14:textId="77777777" w:rsidR="009D4DDE" w:rsidRDefault="009D4DDE" w:rsidP="00EF6B70">
            <w:pPr>
              <w:spacing w:line="240" w:lineRule="auto"/>
              <w:ind w:firstLineChars="0" w:firstLine="0"/>
              <w:jc w:val="right"/>
              <w:rPr>
                <w:rFonts w:ascii="宋体" w:hAnsi="宋体"/>
                <w:sz w:val="21"/>
                <w:szCs w:val="21"/>
              </w:rPr>
            </w:pPr>
            <w:r>
              <w:rPr>
                <w:rFonts w:hint="eastAsia"/>
                <w:sz w:val="21"/>
                <w:szCs w:val="21"/>
              </w:rPr>
              <w:t>-1225504</w:t>
            </w:r>
          </w:p>
        </w:tc>
        <w:tc>
          <w:tcPr>
            <w:tcW w:w="985" w:type="dxa"/>
            <w:noWrap/>
          </w:tcPr>
          <w:p w14:paraId="66E679E6" w14:textId="77777777" w:rsidR="009D4DDE" w:rsidRDefault="009D4DDE" w:rsidP="00EF6B70">
            <w:pPr>
              <w:spacing w:line="240" w:lineRule="auto"/>
              <w:ind w:firstLineChars="0" w:firstLine="0"/>
              <w:rPr>
                <w:rFonts w:ascii="宋体" w:hAnsi="宋体"/>
                <w:sz w:val="21"/>
                <w:szCs w:val="21"/>
              </w:rPr>
            </w:pPr>
          </w:p>
        </w:tc>
        <w:tc>
          <w:tcPr>
            <w:tcW w:w="1344" w:type="dxa"/>
            <w:noWrap/>
          </w:tcPr>
          <w:p w14:paraId="32DF650A" w14:textId="77777777" w:rsidR="009D4DDE" w:rsidRDefault="009D4DDE" w:rsidP="00EF6B70">
            <w:pPr>
              <w:spacing w:line="240" w:lineRule="auto"/>
              <w:ind w:firstLineChars="0" w:firstLine="0"/>
              <w:rPr>
                <w:rFonts w:ascii="宋体" w:hAnsi="宋体"/>
                <w:sz w:val="21"/>
                <w:szCs w:val="21"/>
              </w:rPr>
            </w:pPr>
          </w:p>
        </w:tc>
        <w:tc>
          <w:tcPr>
            <w:tcW w:w="1008" w:type="dxa"/>
            <w:noWrap/>
          </w:tcPr>
          <w:p w14:paraId="3F340D78" w14:textId="77777777" w:rsidR="009D4DDE" w:rsidRDefault="009D4DDE" w:rsidP="00EF6B70">
            <w:pPr>
              <w:spacing w:line="240" w:lineRule="auto"/>
              <w:ind w:firstLineChars="0" w:firstLine="0"/>
              <w:rPr>
                <w:rFonts w:ascii="宋体" w:hAnsi="宋体"/>
                <w:sz w:val="21"/>
                <w:szCs w:val="21"/>
              </w:rPr>
            </w:pPr>
          </w:p>
        </w:tc>
      </w:tr>
      <w:tr w:rsidR="009D4DDE" w14:paraId="4A0A3CD9" w14:textId="77777777" w:rsidTr="00EF6B70">
        <w:trPr>
          <w:jc w:val="center"/>
        </w:trPr>
        <w:tc>
          <w:tcPr>
            <w:tcW w:w="2894" w:type="dxa"/>
            <w:noWrap/>
          </w:tcPr>
          <w:p w14:paraId="49B3A681" w14:textId="77777777" w:rsidR="009D4DDE" w:rsidRDefault="009D4DDE" w:rsidP="00EF6B70">
            <w:pPr>
              <w:spacing w:line="240" w:lineRule="auto"/>
              <w:ind w:firstLineChars="0" w:firstLine="0"/>
              <w:jc w:val="left"/>
              <w:rPr>
                <w:rFonts w:ascii="宋体" w:hAnsi="宋体"/>
                <w:sz w:val="21"/>
                <w:szCs w:val="21"/>
              </w:rPr>
            </w:pPr>
            <w:r>
              <w:rPr>
                <w:rFonts w:hint="eastAsia"/>
                <w:sz w:val="21"/>
                <w:szCs w:val="21"/>
              </w:rPr>
              <w:t>1</w:t>
            </w:r>
            <w:r>
              <w:rPr>
                <w:rFonts w:hint="eastAsia"/>
                <w:sz w:val="21"/>
                <w:szCs w:val="21"/>
              </w:rPr>
              <w:t>、</w:t>
            </w:r>
            <w:r>
              <w:rPr>
                <w:rFonts w:hint="eastAsia"/>
                <w:sz w:val="21"/>
                <w:szCs w:val="21"/>
              </w:rPr>
              <w:t>2</w:t>
            </w:r>
            <w:r>
              <w:rPr>
                <w:rFonts w:hint="eastAsia"/>
                <w:sz w:val="21"/>
                <w:szCs w:val="21"/>
              </w:rPr>
              <w:t>、</w:t>
            </w:r>
            <w:r>
              <w:rPr>
                <w:rFonts w:hint="eastAsia"/>
                <w:sz w:val="21"/>
                <w:szCs w:val="21"/>
              </w:rPr>
              <w:t>3</w:t>
            </w:r>
            <w:r>
              <w:rPr>
                <w:rFonts w:hint="eastAsia"/>
                <w:sz w:val="21"/>
                <w:szCs w:val="21"/>
              </w:rPr>
              <w:t>导流洞混凝土浇筑</w:t>
            </w:r>
          </w:p>
        </w:tc>
        <w:tc>
          <w:tcPr>
            <w:tcW w:w="1021" w:type="dxa"/>
            <w:noWrap/>
          </w:tcPr>
          <w:p w14:paraId="0C078014" w14:textId="77777777" w:rsidR="009D4DDE" w:rsidRDefault="009D4DDE" w:rsidP="00EF6B70">
            <w:pPr>
              <w:spacing w:line="240" w:lineRule="auto"/>
              <w:ind w:firstLineChars="0" w:firstLine="0"/>
              <w:rPr>
                <w:rFonts w:ascii="宋体" w:hAnsi="宋体"/>
                <w:sz w:val="21"/>
                <w:szCs w:val="21"/>
              </w:rPr>
            </w:pPr>
          </w:p>
        </w:tc>
        <w:tc>
          <w:tcPr>
            <w:tcW w:w="636" w:type="dxa"/>
            <w:noWrap/>
          </w:tcPr>
          <w:p w14:paraId="16C9313F" w14:textId="77777777" w:rsidR="009D4DDE" w:rsidRDefault="009D4DDE" w:rsidP="00EF6B70">
            <w:pPr>
              <w:spacing w:line="240" w:lineRule="auto"/>
              <w:ind w:firstLineChars="0" w:firstLine="0"/>
              <w:rPr>
                <w:rFonts w:ascii="宋体" w:hAnsi="宋体"/>
                <w:sz w:val="21"/>
                <w:szCs w:val="21"/>
              </w:rPr>
            </w:pPr>
          </w:p>
        </w:tc>
        <w:tc>
          <w:tcPr>
            <w:tcW w:w="1137" w:type="dxa"/>
            <w:noWrap/>
          </w:tcPr>
          <w:p w14:paraId="3F72F748" w14:textId="77777777" w:rsidR="009D4DDE" w:rsidRDefault="009D4DDE" w:rsidP="00EF6B70">
            <w:pPr>
              <w:spacing w:line="240" w:lineRule="auto"/>
              <w:ind w:firstLineChars="0" w:firstLine="0"/>
              <w:rPr>
                <w:rFonts w:ascii="宋体" w:hAnsi="宋体"/>
                <w:sz w:val="21"/>
                <w:szCs w:val="21"/>
              </w:rPr>
            </w:pPr>
          </w:p>
        </w:tc>
        <w:tc>
          <w:tcPr>
            <w:tcW w:w="985" w:type="dxa"/>
            <w:noWrap/>
          </w:tcPr>
          <w:p w14:paraId="3885643E" w14:textId="77777777" w:rsidR="009D4DDE" w:rsidRDefault="009D4DDE" w:rsidP="00EF6B70">
            <w:pPr>
              <w:spacing w:line="240" w:lineRule="auto"/>
              <w:ind w:firstLineChars="0" w:firstLine="0"/>
              <w:jc w:val="right"/>
              <w:rPr>
                <w:rFonts w:ascii="宋体" w:hAnsi="宋体"/>
                <w:sz w:val="21"/>
                <w:szCs w:val="21"/>
              </w:rPr>
            </w:pPr>
            <w:r>
              <w:rPr>
                <w:rFonts w:hint="eastAsia"/>
                <w:sz w:val="21"/>
                <w:szCs w:val="21"/>
              </w:rPr>
              <w:t>-674940</w:t>
            </w:r>
          </w:p>
        </w:tc>
        <w:tc>
          <w:tcPr>
            <w:tcW w:w="1344" w:type="dxa"/>
            <w:noWrap/>
          </w:tcPr>
          <w:p w14:paraId="70636541" w14:textId="77777777" w:rsidR="009D4DDE" w:rsidRDefault="009D4DDE" w:rsidP="00EF6B70">
            <w:pPr>
              <w:spacing w:line="240" w:lineRule="auto"/>
              <w:ind w:firstLineChars="0" w:firstLine="0"/>
              <w:jc w:val="right"/>
              <w:rPr>
                <w:rFonts w:ascii="宋体" w:hAnsi="宋体"/>
                <w:sz w:val="21"/>
                <w:szCs w:val="21"/>
              </w:rPr>
            </w:pPr>
            <w:r>
              <w:rPr>
                <w:rFonts w:hint="eastAsia"/>
                <w:sz w:val="21"/>
                <w:szCs w:val="21"/>
              </w:rPr>
              <w:t>289260</w:t>
            </w:r>
          </w:p>
        </w:tc>
        <w:tc>
          <w:tcPr>
            <w:tcW w:w="1008" w:type="dxa"/>
            <w:noWrap/>
          </w:tcPr>
          <w:p w14:paraId="30305A70" w14:textId="77777777" w:rsidR="009D4DDE" w:rsidRDefault="009D4DDE" w:rsidP="00EF6B70">
            <w:pPr>
              <w:spacing w:line="240" w:lineRule="auto"/>
              <w:ind w:firstLineChars="0" w:firstLine="0"/>
              <w:jc w:val="right"/>
              <w:rPr>
                <w:rFonts w:ascii="宋体" w:hAnsi="宋体"/>
                <w:sz w:val="21"/>
                <w:szCs w:val="21"/>
              </w:rPr>
            </w:pPr>
            <w:r>
              <w:rPr>
                <w:rFonts w:hint="eastAsia"/>
                <w:sz w:val="21"/>
                <w:szCs w:val="21"/>
              </w:rPr>
              <w:t>2024820</w:t>
            </w:r>
          </w:p>
        </w:tc>
      </w:tr>
      <w:tr w:rsidR="009D4DDE" w14:paraId="5F1F2D36" w14:textId="77777777" w:rsidTr="00EF6B70">
        <w:trPr>
          <w:jc w:val="center"/>
        </w:trPr>
        <w:tc>
          <w:tcPr>
            <w:tcW w:w="2894" w:type="dxa"/>
            <w:noWrap/>
          </w:tcPr>
          <w:p w14:paraId="05CD3996" w14:textId="77777777" w:rsidR="009D4DDE" w:rsidRDefault="009D4DDE" w:rsidP="00EF6B70">
            <w:pPr>
              <w:spacing w:line="240" w:lineRule="auto"/>
              <w:ind w:firstLineChars="0" w:firstLine="0"/>
              <w:jc w:val="left"/>
              <w:rPr>
                <w:rFonts w:ascii="宋体" w:hAnsi="宋体"/>
                <w:sz w:val="21"/>
                <w:szCs w:val="21"/>
              </w:rPr>
            </w:pPr>
            <w:r>
              <w:rPr>
                <w:rFonts w:hint="eastAsia"/>
                <w:sz w:val="21"/>
                <w:szCs w:val="21"/>
              </w:rPr>
              <w:t>1</w:t>
            </w:r>
            <w:r>
              <w:rPr>
                <w:rFonts w:hint="eastAsia"/>
                <w:sz w:val="21"/>
                <w:szCs w:val="21"/>
              </w:rPr>
              <w:t>、</w:t>
            </w:r>
            <w:r>
              <w:rPr>
                <w:rFonts w:hint="eastAsia"/>
                <w:sz w:val="21"/>
                <w:szCs w:val="21"/>
              </w:rPr>
              <w:t>2</w:t>
            </w:r>
            <w:r>
              <w:rPr>
                <w:rFonts w:hint="eastAsia"/>
                <w:sz w:val="21"/>
                <w:szCs w:val="21"/>
              </w:rPr>
              <w:t>、</w:t>
            </w:r>
            <w:r>
              <w:rPr>
                <w:rFonts w:hint="eastAsia"/>
                <w:sz w:val="21"/>
                <w:szCs w:val="21"/>
              </w:rPr>
              <w:t>3</w:t>
            </w:r>
            <w:r>
              <w:rPr>
                <w:rFonts w:hint="eastAsia"/>
                <w:sz w:val="21"/>
                <w:szCs w:val="21"/>
              </w:rPr>
              <w:t>导流洞进口石方明挖</w:t>
            </w:r>
          </w:p>
        </w:tc>
        <w:tc>
          <w:tcPr>
            <w:tcW w:w="1021" w:type="dxa"/>
            <w:noWrap/>
          </w:tcPr>
          <w:p w14:paraId="2D26E06C" w14:textId="77777777" w:rsidR="009D4DDE" w:rsidRDefault="009D4DDE" w:rsidP="00EF6B70">
            <w:pPr>
              <w:spacing w:line="240" w:lineRule="auto"/>
              <w:ind w:firstLineChars="0" w:firstLine="0"/>
              <w:rPr>
                <w:rFonts w:ascii="宋体" w:hAnsi="宋体"/>
                <w:sz w:val="21"/>
                <w:szCs w:val="21"/>
              </w:rPr>
            </w:pPr>
          </w:p>
        </w:tc>
        <w:tc>
          <w:tcPr>
            <w:tcW w:w="636" w:type="dxa"/>
            <w:noWrap/>
          </w:tcPr>
          <w:p w14:paraId="477C5A2A" w14:textId="77777777" w:rsidR="009D4DDE" w:rsidRDefault="009D4DDE" w:rsidP="00EF6B70">
            <w:pPr>
              <w:spacing w:line="240" w:lineRule="auto"/>
              <w:ind w:firstLineChars="0" w:firstLine="0"/>
              <w:rPr>
                <w:rFonts w:ascii="宋体" w:hAnsi="宋体"/>
                <w:sz w:val="21"/>
                <w:szCs w:val="21"/>
              </w:rPr>
            </w:pPr>
          </w:p>
        </w:tc>
        <w:tc>
          <w:tcPr>
            <w:tcW w:w="1137" w:type="dxa"/>
            <w:noWrap/>
          </w:tcPr>
          <w:p w14:paraId="089BC950" w14:textId="77777777" w:rsidR="009D4DDE" w:rsidRDefault="009D4DDE" w:rsidP="00EF6B70">
            <w:pPr>
              <w:spacing w:line="240" w:lineRule="auto"/>
              <w:ind w:firstLineChars="0" w:firstLine="0"/>
              <w:rPr>
                <w:rFonts w:ascii="宋体" w:hAnsi="宋体"/>
                <w:sz w:val="21"/>
                <w:szCs w:val="21"/>
              </w:rPr>
            </w:pPr>
          </w:p>
        </w:tc>
        <w:tc>
          <w:tcPr>
            <w:tcW w:w="985" w:type="dxa"/>
            <w:noWrap/>
          </w:tcPr>
          <w:p w14:paraId="5B86C38C" w14:textId="77777777" w:rsidR="009D4DDE" w:rsidRDefault="009D4DDE" w:rsidP="00EF6B70">
            <w:pPr>
              <w:spacing w:line="240" w:lineRule="auto"/>
              <w:ind w:firstLineChars="0" w:firstLine="0"/>
              <w:rPr>
                <w:rFonts w:ascii="宋体" w:hAnsi="宋体"/>
                <w:sz w:val="21"/>
                <w:szCs w:val="21"/>
              </w:rPr>
            </w:pPr>
          </w:p>
        </w:tc>
        <w:tc>
          <w:tcPr>
            <w:tcW w:w="1344" w:type="dxa"/>
            <w:noWrap/>
          </w:tcPr>
          <w:p w14:paraId="5C08C89F" w14:textId="77777777" w:rsidR="009D4DDE" w:rsidRDefault="009D4DDE" w:rsidP="00EF6B70">
            <w:pPr>
              <w:spacing w:line="240" w:lineRule="auto"/>
              <w:ind w:firstLineChars="0" w:firstLine="0"/>
              <w:rPr>
                <w:rFonts w:ascii="宋体" w:hAnsi="宋体"/>
                <w:sz w:val="21"/>
                <w:szCs w:val="21"/>
              </w:rPr>
            </w:pPr>
          </w:p>
        </w:tc>
        <w:tc>
          <w:tcPr>
            <w:tcW w:w="1008" w:type="dxa"/>
            <w:noWrap/>
          </w:tcPr>
          <w:p w14:paraId="580551C7" w14:textId="77777777" w:rsidR="009D4DDE" w:rsidRDefault="009D4DDE" w:rsidP="00EF6B70">
            <w:pPr>
              <w:spacing w:line="240" w:lineRule="auto"/>
              <w:ind w:firstLineChars="0" w:firstLine="0"/>
              <w:rPr>
                <w:rFonts w:ascii="宋体" w:hAnsi="宋体"/>
                <w:sz w:val="21"/>
                <w:szCs w:val="21"/>
              </w:rPr>
            </w:pPr>
          </w:p>
        </w:tc>
      </w:tr>
      <w:tr w:rsidR="009D4DDE" w14:paraId="59E0D4A0" w14:textId="77777777" w:rsidTr="00EF6B70">
        <w:trPr>
          <w:jc w:val="center"/>
        </w:trPr>
        <w:tc>
          <w:tcPr>
            <w:tcW w:w="2894" w:type="dxa"/>
            <w:noWrap/>
          </w:tcPr>
          <w:p w14:paraId="4A165C5D" w14:textId="77777777" w:rsidR="009D4DDE" w:rsidRDefault="009D4DDE" w:rsidP="00EF6B70">
            <w:pPr>
              <w:spacing w:line="240" w:lineRule="auto"/>
              <w:ind w:firstLineChars="0" w:firstLine="0"/>
              <w:jc w:val="left"/>
              <w:rPr>
                <w:rFonts w:ascii="宋体" w:hAnsi="宋体"/>
                <w:sz w:val="21"/>
                <w:szCs w:val="21"/>
              </w:rPr>
            </w:pPr>
            <w:r>
              <w:rPr>
                <w:rFonts w:hint="eastAsia"/>
                <w:sz w:val="21"/>
                <w:szCs w:val="21"/>
              </w:rPr>
              <w:t>1</w:t>
            </w:r>
            <w:r>
              <w:rPr>
                <w:rFonts w:hint="eastAsia"/>
                <w:sz w:val="21"/>
                <w:szCs w:val="21"/>
              </w:rPr>
              <w:t>、</w:t>
            </w:r>
            <w:r>
              <w:rPr>
                <w:rFonts w:hint="eastAsia"/>
                <w:sz w:val="21"/>
                <w:szCs w:val="21"/>
              </w:rPr>
              <w:t>2</w:t>
            </w:r>
            <w:r>
              <w:rPr>
                <w:rFonts w:hint="eastAsia"/>
                <w:sz w:val="21"/>
                <w:szCs w:val="21"/>
              </w:rPr>
              <w:t>、</w:t>
            </w:r>
            <w:r>
              <w:rPr>
                <w:rFonts w:hint="eastAsia"/>
                <w:sz w:val="21"/>
                <w:szCs w:val="21"/>
              </w:rPr>
              <w:t>3</w:t>
            </w:r>
            <w:r>
              <w:rPr>
                <w:rFonts w:hint="eastAsia"/>
                <w:sz w:val="21"/>
                <w:szCs w:val="21"/>
              </w:rPr>
              <w:t>导流洞进口土方明挖</w:t>
            </w:r>
          </w:p>
        </w:tc>
        <w:tc>
          <w:tcPr>
            <w:tcW w:w="1021" w:type="dxa"/>
            <w:noWrap/>
          </w:tcPr>
          <w:p w14:paraId="56E23D44" w14:textId="77777777" w:rsidR="009D4DDE" w:rsidRDefault="009D4DDE" w:rsidP="00EF6B70">
            <w:pPr>
              <w:spacing w:line="240" w:lineRule="auto"/>
              <w:ind w:firstLineChars="0" w:firstLine="0"/>
              <w:rPr>
                <w:rFonts w:ascii="宋体" w:hAnsi="宋体"/>
                <w:sz w:val="21"/>
                <w:szCs w:val="21"/>
              </w:rPr>
            </w:pPr>
          </w:p>
        </w:tc>
        <w:tc>
          <w:tcPr>
            <w:tcW w:w="636" w:type="dxa"/>
            <w:noWrap/>
          </w:tcPr>
          <w:p w14:paraId="40553F9B" w14:textId="77777777" w:rsidR="009D4DDE" w:rsidRDefault="009D4DDE" w:rsidP="00EF6B70">
            <w:pPr>
              <w:spacing w:line="240" w:lineRule="auto"/>
              <w:ind w:firstLineChars="0" w:firstLine="0"/>
              <w:rPr>
                <w:rFonts w:ascii="宋体" w:hAnsi="宋体"/>
                <w:sz w:val="21"/>
                <w:szCs w:val="21"/>
              </w:rPr>
            </w:pPr>
          </w:p>
        </w:tc>
        <w:tc>
          <w:tcPr>
            <w:tcW w:w="1137" w:type="dxa"/>
            <w:noWrap/>
          </w:tcPr>
          <w:p w14:paraId="2175F859" w14:textId="77777777" w:rsidR="009D4DDE" w:rsidRDefault="009D4DDE" w:rsidP="00EF6B70">
            <w:pPr>
              <w:spacing w:line="240" w:lineRule="auto"/>
              <w:ind w:firstLineChars="0" w:firstLine="0"/>
              <w:rPr>
                <w:rFonts w:ascii="宋体" w:hAnsi="宋体"/>
                <w:sz w:val="21"/>
                <w:szCs w:val="21"/>
              </w:rPr>
            </w:pPr>
          </w:p>
        </w:tc>
        <w:tc>
          <w:tcPr>
            <w:tcW w:w="985" w:type="dxa"/>
            <w:noWrap/>
          </w:tcPr>
          <w:p w14:paraId="45C53C68" w14:textId="77777777" w:rsidR="009D4DDE" w:rsidRDefault="009D4DDE" w:rsidP="00EF6B70">
            <w:pPr>
              <w:spacing w:line="240" w:lineRule="auto"/>
              <w:ind w:firstLineChars="0" w:firstLine="0"/>
              <w:rPr>
                <w:rFonts w:ascii="宋体" w:hAnsi="宋体"/>
                <w:sz w:val="21"/>
                <w:szCs w:val="21"/>
              </w:rPr>
            </w:pPr>
          </w:p>
        </w:tc>
        <w:tc>
          <w:tcPr>
            <w:tcW w:w="1344" w:type="dxa"/>
            <w:noWrap/>
          </w:tcPr>
          <w:p w14:paraId="3AAB45F6" w14:textId="77777777" w:rsidR="009D4DDE" w:rsidRDefault="009D4DDE" w:rsidP="00EF6B70">
            <w:pPr>
              <w:spacing w:line="240" w:lineRule="auto"/>
              <w:ind w:firstLineChars="0" w:firstLine="0"/>
              <w:rPr>
                <w:rFonts w:ascii="宋体" w:hAnsi="宋体"/>
                <w:sz w:val="21"/>
                <w:szCs w:val="21"/>
              </w:rPr>
            </w:pPr>
          </w:p>
        </w:tc>
        <w:tc>
          <w:tcPr>
            <w:tcW w:w="1008" w:type="dxa"/>
            <w:noWrap/>
          </w:tcPr>
          <w:p w14:paraId="57A7C296" w14:textId="77777777" w:rsidR="009D4DDE" w:rsidRDefault="009D4DDE" w:rsidP="00EF6B70">
            <w:pPr>
              <w:spacing w:line="240" w:lineRule="auto"/>
              <w:ind w:firstLineChars="0" w:firstLine="0"/>
              <w:rPr>
                <w:rFonts w:ascii="宋体" w:hAnsi="宋体"/>
                <w:sz w:val="21"/>
                <w:szCs w:val="21"/>
              </w:rPr>
            </w:pPr>
          </w:p>
        </w:tc>
      </w:tr>
      <w:tr w:rsidR="009D4DDE" w14:paraId="278CA6E7" w14:textId="77777777" w:rsidTr="00EF6B70">
        <w:trPr>
          <w:jc w:val="center"/>
        </w:trPr>
        <w:tc>
          <w:tcPr>
            <w:tcW w:w="2894" w:type="dxa"/>
            <w:noWrap/>
          </w:tcPr>
          <w:p w14:paraId="2149D9B1" w14:textId="77777777" w:rsidR="009D4DDE" w:rsidRDefault="009D4DDE" w:rsidP="00EF6B70">
            <w:pPr>
              <w:spacing w:line="240" w:lineRule="auto"/>
              <w:ind w:firstLineChars="0" w:firstLine="0"/>
              <w:jc w:val="left"/>
              <w:rPr>
                <w:rFonts w:ascii="宋体" w:hAnsi="宋体"/>
                <w:sz w:val="21"/>
                <w:szCs w:val="21"/>
              </w:rPr>
            </w:pPr>
            <w:r>
              <w:rPr>
                <w:rFonts w:hint="eastAsia"/>
                <w:sz w:val="21"/>
                <w:szCs w:val="21"/>
              </w:rPr>
              <w:t>左岸导流洞施工支洞施工</w:t>
            </w:r>
          </w:p>
        </w:tc>
        <w:tc>
          <w:tcPr>
            <w:tcW w:w="1021" w:type="dxa"/>
            <w:noWrap/>
          </w:tcPr>
          <w:p w14:paraId="29310D6E" w14:textId="77777777" w:rsidR="009D4DDE" w:rsidRDefault="009D4DDE" w:rsidP="00EF6B70">
            <w:pPr>
              <w:spacing w:line="240" w:lineRule="auto"/>
              <w:ind w:firstLineChars="0" w:firstLine="0"/>
              <w:rPr>
                <w:rFonts w:ascii="宋体" w:hAnsi="宋体"/>
                <w:sz w:val="21"/>
                <w:szCs w:val="21"/>
              </w:rPr>
            </w:pPr>
          </w:p>
        </w:tc>
        <w:tc>
          <w:tcPr>
            <w:tcW w:w="636" w:type="dxa"/>
            <w:noWrap/>
          </w:tcPr>
          <w:p w14:paraId="59DCFC4B" w14:textId="77777777" w:rsidR="009D4DDE" w:rsidRDefault="009D4DDE" w:rsidP="00EF6B70">
            <w:pPr>
              <w:spacing w:line="240" w:lineRule="auto"/>
              <w:ind w:firstLineChars="0" w:firstLine="0"/>
              <w:rPr>
                <w:rFonts w:ascii="宋体" w:hAnsi="宋体"/>
                <w:sz w:val="21"/>
                <w:szCs w:val="21"/>
              </w:rPr>
            </w:pPr>
          </w:p>
        </w:tc>
        <w:tc>
          <w:tcPr>
            <w:tcW w:w="1137" w:type="dxa"/>
            <w:noWrap/>
          </w:tcPr>
          <w:p w14:paraId="0DC7A017" w14:textId="77777777" w:rsidR="009D4DDE" w:rsidRDefault="009D4DDE" w:rsidP="00EF6B70">
            <w:pPr>
              <w:spacing w:line="240" w:lineRule="auto"/>
              <w:ind w:firstLineChars="0" w:firstLine="0"/>
              <w:rPr>
                <w:rFonts w:ascii="宋体" w:hAnsi="宋体"/>
                <w:sz w:val="21"/>
                <w:szCs w:val="21"/>
              </w:rPr>
            </w:pPr>
          </w:p>
        </w:tc>
        <w:tc>
          <w:tcPr>
            <w:tcW w:w="985" w:type="dxa"/>
            <w:noWrap/>
          </w:tcPr>
          <w:p w14:paraId="3E5559D6" w14:textId="77777777" w:rsidR="009D4DDE" w:rsidRDefault="009D4DDE" w:rsidP="00EF6B70">
            <w:pPr>
              <w:spacing w:line="240" w:lineRule="auto"/>
              <w:ind w:firstLineChars="0" w:firstLine="0"/>
              <w:rPr>
                <w:rFonts w:ascii="宋体" w:hAnsi="宋体"/>
                <w:sz w:val="21"/>
                <w:szCs w:val="21"/>
              </w:rPr>
            </w:pPr>
          </w:p>
        </w:tc>
        <w:tc>
          <w:tcPr>
            <w:tcW w:w="1344" w:type="dxa"/>
            <w:noWrap/>
          </w:tcPr>
          <w:p w14:paraId="6B644B85" w14:textId="77777777" w:rsidR="009D4DDE" w:rsidRDefault="009D4DDE" w:rsidP="00EF6B70">
            <w:pPr>
              <w:spacing w:line="240" w:lineRule="auto"/>
              <w:ind w:firstLineChars="0" w:firstLine="0"/>
              <w:rPr>
                <w:rFonts w:ascii="宋体" w:hAnsi="宋体"/>
                <w:sz w:val="21"/>
                <w:szCs w:val="21"/>
              </w:rPr>
            </w:pPr>
          </w:p>
        </w:tc>
        <w:tc>
          <w:tcPr>
            <w:tcW w:w="1008" w:type="dxa"/>
            <w:noWrap/>
          </w:tcPr>
          <w:p w14:paraId="01B212EC" w14:textId="77777777" w:rsidR="009D4DDE" w:rsidRDefault="009D4DDE" w:rsidP="00EF6B70">
            <w:pPr>
              <w:spacing w:line="240" w:lineRule="auto"/>
              <w:ind w:firstLineChars="0" w:firstLine="0"/>
              <w:rPr>
                <w:rFonts w:ascii="宋体" w:hAnsi="宋体"/>
                <w:sz w:val="21"/>
                <w:szCs w:val="21"/>
              </w:rPr>
            </w:pPr>
          </w:p>
        </w:tc>
      </w:tr>
    </w:tbl>
    <w:p w14:paraId="1F5795E7" w14:textId="4DAD9F4E" w:rsidR="009D4DDE" w:rsidRDefault="009D4DDE" w:rsidP="009D4DDE">
      <w:pPr>
        <w:pStyle w:val="3"/>
        <w:tabs>
          <w:tab w:val="num" w:pos="1080"/>
        </w:tabs>
        <w:spacing w:line="360" w:lineRule="auto"/>
        <w:textAlignment w:val="auto"/>
      </w:pPr>
      <w:bookmarkStart w:id="3067" w:name="_Toc267473737"/>
      <w:r>
        <w:rPr>
          <w:rFonts w:hint="eastAsia"/>
        </w:rPr>
        <w:t>各</w:t>
      </w:r>
      <w:r>
        <w:t>项目</w:t>
      </w:r>
      <w:r w:rsidRPr="00BC6B0D">
        <w:rPr>
          <w:rFonts w:hint="eastAsia"/>
        </w:rPr>
        <w:t>物流</w:t>
      </w:r>
      <w:r>
        <w:rPr>
          <w:rFonts w:hint="eastAsia"/>
        </w:rPr>
        <w:t>统计</w:t>
      </w:r>
      <w:bookmarkEnd w:id="3067"/>
    </w:p>
    <w:p w14:paraId="7E1E8832" w14:textId="4A0F2F73" w:rsidR="009D4DDE" w:rsidRDefault="009D4DDE" w:rsidP="009D4DDE">
      <w:pPr>
        <w:pStyle w:val="21"/>
        <w:ind w:firstLine="480"/>
      </w:pPr>
      <w:r>
        <w:rPr>
          <w:rFonts w:hint="eastAsia"/>
        </w:rPr>
        <w:t>点击“成果分析”</w:t>
      </w:r>
      <w:r w:rsidRPr="002C4AB6">
        <w:rPr>
          <w:noProof/>
        </w:rPr>
        <w:drawing>
          <wp:inline distT="0" distB="0" distL="0" distR="0" wp14:anchorId="128E6C80" wp14:editId="70CED6B1">
            <wp:extent cx="370205" cy="280670"/>
            <wp:effectExtent l="0" t="0" r="0" b="508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0205" cy="280670"/>
                    </a:xfrm>
                    <a:prstGeom prst="rect">
                      <a:avLst/>
                    </a:prstGeom>
                    <a:noFill/>
                    <a:ln>
                      <a:noFill/>
                    </a:ln>
                  </pic:spPr>
                </pic:pic>
              </a:graphicData>
            </a:graphic>
          </wp:inline>
        </w:drawing>
      </w:r>
      <w:r>
        <w:rPr>
          <w:rFonts w:hint="eastAsia"/>
        </w:rPr>
        <w:t>按钮，再选择“物流总量”选项卡，点击“物流总量”展卷栏进入“物流总量”统计模式，再点“刷新”按钮获取分组列表，点击列表中某项，即可得到与该项目相关的统计时段，点击时段即可得到相关物流统计。</w:t>
      </w:r>
    </w:p>
    <w:p w14:paraId="745BD8BA" w14:textId="176BD5D2" w:rsidR="009D4DDE" w:rsidRPr="00E3186B" w:rsidRDefault="009D4DDE" w:rsidP="009D4DDE">
      <w:pPr>
        <w:pStyle w:val="af0"/>
      </w:pPr>
      <w:r w:rsidRPr="00E3186B">
        <w:rPr>
          <w:noProof/>
        </w:rPr>
        <w:drawing>
          <wp:inline distT="0" distB="0" distL="0" distR="0" wp14:anchorId="7CE5234B" wp14:editId="5E239DDB">
            <wp:extent cx="5761355" cy="2047875"/>
            <wp:effectExtent l="0" t="0" r="0" b="952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1355" cy="2047875"/>
                    </a:xfrm>
                    <a:prstGeom prst="rect">
                      <a:avLst/>
                    </a:prstGeom>
                    <a:noFill/>
                    <a:ln>
                      <a:noFill/>
                    </a:ln>
                  </pic:spPr>
                </pic:pic>
              </a:graphicData>
            </a:graphic>
          </wp:inline>
        </w:drawing>
      </w:r>
    </w:p>
    <w:p w14:paraId="02964D70" w14:textId="77777777" w:rsidR="009D4DDE" w:rsidRDefault="009D4DDE" w:rsidP="009D4DDE">
      <w:pPr>
        <w:pStyle w:val="21"/>
        <w:ind w:firstLine="480"/>
      </w:pPr>
      <w:r w:rsidRPr="00BC6B0D">
        <w:rPr>
          <w:rFonts w:hint="eastAsia"/>
        </w:rPr>
        <w:t>输入：指定任务、指定时段</w:t>
      </w:r>
      <w:r>
        <w:rPr>
          <w:rFonts w:hint="eastAsia"/>
        </w:rPr>
        <w:t>。</w:t>
      </w:r>
    </w:p>
    <w:p w14:paraId="5B256A86" w14:textId="4F834422" w:rsidR="009D4DDE" w:rsidRPr="00BC6B0D" w:rsidRDefault="009D4DDE" w:rsidP="009D4DDE">
      <w:pPr>
        <w:pStyle w:val="21"/>
        <w:ind w:firstLine="480"/>
      </w:pPr>
      <w:r w:rsidRPr="00BC6B0D">
        <w:rPr>
          <w:rFonts w:hint="eastAsia"/>
        </w:rPr>
        <w:lastRenderedPageBreak/>
        <w:t>输出：</w:t>
      </w:r>
      <w:r w:rsidRPr="00BC6B0D">
        <w:rPr>
          <w:rFonts w:hint="eastAsia"/>
        </w:rPr>
        <w:t>1</w:t>
      </w:r>
      <w:r w:rsidRPr="00BC6B0D">
        <w:rPr>
          <w:rFonts w:hint="eastAsia"/>
        </w:rPr>
        <w:t>、按生产性质统计量（土方、石方明挖、石方洞挖、混凝土料…与生产任务中</w:t>
      </w:r>
      <w:ins w:id="3068" w:author="刘全" w:date="2021-12-08T14:06:00Z">
        <w:r w:rsidR="00E846E0">
          <w:rPr>
            <w:rFonts w:hint="eastAsia"/>
          </w:rPr>
          <w:t>的</w:t>
        </w:r>
      </w:ins>
      <w:r w:rsidRPr="00BC6B0D">
        <w:rPr>
          <w:rFonts w:hint="eastAsia"/>
        </w:rPr>
        <w:t>设定关联）；</w:t>
      </w:r>
      <w:r w:rsidRPr="00BC6B0D">
        <w:rPr>
          <w:rFonts w:hint="eastAsia"/>
        </w:rPr>
        <w:t>2</w:t>
      </w:r>
      <w:r w:rsidRPr="00BC6B0D">
        <w:rPr>
          <w:rFonts w:hint="eastAsia"/>
        </w:rPr>
        <w:t>、</w:t>
      </w:r>
      <w:ins w:id="3069" w:author="刘全" w:date="2021-12-08T14:07:00Z">
        <w:r w:rsidR="00E846E0" w:rsidRPr="00E846E0">
          <w:rPr>
            <w:rFonts w:hint="eastAsia"/>
          </w:rPr>
          <w:t>直接利用料总量</w:t>
        </w:r>
        <w:r w:rsidR="00E846E0">
          <w:rPr>
            <w:rFonts w:hint="eastAsia"/>
          </w:rPr>
          <w:t>。包括：</w:t>
        </w:r>
      </w:ins>
      <w:r>
        <w:rPr>
          <w:rFonts w:hint="eastAsia"/>
        </w:rPr>
        <w:t>1</w:t>
      </w:r>
      <w:r w:rsidRPr="00BC6B0D">
        <w:rPr>
          <w:rFonts w:hint="eastAsia"/>
        </w:rPr>
        <w:t>天直接利用料总量，</w:t>
      </w:r>
      <w:r w:rsidRPr="00BC6B0D">
        <w:rPr>
          <w:rFonts w:hint="eastAsia"/>
        </w:rPr>
        <w:t>3</w:t>
      </w:r>
      <w:r w:rsidRPr="00BC6B0D">
        <w:rPr>
          <w:rFonts w:hint="eastAsia"/>
        </w:rPr>
        <w:t>天直接利用料总量，</w:t>
      </w:r>
      <w:r w:rsidRPr="00BC6B0D">
        <w:rPr>
          <w:rFonts w:hint="eastAsia"/>
        </w:rPr>
        <w:t>7</w:t>
      </w:r>
      <w:r w:rsidRPr="00BC6B0D">
        <w:rPr>
          <w:rFonts w:hint="eastAsia"/>
        </w:rPr>
        <w:t>天直接利用料总量，</w:t>
      </w:r>
      <w:r w:rsidRPr="00BC6B0D">
        <w:rPr>
          <w:rFonts w:hint="eastAsia"/>
        </w:rPr>
        <w:t>30</w:t>
      </w:r>
      <w:r w:rsidRPr="00BC6B0D">
        <w:rPr>
          <w:rFonts w:hint="eastAsia"/>
        </w:rPr>
        <w:t>天直接利用料总量。</w:t>
      </w:r>
      <w:r>
        <w:rPr>
          <w:rFonts w:hint="eastAsia"/>
        </w:rPr>
        <w:t>成果界面</w:t>
      </w:r>
      <w:r w:rsidRPr="005F4892">
        <w:rPr>
          <w:rFonts w:hint="eastAsia"/>
        </w:rPr>
        <w:t>如</w:t>
      </w:r>
      <w:r>
        <w:fldChar w:fldCharType="begin"/>
      </w:r>
      <w:r>
        <w:rPr>
          <w:rFonts w:hint="eastAsia"/>
        </w:rPr>
        <w:instrText>ref</w:instrText>
      </w:r>
      <w:r>
        <w:instrText xml:space="preserve">  </w:instrText>
      </w:r>
      <w:r w:rsidRPr="004B6B47">
        <w:rPr>
          <w:rFonts w:hint="eastAsia"/>
        </w:rPr>
        <w:instrText>物流总量统计表</w:instrText>
      </w:r>
      <w:r>
        <w:fldChar w:fldCharType="separate"/>
      </w:r>
      <w:r w:rsidRPr="00586411">
        <w:rPr>
          <w:rFonts w:hint="eastAsia"/>
        </w:rPr>
        <w:t>图</w:t>
      </w:r>
      <w:r>
        <w:rPr>
          <w:noProof/>
        </w:rPr>
        <w:t>10</w:t>
      </w:r>
      <w:r w:rsidRPr="00586411">
        <w:t>.</w:t>
      </w:r>
      <w:r>
        <w:rPr>
          <w:noProof/>
        </w:rPr>
        <w:t>6</w:t>
      </w:r>
      <w:r>
        <w:fldChar w:fldCharType="end"/>
      </w:r>
      <w:r>
        <w:rPr>
          <w:rFonts w:hint="eastAsia"/>
        </w:rPr>
        <w:t>所示。</w:t>
      </w:r>
    </w:p>
    <w:p w14:paraId="4574704C" w14:textId="422A4A4B" w:rsidR="009D4DDE" w:rsidRPr="00BC6B0D" w:rsidRDefault="009D4DDE" w:rsidP="009D4DDE">
      <w:pPr>
        <w:pStyle w:val="af0"/>
      </w:pPr>
      <w:r w:rsidRPr="00BC6B0D">
        <w:rPr>
          <w:rFonts w:hint="eastAsia"/>
          <w:noProof/>
        </w:rPr>
        <w:drawing>
          <wp:inline distT="0" distB="0" distL="0" distR="0" wp14:anchorId="7D87E84E" wp14:editId="0D1A39DB">
            <wp:extent cx="5755640" cy="3960495"/>
            <wp:effectExtent l="0" t="0" r="0" b="190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5640" cy="3960495"/>
                    </a:xfrm>
                    <a:prstGeom prst="rect">
                      <a:avLst/>
                    </a:prstGeom>
                    <a:noFill/>
                    <a:ln>
                      <a:noFill/>
                    </a:ln>
                  </pic:spPr>
                </pic:pic>
              </a:graphicData>
            </a:graphic>
          </wp:inline>
        </w:drawing>
      </w:r>
    </w:p>
    <w:p w14:paraId="1F04E762" w14:textId="77777777" w:rsidR="009D4DDE" w:rsidRPr="004B6B47" w:rsidRDefault="009D4DDE" w:rsidP="009D4DDE">
      <w:pPr>
        <w:pStyle w:val="ad"/>
      </w:pPr>
      <w:bookmarkStart w:id="3070" w:name="物流总量统计表"/>
      <w:r w:rsidRPr="00586411">
        <w:rPr>
          <w:rFonts w:hint="eastAsia"/>
        </w:rPr>
        <w:t>图</w:t>
      </w:r>
      <w:fldSimple w:instr=" STYLEREF 1 \s ">
        <w:r>
          <w:rPr>
            <w:noProof/>
          </w:rPr>
          <w:t>10</w:t>
        </w:r>
      </w:fldSimple>
      <w:r w:rsidRPr="00586411">
        <w:t>.</w:t>
      </w:r>
      <w:r w:rsidRPr="00586411">
        <w:fldChar w:fldCharType="begin"/>
      </w:r>
      <w:r w:rsidRPr="00586411">
        <w:instrText xml:space="preserve"> SEQ </w:instrText>
      </w:r>
      <w:r w:rsidRPr="00586411">
        <w:rPr>
          <w:rFonts w:hint="eastAsia"/>
        </w:rPr>
        <w:instrText>图</w:instrText>
      </w:r>
      <w:r w:rsidRPr="00586411">
        <w:rPr>
          <w:rFonts w:hint="eastAsia"/>
        </w:rPr>
        <w:instrText xml:space="preserve"> \* ARABIC \s 1</w:instrText>
      </w:r>
      <w:r w:rsidRPr="00586411">
        <w:instrText xml:space="preserve"> </w:instrText>
      </w:r>
      <w:r w:rsidRPr="00586411">
        <w:fldChar w:fldCharType="separate"/>
      </w:r>
      <w:r>
        <w:rPr>
          <w:noProof/>
        </w:rPr>
        <w:t>6</w:t>
      </w:r>
      <w:r w:rsidRPr="00586411">
        <w:fldChar w:fldCharType="end"/>
      </w:r>
      <w:bookmarkEnd w:id="3070"/>
      <w:r>
        <w:rPr>
          <w:rFonts w:hint="eastAsia"/>
        </w:rPr>
        <w:tab/>
      </w:r>
      <w:r w:rsidRPr="004B6B47">
        <w:rPr>
          <w:rFonts w:hint="eastAsia"/>
        </w:rPr>
        <w:t>物流总量统计表</w:t>
      </w:r>
    </w:p>
    <w:p w14:paraId="1A2D50ED" w14:textId="1CD3532F" w:rsidR="009D4DDE" w:rsidRPr="00BC6B0D" w:rsidRDefault="009D4DDE" w:rsidP="009D4DDE">
      <w:pPr>
        <w:pStyle w:val="3"/>
      </w:pPr>
      <w:r>
        <w:rPr>
          <w:rFonts w:hint="eastAsia"/>
        </w:rPr>
        <w:t>余泥渣土</w:t>
      </w:r>
      <w:r>
        <w:t>生产</w:t>
      </w:r>
      <w:r w:rsidRPr="009D4DDE">
        <w:rPr>
          <w:rFonts w:hint="eastAsia"/>
        </w:rPr>
        <w:t>强度图</w:t>
      </w:r>
    </w:p>
    <w:p w14:paraId="57866206" w14:textId="77777777" w:rsidR="009D4DDE" w:rsidRPr="00BC6B0D" w:rsidRDefault="009D4DDE" w:rsidP="009D4DDE">
      <w:pPr>
        <w:pStyle w:val="21"/>
        <w:ind w:firstLine="480"/>
      </w:pPr>
      <w:r w:rsidRPr="00BC6B0D">
        <w:rPr>
          <w:rFonts w:hint="eastAsia"/>
        </w:rPr>
        <w:t>输入：指定任务，指定时段</w:t>
      </w:r>
      <w:r>
        <w:rPr>
          <w:rFonts w:hint="eastAsia"/>
        </w:rPr>
        <w:t>。</w:t>
      </w:r>
    </w:p>
    <w:p w14:paraId="596B566C" w14:textId="6919669F" w:rsidR="009D4DDE" w:rsidRDefault="009D4DDE" w:rsidP="009D4DDE">
      <w:pPr>
        <w:pStyle w:val="21"/>
        <w:ind w:firstLine="480"/>
      </w:pPr>
      <w:r w:rsidRPr="00BC6B0D">
        <w:rPr>
          <w:rFonts w:hint="eastAsia"/>
        </w:rPr>
        <w:t>输出：资源使用强度图。主生产计划指明的材料的生产强度，分解后各材料的强度</w:t>
      </w:r>
      <w:r>
        <w:rPr>
          <w:rFonts w:hint="eastAsia"/>
        </w:rPr>
        <w:t>（显示系列可选）。如</w:t>
      </w:r>
      <w:r>
        <w:fldChar w:fldCharType="begin"/>
      </w:r>
      <w:r>
        <w:rPr>
          <w:rFonts w:hint="eastAsia"/>
        </w:rPr>
        <w:instrText>ref</w:instrText>
      </w:r>
      <w:r>
        <w:instrText xml:space="preserve">  </w:instrText>
      </w:r>
      <w:r w:rsidRPr="00523CF5">
        <w:rPr>
          <w:rFonts w:hint="eastAsia"/>
        </w:rPr>
        <w:instrText>资源使用强度图</w:instrText>
      </w:r>
      <w:r>
        <w:fldChar w:fldCharType="separate"/>
      </w:r>
      <w:r w:rsidRPr="00586411">
        <w:rPr>
          <w:rFonts w:hint="eastAsia"/>
        </w:rPr>
        <w:t>图</w:t>
      </w:r>
      <w:r>
        <w:rPr>
          <w:noProof/>
        </w:rPr>
        <w:t>10</w:t>
      </w:r>
      <w:r w:rsidRPr="00586411">
        <w:t>.</w:t>
      </w:r>
      <w:r>
        <w:rPr>
          <w:noProof/>
        </w:rPr>
        <w:t>7</w:t>
      </w:r>
      <w:r>
        <w:fldChar w:fldCharType="end"/>
      </w:r>
      <w:r>
        <w:rPr>
          <w:rFonts w:hint="eastAsia"/>
        </w:rPr>
        <w:t>所示。</w:t>
      </w:r>
    </w:p>
    <w:p w14:paraId="05DF49B3" w14:textId="75361258" w:rsidR="009D4DDE" w:rsidRDefault="009D4DDE" w:rsidP="009D4DDE">
      <w:pPr>
        <w:pStyle w:val="af0"/>
      </w:pPr>
      <w:r w:rsidRPr="00BC6B0D">
        <w:rPr>
          <w:rFonts w:hint="eastAsia"/>
          <w:noProof/>
        </w:rPr>
        <w:lastRenderedPageBreak/>
        <w:drawing>
          <wp:inline distT="0" distB="0" distL="0" distR="0" wp14:anchorId="61E80679" wp14:editId="1EDBE6E8">
            <wp:extent cx="5172075" cy="2176780"/>
            <wp:effectExtent l="0" t="0" r="9525"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2"/>
                    <pic:cNvPicPr>
                      <a:picLocks noChangeAspect="1" noChangeArrowheads="1"/>
                    </pic:cNvPicPr>
                  </pic:nvPicPr>
                  <pic:blipFill>
                    <a:blip r:embed="rId39">
                      <a:extLst>
                        <a:ext uri="{28A0092B-C50C-407E-A947-70E740481C1C}">
                          <a14:useLocalDpi xmlns:a14="http://schemas.microsoft.com/office/drawing/2010/main" val="0"/>
                        </a:ext>
                      </a:extLst>
                    </a:blip>
                    <a:srcRect b="39076"/>
                    <a:stretch>
                      <a:fillRect/>
                    </a:stretch>
                  </pic:blipFill>
                  <pic:spPr bwMode="auto">
                    <a:xfrm>
                      <a:off x="0" y="0"/>
                      <a:ext cx="5172075" cy="2176780"/>
                    </a:xfrm>
                    <a:prstGeom prst="rect">
                      <a:avLst/>
                    </a:prstGeom>
                    <a:noFill/>
                    <a:ln>
                      <a:noFill/>
                    </a:ln>
                  </pic:spPr>
                </pic:pic>
              </a:graphicData>
            </a:graphic>
          </wp:inline>
        </w:drawing>
      </w:r>
    </w:p>
    <w:p w14:paraId="621B110C" w14:textId="77777777" w:rsidR="009D4DDE" w:rsidRPr="00523CF5" w:rsidRDefault="009D4DDE" w:rsidP="009D4DDE">
      <w:pPr>
        <w:pStyle w:val="ad"/>
      </w:pPr>
      <w:bookmarkStart w:id="3071" w:name="资源使用强度图"/>
      <w:r w:rsidRPr="00586411">
        <w:rPr>
          <w:rFonts w:hint="eastAsia"/>
        </w:rPr>
        <w:t>图</w:t>
      </w:r>
      <w:fldSimple w:instr=" STYLEREF 1 \s ">
        <w:r>
          <w:rPr>
            <w:noProof/>
          </w:rPr>
          <w:t>10</w:t>
        </w:r>
      </w:fldSimple>
      <w:r w:rsidRPr="00586411">
        <w:t>.</w:t>
      </w:r>
      <w:r w:rsidRPr="00586411">
        <w:fldChar w:fldCharType="begin"/>
      </w:r>
      <w:r w:rsidRPr="00586411">
        <w:instrText xml:space="preserve"> SEQ </w:instrText>
      </w:r>
      <w:r w:rsidRPr="00586411">
        <w:rPr>
          <w:rFonts w:hint="eastAsia"/>
        </w:rPr>
        <w:instrText>图</w:instrText>
      </w:r>
      <w:r w:rsidRPr="00586411">
        <w:rPr>
          <w:rFonts w:hint="eastAsia"/>
        </w:rPr>
        <w:instrText xml:space="preserve"> \* ARABIC \s 1</w:instrText>
      </w:r>
      <w:r w:rsidRPr="00586411">
        <w:instrText xml:space="preserve"> </w:instrText>
      </w:r>
      <w:r w:rsidRPr="00586411">
        <w:fldChar w:fldCharType="separate"/>
      </w:r>
      <w:r>
        <w:rPr>
          <w:noProof/>
        </w:rPr>
        <w:t>7</w:t>
      </w:r>
      <w:r w:rsidRPr="00586411">
        <w:fldChar w:fldCharType="end"/>
      </w:r>
      <w:bookmarkEnd w:id="3071"/>
      <w:r>
        <w:rPr>
          <w:rFonts w:hint="eastAsia"/>
        </w:rPr>
        <w:tab/>
      </w:r>
      <w:r w:rsidRPr="00523CF5">
        <w:rPr>
          <w:rFonts w:hint="eastAsia"/>
        </w:rPr>
        <w:t>资源使用强度图</w:t>
      </w:r>
    </w:p>
    <w:p w14:paraId="73CD3B12" w14:textId="1D2ACD8E" w:rsidR="009D4DDE" w:rsidRDefault="009D4DDE">
      <w:pPr>
        <w:pStyle w:val="3"/>
        <w:pPrChange w:id="3072" w:author="刘全" w:date="2021-12-03T20:22:00Z">
          <w:pPr>
            <w:pStyle w:val="21"/>
            <w:ind w:firstLine="480"/>
          </w:pPr>
        </w:pPrChange>
      </w:pPr>
      <w:r w:rsidRPr="009D4DDE">
        <w:rPr>
          <w:rFonts w:hint="eastAsia"/>
        </w:rPr>
        <w:t>开挖料去向统计</w:t>
      </w:r>
    </w:p>
    <w:p w14:paraId="1207AF7A" w14:textId="77777777" w:rsidR="009D4DDE" w:rsidRPr="00BC6B0D" w:rsidRDefault="009D4DDE" w:rsidP="009D4DDE">
      <w:pPr>
        <w:pStyle w:val="21"/>
        <w:ind w:firstLine="480"/>
      </w:pPr>
      <w:r w:rsidRPr="00BC6B0D">
        <w:rPr>
          <w:rFonts w:hint="eastAsia"/>
        </w:rPr>
        <w:t>输入：指定任务，指定时段</w:t>
      </w:r>
      <w:r>
        <w:rPr>
          <w:rFonts w:hint="eastAsia"/>
        </w:rPr>
        <w:t>。</w:t>
      </w:r>
    </w:p>
    <w:p w14:paraId="4369DBF7" w14:textId="4BE38E0C" w:rsidR="009D4DDE" w:rsidRDefault="009D4DDE" w:rsidP="009D4DDE">
      <w:pPr>
        <w:pStyle w:val="21"/>
        <w:ind w:firstLine="480"/>
      </w:pPr>
      <w:r w:rsidRPr="00BC6B0D">
        <w:rPr>
          <w:rFonts w:hint="eastAsia"/>
        </w:rPr>
        <w:t>输出：开挖料去向统计。</w:t>
      </w:r>
      <w:r w:rsidRPr="00BC6B0D">
        <w:t>A</w:t>
      </w:r>
      <w:r w:rsidRPr="00BC6B0D">
        <w:rPr>
          <w:rFonts w:hint="eastAsia"/>
        </w:rPr>
        <w:t>表格形式：开挖料按任务</w:t>
      </w:r>
      <w:r>
        <w:rPr>
          <w:rFonts w:hint="eastAsia"/>
        </w:rPr>
        <w:t>（</w:t>
      </w:r>
      <w:r w:rsidRPr="00BC6B0D">
        <w:rPr>
          <w:rFonts w:hint="eastAsia"/>
        </w:rPr>
        <w:t>纵轴</w:t>
      </w:r>
      <w:r>
        <w:rPr>
          <w:rFonts w:hint="eastAsia"/>
        </w:rPr>
        <w:t>）</w:t>
      </w:r>
      <w:r w:rsidRPr="00BC6B0D">
        <w:rPr>
          <w:rFonts w:hint="eastAsia"/>
        </w:rPr>
        <w:t>、料性转换点</w:t>
      </w:r>
      <w:r>
        <w:rPr>
          <w:rFonts w:hint="eastAsia"/>
        </w:rPr>
        <w:t>（</w:t>
      </w:r>
      <w:r w:rsidRPr="00BC6B0D">
        <w:rPr>
          <w:rFonts w:hint="eastAsia"/>
        </w:rPr>
        <w:t>横轴</w:t>
      </w:r>
      <w:r>
        <w:rPr>
          <w:rFonts w:hint="eastAsia"/>
        </w:rPr>
        <w:t>）</w:t>
      </w:r>
      <w:r w:rsidRPr="00BC6B0D">
        <w:rPr>
          <w:rFonts w:hint="eastAsia"/>
        </w:rPr>
        <w:t>聚类；中转料按照料性转换点、需求点聚类</w:t>
      </w:r>
      <w:r>
        <w:rPr>
          <w:rFonts w:hint="eastAsia"/>
        </w:rPr>
        <w:t>，如</w:t>
      </w:r>
      <w:r>
        <w:fldChar w:fldCharType="begin"/>
      </w:r>
      <w:r>
        <w:rPr>
          <w:rFonts w:hint="eastAsia"/>
        </w:rPr>
        <w:instrText>ref</w:instrText>
      </w:r>
      <w:r>
        <w:instrText xml:space="preserve">  </w:instrText>
      </w:r>
      <w:r>
        <w:rPr>
          <w:rFonts w:hint="eastAsia"/>
        </w:rPr>
        <w:instrText>物流流向表</w:instrText>
      </w:r>
      <w:r>
        <w:fldChar w:fldCharType="separate"/>
      </w:r>
      <w:r w:rsidRPr="00586411">
        <w:rPr>
          <w:rFonts w:hint="eastAsia"/>
        </w:rPr>
        <w:t>图</w:t>
      </w:r>
      <w:r>
        <w:rPr>
          <w:noProof/>
        </w:rPr>
        <w:t>10</w:t>
      </w:r>
      <w:r w:rsidRPr="00586411">
        <w:t>.</w:t>
      </w:r>
      <w:r>
        <w:rPr>
          <w:noProof/>
        </w:rPr>
        <w:t>8</w:t>
      </w:r>
      <w:r>
        <w:fldChar w:fldCharType="end"/>
      </w:r>
      <w:r>
        <w:rPr>
          <w:rFonts w:hint="eastAsia"/>
        </w:rPr>
        <w:t>所示</w:t>
      </w:r>
      <w:r w:rsidRPr="00BC6B0D">
        <w:rPr>
          <w:rFonts w:hint="eastAsia"/>
        </w:rPr>
        <w:t>。</w:t>
      </w:r>
      <w:r w:rsidRPr="00BC6B0D">
        <w:rPr>
          <w:rFonts w:hint="eastAsia"/>
        </w:rPr>
        <w:t>B</w:t>
      </w:r>
      <w:r w:rsidRPr="00BC6B0D">
        <w:rPr>
          <w:rFonts w:hint="eastAsia"/>
        </w:rPr>
        <w:t>、左列为开挖料、中列为料性转换点，右列利用方，采用直线指向物流流向以及流量。</w:t>
      </w:r>
      <w:r w:rsidRPr="00BC6B0D">
        <w:rPr>
          <w:rFonts w:hint="eastAsia"/>
        </w:rPr>
        <w:t>C</w:t>
      </w:r>
      <w:r w:rsidRPr="00BC6B0D">
        <w:rPr>
          <w:rFonts w:hint="eastAsia"/>
        </w:rPr>
        <w:t>、在总布置</w:t>
      </w:r>
      <w:r w:rsidRPr="00BC6B0D">
        <w:rPr>
          <w:rFonts w:hint="eastAsia"/>
        </w:rPr>
        <w:t>CAD</w:t>
      </w:r>
      <w:r w:rsidRPr="00BC6B0D">
        <w:rPr>
          <w:rFonts w:hint="eastAsia"/>
        </w:rPr>
        <w:t>图上，直线表示流向及流量，并可同步查询物流路径。（选项：物流使用路径表达或是直线表达）</w:t>
      </w:r>
      <w:r>
        <w:rPr>
          <w:rFonts w:hint="eastAsia"/>
        </w:rPr>
        <w:t>。</w:t>
      </w:r>
      <w:r w:rsidRPr="005F4892">
        <w:rPr>
          <w:rFonts w:hint="eastAsia"/>
        </w:rPr>
        <w:t>如</w:t>
      </w:r>
      <w:r w:rsidRPr="005F4892">
        <w:fldChar w:fldCharType="begin"/>
      </w:r>
      <w:r w:rsidRPr="005F4892">
        <w:rPr>
          <w:rFonts w:hint="eastAsia"/>
        </w:rPr>
        <w:instrText>ref</w:instrText>
      </w:r>
      <w:r w:rsidRPr="005F4892">
        <w:instrText xml:space="preserve">  </w:instrText>
      </w:r>
      <w:r>
        <w:rPr>
          <w:rFonts w:hint="eastAsia"/>
        </w:rPr>
        <w:instrText>物流流向图</w:instrText>
      </w:r>
      <w:r>
        <w:instrText xml:space="preserve"> \* MERGEFORMAT </w:instrText>
      </w:r>
      <w:r w:rsidRPr="005F4892">
        <w:fldChar w:fldCharType="separate"/>
      </w:r>
      <w:r w:rsidRPr="00586411">
        <w:rPr>
          <w:rFonts w:hint="eastAsia"/>
        </w:rPr>
        <w:t>图</w:t>
      </w:r>
      <w:r>
        <w:t>10</w:t>
      </w:r>
      <w:r w:rsidRPr="00586411">
        <w:t>.</w:t>
      </w:r>
      <w:r>
        <w:t>9</w:t>
      </w:r>
      <w:r w:rsidRPr="005F4892">
        <w:fldChar w:fldCharType="end"/>
      </w:r>
      <w:r>
        <w:rPr>
          <w:rFonts w:hint="eastAsia"/>
        </w:rPr>
        <w:t>所示。</w:t>
      </w:r>
    </w:p>
    <w:p w14:paraId="4F286E11" w14:textId="4C6ADDC5" w:rsidR="009D4DDE" w:rsidRDefault="009D4DDE" w:rsidP="009D4DDE">
      <w:pPr>
        <w:pStyle w:val="af0"/>
      </w:pPr>
      <w:r w:rsidRPr="00BC6B0D">
        <w:rPr>
          <w:rFonts w:hint="eastAsia"/>
          <w:noProof/>
        </w:rPr>
        <w:drawing>
          <wp:inline distT="0" distB="0" distL="0" distR="0" wp14:anchorId="1D4D3FD4" wp14:editId="6037815E">
            <wp:extent cx="5172075" cy="1688465"/>
            <wp:effectExtent l="0" t="0" r="9525" b="698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3"/>
                    <pic:cNvPicPr>
                      <a:picLocks noChangeAspect="1" noChangeArrowheads="1"/>
                    </pic:cNvPicPr>
                  </pic:nvPicPr>
                  <pic:blipFill>
                    <a:blip r:embed="rId40">
                      <a:extLst>
                        <a:ext uri="{28A0092B-C50C-407E-A947-70E740481C1C}">
                          <a14:useLocalDpi xmlns:a14="http://schemas.microsoft.com/office/drawing/2010/main" val="0"/>
                        </a:ext>
                      </a:extLst>
                    </a:blip>
                    <a:srcRect b="52824"/>
                    <a:stretch>
                      <a:fillRect/>
                    </a:stretch>
                  </pic:blipFill>
                  <pic:spPr bwMode="auto">
                    <a:xfrm>
                      <a:off x="0" y="0"/>
                      <a:ext cx="5172075" cy="1688465"/>
                    </a:xfrm>
                    <a:prstGeom prst="rect">
                      <a:avLst/>
                    </a:prstGeom>
                    <a:noFill/>
                    <a:ln>
                      <a:noFill/>
                    </a:ln>
                  </pic:spPr>
                </pic:pic>
              </a:graphicData>
            </a:graphic>
          </wp:inline>
        </w:drawing>
      </w:r>
    </w:p>
    <w:p w14:paraId="5D136C1F" w14:textId="77777777" w:rsidR="009D4DDE" w:rsidRDefault="009D4DDE" w:rsidP="009D4DDE">
      <w:pPr>
        <w:pStyle w:val="ad"/>
      </w:pPr>
      <w:bookmarkStart w:id="3073" w:name="物流流向表"/>
      <w:r w:rsidRPr="00586411">
        <w:rPr>
          <w:rFonts w:hint="eastAsia"/>
        </w:rPr>
        <w:t>图</w:t>
      </w:r>
      <w:fldSimple w:instr=" STYLEREF 1 \s ">
        <w:r>
          <w:rPr>
            <w:noProof/>
          </w:rPr>
          <w:t>10</w:t>
        </w:r>
      </w:fldSimple>
      <w:r w:rsidRPr="00586411">
        <w:t>.</w:t>
      </w:r>
      <w:r w:rsidRPr="00586411">
        <w:fldChar w:fldCharType="begin"/>
      </w:r>
      <w:r w:rsidRPr="00586411">
        <w:instrText xml:space="preserve"> SEQ </w:instrText>
      </w:r>
      <w:r w:rsidRPr="00586411">
        <w:rPr>
          <w:rFonts w:hint="eastAsia"/>
        </w:rPr>
        <w:instrText>图</w:instrText>
      </w:r>
      <w:r w:rsidRPr="00586411">
        <w:rPr>
          <w:rFonts w:hint="eastAsia"/>
        </w:rPr>
        <w:instrText xml:space="preserve"> \* ARABIC \s 1</w:instrText>
      </w:r>
      <w:r w:rsidRPr="00586411">
        <w:instrText xml:space="preserve"> </w:instrText>
      </w:r>
      <w:r w:rsidRPr="00586411">
        <w:fldChar w:fldCharType="separate"/>
      </w:r>
      <w:r>
        <w:rPr>
          <w:noProof/>
        </w:rPr>
        <w:t>8</w:t>
      </w:r>
      <w:r w:rsidRPr="00586411">
        <w:fldChar w:fldCharType="end"/>
      </w:r>
      <w:bookmarkEnd w:id="3073"/>
      <w:r>
        <w:rPr>
          <w:rFonts w:hint="eastAsia"/>
        </w:rPr>
        <w:tab/>
      </w:r>
      <w:r>
        <w:rPr>
          <w:rFonts w:hint="eastAsia"/>
        </w:rPr>
        <w:t>物流流向表</w:t>
      </w:r>
    </w:p>
    <w:p w14:paraId="4D27DB52" w14:textId="39D4F417" w:rsidR="009D4DDE" w:rsidRPr="005F4892" w:rsidRDefault="009D4DDE" w:rsidP="009D4DDE">
      <w:pPr>
        <w:pStyle w:val="af0"/>
      </w:pPr>
      <w:r w:rsidRPr="005F4892">
        <w:rPr>
          <w:noProof/>
        </w:rPr>
        <w:lastRenderedPageBreak/>
        <w:drawing>
          <wp:inline distT="0" distB="0" distL="0" distR="0" wp14:anchorId="379662C3" wp14:editId="636F246A">
            <wp:extent cx="5749925" cy="2844165"/>
            <wp:effectExtent l="0" t="0" r="3175"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49925" cy="2844165"/>
                    </a:xfrm>
                    <a:prstGeom prst="rect">
                      <a:avLst/>
                    </a:prstGeom>
                    <a:noFill/>
                    <a:ln>
                      <a:noFill/>
                    </a:ln>
                  </pic:spPr>
                </pic:pic>
              </a:graphicData>
            </a:graphic>
          </wp:inline>
        </w:drawing>
      </w:r>
    </w:p>
    <w:p w14:paraId="0D15AE83" w14:textId="77777777" w:rsidR="009D4DDE" w:rsidRPr="00BC6B0D" w:rsidRDefault="009D4DDE" w:rsidP="009D4DDE">
      <w:pPr>
        <w:pStyle w:val="ad"/>
      </w:pPr>
      <w:bookmarkStart w:id="3074" w:name="物流流向图"/>
      <w:r w:rsidRPr="00586411">
        <w:rPr>
          <w:rFonts w:hint="eastAsia"/>
        </w:rPr>
        <w:t>图</w:t>
      </w:r>
      <w:fldSimple w:instr=" STYLEREF 1 \s ">
        <w:r>
          <w:rPr>
            <w:noProof/>
          </w:rPr>
          <w:t>10</w:t>
        </w:r>
      </w:fldSimple>
      <w:r w:rsidRPr="00586411">
        <w:t>.</w:t>
      </w:r>
      <w:r w:rsidRPr="00586411">
        <w:fldChar w:fldCharType="begin"/>
      </w:r>
      <w:r w:rsidRPr="00586411">
        <w:instrText xml:space="preserve"> SEQ </w:instrText>
      </w:r>
      <w:r w:rsidRPr="00586411">
        <w:rPr>
          <w:rFonts w:hint="eastAsia"/>
        </w:rPr>
        <w:instrText>图</w:instrText>
      </w:r>
      <w:r w:rsidRPr="00586411">
        <w:rPr>
          <w:rFonts w:hint="eastAsia"/>
        </w:rPr>
        <w:instrText xml:space="preserve"> \* ARABIC \s 1</w:instrText>
      </w:r>
      <w:r w:rsidRPr="00586411">
        <w:instrText xml:space="preserve"> </w:instrText>
      </w:r>
      <w:r w:rsidRPr="00586411">
        <w:fldChar w:fldCharType="separate"/>
      </w:r>
      <w:r>
        <w:rPr>
          <w:noProof/>
        </w:rPr>
        <w:t>9</w:t>
      </w:r>
      <w:r w:rsidRPr="00586411">
        <w:fldChar w:fldCharType="end"/>
      </w:r>
      <w:bookmarkEnd w:id="3074"/>
      <w:r>
        <w:rPr>
          <w:rFonts w:hint="eastAsia"/>
        </w:rPr>
        <w:tab/>
      </w:r>
      <w:r>
        <w:rPr>
          <w:rFonts w:hint="eastAsia"/>
        </w:rPr>
        <w:t>物流流向图</w:t>
      </w:r>
    </w:p>
    <w:p w14:paraId="1DEFE740" w14:textId="79A09B88" w:rsidR="005345B3" w:rsidRDefault="004C3328">
      <w:pPr>
        <w:pStyle w:val="3"/>
        <w:pPrChange w:id="3075" w:author="刘全" w:date="2021-12-03T20:06:00Z">
          <w:pPr>
            <w:pStyle w:val="1"/>
          </w:pPr>
        </w:pPrChange>
      </w:pPr>
      <w:r>
        <w:t>调运</w:t>
      </w:r>
      <w:r>
        <w:rPr>
          <w:rFonts w:hint="eastAsia"/>
        </w:rPr>
        <w:t>路径</w:t>
      </w:r>
    </w:p>
    <w:p w14:paraId="0F7D8E06" w14:textId="0B0AC893" w:rsidR="0091615B" w:rsidDel="00E846E0" w:rsidRDefault="00E846E0">
      <w:pPr>
        <w:rPr>
          <w:del w:id="3076" w:author="刘全" w:date="2021-12-08T14:12:00Z"/>
          <w:rFonts w:hint="eastAsia"/>
        </w:rPr>
        <w:pPrChange w:id="3077" w:author="刘全" w:date="2021-12-03T20:06:00Z">
          <w:pPr>
            <w:pStyle w:val="1"/>
          </w:pPr>
        </w:pPrChange>
      </w:pPr>
      <w:ins w:id="3078" w:author="刘全" w:date="2021-12-08T14:11:00Z">
        <w:r>
          <w:rPr>
            <w:rFonts w:hint="eastAsia"/>
          </w:rPr>
          <w:t>与</w:t>
        </w:r>
        <w:r>
          <w:rPr>
            <w:rFonts w:hint="eastAsia"/>
          </w:rPr>
          <w:t>Web</w:t>
        </w:r>
        <w:r>
          <w:t>GIS</w:t>
        </w:r>
        <w:r>
          <w:t>系统结合</w:t>
        </w:r>
        <w:r>
          <w:rPr>
            <w:rFonts w:hint="eastAsia"/>
          </w:rPr>
          <w:t>，</w:t>
        </w:r>
        <w:r>
          <w:t>在</w:t>
        </w:r>
      </w:ins>
      <w:r w:rsidR="0091615B">
        <w:t>GIS</w:t>
      </w:r>
      <w:ins w:id="3079" w:author="刘全" w:date="2021-12-08T14:11:00Z">
        <w:r>
          <w:rPr>
            <w:rFonts w:hint="eastAsia"/>
          </w:rPr>
          <w:t>可视化</w:t>
        </w:r>
      </w:ins>
      <w:r w:rsidR="0091615B">
        <w:t>图档上</w:t>
      </w:r>
      <w:ins w:id="3080" w:author="刘全" w:date="2021-12-08T14:11:00Z">
        <w:r>
          <w:rPr>
            <w:rFonts w:hint="eastAsia"/>
          </w:rPr>
          <w:t>，</w:t>
        </w:r>
        <w:r>
          <w:t>显示工程位置，调运去向</w:t>
        </w:r>
      </w:ins>
      <w:ins w:id="3081" w:author="刘全" w:date="2021-12-08T14:12:00Z">
        <w:r>
          <w:t>方向</w:t>
        </w:r>
        <w:r>
          <w:rPr>
            <w:rFonts w:hint="eastAsia"/>
          </w:rPr>
          <w:t>等</w:t>
        </w:r>
        <w:r>
          <w:t>。</w:t>
        </w:r>
      </w:ins>
    </w:p>
    <w:p w14:paraId="217BA539" w14:textId="37BD75C3" w:rsidR="009D4DDE" w:rsidDel="00E846E0" w:rsidRDefault="009D4DDE">
      <w:pPr>
        <w:rPr>
          <w:del w:id="3082" w:author="刘全" w:date="2021-12-08T14:12:00Z"/>
        </w:rPr>
        <w:pPrChange w:id="3083" w:author="刘全" w:date="2021-12-03T20:06:00Z">
          <w:pPr>
            <w:pStyle w:val="1"/>
          </w:pPr>
        </w:pPrChange>
      </w:pPr>
    </w:p>
    <w:p w14:paraId="1F7E3614" w14:textId="7A5B82D1" w:rsidR="009D4DDE" w:rsidDel="00E846E0" w:rsidRDefault="009D4DDE">
      <w:pPr>
        <w:rPr>
          <w:del w:id="3084" w:author="刘全" w:date="2021-12-08T14:12:00Z"/>
        </w:rPr>
        <w:pPrChange w:id="3085" w:author="刘全" w:date="2021-12-03T20:06:00Z">
          <w:pPr>
            <w:pStyle w:val="1"/>
          </w:pPr>
        </w:pPrChange>
      </w:pPr>
    </w:p>
    <w:p w14:paraId="47ED63D9" w14:textId="77777777" w:rsidR="009D4DDE" w:rsidRDefault="009D4DDE">
      <w:pPr>
        <w:pPrChange w:id="3086" w:author="刘全" w:date="2021-12-03T20:06:00Z">
          <w:pPr>
            <w:pStyle w:val="1"/>
          </w:pPr>
        </w:pPrChange>
      </w:pPr>
    </w:p>
    <w:p w14:paraId="16797D33" w14:textId="77777777" w:rsidR="008073EE" w:rsidRDefault="008073EE" w:rsidP="008073EE">
      <w:pPr>
        <w:pStyle w:val="2"/>
        <w:tabs>
          <w:tab w:val="clear" w:pos="1080"/>
          <w:tab w:val="num" w:pos="720"/>
        </w:tabs>
        <w:spacing w:line="240" w:lineRule="auto"/>
        <w:textAlignment w:val="auto"/>
      </w:pPr>
      <w:bookmarkStart w:id="3087" w:name="_Toc267473739"/>
      <w:r>
        <w:rPr>
          <w:rFonts w:hint="eastAsia"/>
        </w:rPr>
        <w:t>土石方运输综合成本</w:t>
      </w:r>
      <w:r w:rsidRPr="008B5D78">
        <w:rPr>
          <w:rFonts w:hint="eastAsia"/>
        </w:rPr>
        <w:t>和</w:t>
      </w:r>
      <w:r>
        <w:rPr>
          <w:rFonts w:hint="eastAsia"/>
        </w:rPr>
        <w:t>运费</w:t>
      </w:r>
      <w:r w:rsidRPr="008B5D78">
        <w:rPr>
          <w:rFonts w:hint="eastAsia"/>
        </w:rPr>
        <w:t>成本</w:t>
      </w:r>
      <w:bookmarkEnd w:id="3087"/>
    </w:p>
    <w:p w14:paraId="0D7FECF6" w14:textId="77777777" w:rsidR="008073EE" w:rsidRDefault="008073EE" w:rsidP="008073EE">
      <w:pPr>
        <w:pStyle w:val="3"/>
      </w:pPr>
      <w:bookmarkStart w:id="3088" w:name="_Toc267473740"/>
      <w:r>
        <w:rPr>
          <w:rFonts w:hint="eastAsia"/>
        </w:rPr>
        <w:t>调运</w:t>
      </w:r>
      <w:r>
        <w:t>车辆和路径</w:t>
      </w:r>
    </w:p>
    <w:p w14:paraId="7FB25F0C" w14:textId="77777777" w:rsidR="008073EE" w:rsidRPr="005345B3" w:rsidRDefault="008073EE" w:rsidP="008073EE">
      <w:r>
        <w:rPr>
          <w:rFonts w:hint="eastAsia"/>
        </w:rPr>
        <w:t>（</w:t>
      </w:r>
      <w:r>
        <w:fldChar w:fldCharType="begin"/>
      </w:r>
      <w:r>
        <w:rPr>
          <w:rFonts w:hint="eastAsia"/>
        </w:rPr>
        <w:instrText>seq</w:instrText>
      </w:r>
      <w:r>
        <w:instrText xml:space="preserve">  </w:instrText>
      </w:r>
      <w:r>
        <w:rPr>
          <w:rFonts w:hint="eastAsia"/>
        </w:rPr>
        <w:instrText>序号</w:instrText>
      </w:r>
      <w:r>
        <w:rPr>
          <w:rFonts w:hint="eastAsia"/>
        </w:rPr>
        <w:instrText xml:space="preserve"> \</w:instrText>
      </w:r>
      <w:r>
        <w:instrText xml:space="preserve">s 1 \s 2 \s 3 \s 4 </w:instrText>
      </w:r>
      <w:r>
        <w:fldChar w:fldCharType="separate"/>
      </w:r>
      <w:r>
        <w:rPr>
          <w:noProof/>
        </w:rPr>
        <w:t>1</w:t>
      </w:r>
      <w:r>
        <w:fldChar w:fldCharType="end"/>
      </w:r>
      <w:r>
        <w:rPr>
          <w:rFonts w:hint="eastAsia"/>
        </w:rPr>
        <w:t>）根据</w:t>
      </w:r>
      <w:r>
        <w:t>配置的运输车辆</w:t>
      </w:r>
      <w:r>
        <w:rPr>
          <w:rFonts w:hint="eastAsia"/>
        </w:rPr>
        <w:t>和</w:t>
      </w:r>
      <w:r>
        <w:t>运输时段，显示运</w:t>
      </w:r>
      <w:r>
        <w:rPr>
          <w:rFonts w:hint="eastAsia"/>
        </w:rPr>
        <w:t>次</w:t>
      </w:r>
      <w:r>
        <w:t>强度和运输路径</w:t>
      </w:r>
    </w:p>
    <w:p w14:paraId="4DC4C4C0" w14:textId="77777777" w:rsidR="008073EE" w:rsidRDefault="008073EE" w:rsidP="008073EE">
      <w:pPr>
        <w:pStyle w:val="3"/>
        <w:tabs>
          <w:tab w:val="num" w:pos="1080"/>
        </w:tabs>
        <w:spacing w:line="360" w:lineRule="auto"/>
        <w:textAlignment w:val="auto"/>
      </w:pPr>
      <w:r w:rsidRPr="008B5D78">
        <w:rPr>
          <w:rFonts w:hint="eastAsia"/>
        </w:rPr>
        <w:t>工程</w:t>
      </w:r>
      <w:r>
        <w:rPr>
          <w:rFonts w:hint="eastAsia"/>
        </w:rPr>
        <w:t>土石方运输综合成本</w:t>
      </w:r>
      <w:bookmarkEnd w:id="3088"/>
    </w:p>
    <w:p w14:paraId="10BCCE92" w14:textId="77777777" w:rsidR="008073EE" w:rsidRPr="00602934" w:rsidRDefault="008073EE" w:rsidP="008073EE">
      <w:pPr>
        <w:pStyle w:val="21"/>
        <w:ind w:firstLine="480"/>
      </w:pPr>
      <w:r>
        <w:rPr>
          <w:rFonts w:hint="eastAsia"/>
        </w:rPr>
        <w:t>一般土石方工程结算方式为按照土石方的综合单价取费，在主执行计划中可以出具该项目的综合单价（元</w:t>
      </w:r>
      <w:r>
        <w:rPr>
          <w:rFonts w:hint="eastAsia"/>
        </w:rPr>
        <w:t>/m</w:t>
      </w:r>
      <w:r w:rsidRPr="00602934">
        <w:rPr>
          <w:rFonts w:hint="eastAsia"/>
          <w:vertAlign w:val="superscript"/>
        </w:rPr>
        <w:t>3</w:t>
      </w:r>
      <w:r>
        <w:rPr>
          <w:rFonts w:hint="eastAsia"/>
        </w:rPr>
        <w:t>），并以此作为土石方工程成本的计算依据，如</w:t>
      </w:r>
      <w:r>
        <w:fldChar w:fldCharType="begin"/>
      </w:r>
      <w:r>
        <w:rPr>
          <w:rFonts w:hint="eastAsia"/>
        </w:rPr>
        <w:instrText>ref</w:instrText>
      </w:r>
      <w:r>
        <w:instrText xml:space="preserve">  </w:instrText>
      </w:r>
      <w:r w:rsidRPr="00C61C87">
        <w:rPr>
          <w:rFonts w:hint="eastAsia"/>
        </w:rPr>
        <w:instrText>工程土建投资统计</w:instrText>
      </w:r>
      <w:r>
        <w:fldChar w:fldCharType="separate"/>
      </w:r>
      <w:r w:rsidRPr="00586411">
        <w:rPr>
          <w:rFonts w:hint="eastAsia"/>
        </w:rPr>
        <w:t>图</w:t>
      </w:r>
      <w:r>
        <w:rPr>
          <w:noProof/>
        </w:rPr>
        <w:t>10</w:t>
      </w:r>
      <w:r w:rsidRPr="00586411">
        <w:t>.</w:t>
      </w:r>
      <w:r>
        <w:rPr>
          <w:noProof/>
        </w:rPr>
        <w:t>10</w:t>
      </w:r>
      <w:r>
        <w:fldChar w:fldCharType="end"/>
      </w:r>
      <w:r>
        <w:rPr>
          <w:rFonts w:hint="eastAsia"/>
        </w:rPr>
        <w:t>所示。</w:t>
      </w:r>
    </w:p>
    <w:p w14:paraId="364D8231" w14:textId="6583CDE6" w:rsidR="008073EE" w:rsidRDefault="008073EE" w:rsidP="008073EE">
      <w:pPr>
        <w:pStyle w:val="af0"/>
      </w:pPr>
      <w:r w:rsidRPr="00BC6B0D">
        <w:rPr>
          <w:rFonts w:hint="eastAsia"/>
          <w:noProof/>
        </w:rPr>
        <w:drawing>
          <wp:inline distT="0" distB="0" distL="0" distR="0" wp14:anchorId="498D7670" wp14:editId="7E322A0A">
            <wp:extent cx="3742055" cy="1284605"/>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4"/>
                    <pic:cNvPicPr>
                      <a:picLocks noChangeAspect="1" noChangeArrowheads="1"/>
                    </pic:cNvPicPr>
                  </pic:nvPicPr>
                  <pic:blipFill>
                    <a:blip r:embed="rId42" cstate="print">
                      <a:extLst>
                        <a:ext uri="{28A0092B-C50C-407E-A947-70E740481C1C}">
                          <a14:useLocalDpi xmlns:a14="http://schemas.microsoft.com/office/drawing/2010/main" val="0"/>
                        </a:ext>
                      </a:extLst>
                    </a:blip>
                    <a:srcRect b="49976"/>
                    <a:stretch>
                      <a:fillRect/>
                    </a:stretch>
                  </pic:blipFill>
                  <pic:spPr bwMode="auto">
                    <a:xfrm>
                      <a:off x="0" y="0"/>
                      <a:ext cx="3742055" cy="1284605"/>
                    </a:xfrm>
                    <a:prstGeom prst="rect">
                      <a:avLst/>
                    </a:prstGeom>
                    <a:noFill/>
                    <a:ln>
                      <a:noFill/>
                    </a:ln>
                  </pic:spPr>
                </pic:pic>
              </a:graphicData>
            </a:graphic>
          </wp:inline>
        </w:drawing>
      </w:r>
    </w:p>
    <w:p w14:paraId="568872C2" w14:textId="77777777" w:rsidR="008073EE" w:rsidRPr="00C61C87" w:rsidRDefault="008073EE" w:rsidP="008073EE">
      <w:pPr>
        <w:pStyle w:val="ad"/>
      </w:pPr>
      <w:bookmarkStart w:id="3089" w:name="工程土建投资统计"/>
      <w:r w:rsidRPr="00586411">
        <w:rPr>
          <w:rFonts w:hint="eastAsia"/>
        </w:rPr>
        <w:t>图</w:t>
      </w:r>
      <w:fldSimple w:instr=" STYLEREF 1 \s ">
        <w:r>
          <w:rPr>
            <w:noProof/>
          </w:rPr>
          <w:t>10</w:t>
        </w:r>
      </w:fldSimple>
      <w:r w:rsidRPr="00586411">
        <w:t>.</w:t>
      </w:r>
      <w:r w:rsidRPr="00586411">
        <w:fldChar w:fldCharType="begin"/>
      </w:r>
      <w:r w:rsidRPr="00586411">
        <w:instrText xml:space="preserve"> SEQ </w:instrText>
      </w:r>
      <w:r w:rsidRPr="00586411">
        <w:rPr>
          <w:rFonts w:hint="eastAsia"/>
        </w:rPr>
        <w:instrText>图</w:instrText>
      </w:r>
      <w:r w:rsidRPr="00586411">
        <w:rPr>
          <w:rFonts w:hint="eastAsia"/>
        </w:rPr>
        <w:instrText xml:space="preserve"> \* ARABIC \s 1</w:instrText>
      </w:r>
      <w:r w:rsidRPr="00586411">
        <w:instrText xml:space="preserve"> </w:instrText>
      </w:r>
      <w:r w:rsidRPr="00586411">
        <w:fldChar w:fldCharType="separate"/>
      </w:r>
      <w:r>
        <w:rPr>
          <w:noProof/>
        </w:rPr>
        <w:t>10</w:t>
      </w:r>
      <w:r w:rsidRPr="00586411">
        <w:fldChar w:fldCharType="end"/>
      </w:r>
      <w:bookmarkEnd w:id="3089"/>
      <w:r>
        <w:rPr>
          <w:rFonts w:hint="eastAsia"/>
        </w:rPr>
        <w:tab/>
      </w:r>
      <w:r w:rsidRPr="00C61C87">
        <w:rPr>
          <w:rFonts w:hint="eastAsia"/>
        </w:rPr>
        <w:t>工程土建投资统计</w:t>
      </w:r>
      <w:r>
        <w:rPr>
          <w:rFonts w:hint="eastAsia"/>
        </w:rPr>
        <w:t>表</w:t>
      </w:r>
    </w:p>
    <w:p w14:paraId="4BA757F7" w14:textId="77777777" w:rsidR="008073EE" w:rsidRPr="00BC6B0D" w:rsidRDefault="008073EE" w:rsidP="008073EE">
      <w:pPr>
        <w:pStyle w:val="21"/>
        <w:ind w:firstLine="480"/>
      </w:pPr>
      <w:r w:rsidRPr="00BC6B0D">
        <w:rPr>
          <w:rFonts w:hint="eastAsia"/>
        </w:rPr>
        <w:t>输入：指定项目；指定时段</w:t>
      </w:r>
      <w:r>
        <w:rPr>
          <w:rFonts w:hint="eastAsia"/>
        </w:rPr>
        <w:t>。</w:t>
      </w:r>
    </w:p>
    <w:p w14:paraId="6DE67040" w14:textId="77777777" w:rsidR="008073EE" w:rsidRDefault="008073EE" w:rsidP="008073EE">
      <w:pPr>
        <w:pStyle w:val="21"/>
        <w:ind w:firstLine="480"/>
      </w:pPr>
      <w:r w:rsidRPr="00BC6B0D">
        <w:rPr>
          <w:rFonts w:hint="eastAsia"/>
        </w:rPr>
        <w:t>输出：任务名称，始计时段，终计时段，任务运费</w:t>
      </w:r>
      <w:r w:rsidRPr="00BC6B0D">
        <w:rPr>
          <w:rFonts w:hint="eastAsia"/>
        </w:rPr>
        <w:t>(</w:t>
      </w:r>
      <w:r w:rsidRPr="00BC6B0D">
        <w:rPr>
          <w:rFonts w:hint="eastAsia"/>
        </w:rPr>
        <w:t>元</w:t>
      </w:r>
      <w:r w:rsidRPr="00BC6B0D">
        <w:rPr>
          <w:rFonts w:hint="eastAsia"/>
        </w:rPr>
        <w:t>)</w:t>
      </w:r>
      <w:r>
        <w:rPr>
          <w:rFonts w:hint="eastAsia"/>
        </w:rPr>
        <w:t>。</w:t>
      </w:r>
    </w:p>
    <w:p w14:paraId="3C6D3911" w14:textId="77777777" w:rsidR="008073EE" w:rsidRDefault="008073EE" w:rsidP="008073EE">
      <w:pPr>
        <w:pStyle w:val="3"/>
        <w:tabs>
          <w:tab w:val="num" w:pos="1080"/>
        </w:tabs>
        <w:spacing w:line="360" w:lineRule="auto"/>
        <w:textAlignment w:val="auto"/>
      </w:pPr>
      <w:bookmarkStart w:id="3090" w:name="_Toc267473741"/>
      <w:r w:rsidRPr="00BC6B0D">
        <w:rPr>
          <w:rFonts w:hint="eastAsia"/>
        </w:rPr>
        <w:lastRenderedPageBreak/>
        <w:t>运费评估</w:t>
      </w:r>
      <w:bookmarkEnd w:id="3090"/>
    </w:p>
    <w:p w14:paraId="453317B8" w14:textId="77777777" w:rsidR="008073EE" w:rsidRPr="00D41B4A" w:rsidRDefault="008073EE" w:rsidP="008073EE">
      <w:pPr>
        <w:pStyle w:val="21"/>
        <w:ind w:firstLine="480"/>
      </w:pPr>
      <w:r>
        <w:rPr>
          <w:rFonts w:hint="eastAsia"/>
        </w:rPr>
        <w:t>根据运输距离、运输高差、运输量、以及运输成本（</w:t>
      </w:r>
      <w:r w:rsidRPr="00BC6B0D">
        <w:rPr>
          <w:rFonts w:hint="eastAsia"/>
        </w:rPr>
        <w:t>能耗</w:t>
      </w:r>
      <w:r>
        <w:rPr>
          <w:rFonts w:hint="eastAsia"/>
        </w:rPr>
        <w:t>，升</w:t>
      </w:r>
      <w:r>
        <w:rPr>
          <w:rFonts w:hint="eastAsia"/>
        </w:rPr>
        <w:t>/</w:t>
      </w:r>
      <w:r>
        <w:rPr>
          <w:rFonts w:hint="eastAsia"/>
        </w:rPr>
        <w:t>吨·公里）等信息，折算运费成本信息。</w:t>
      </w:r>
    </w:p>
    <w:p w14:paraId="5421BFD0" w14:textId="77777777" w:rsidR="008073EE" w:rsidRPr="00BC6B0D" w:rsidRDefault="008073EE" w:rsidP="008073EE">
      <w:pPr>
        <w:pStyle w:val="21"/>
        <w:ind w:firstLine="480"/>
      </w:pPr>
      <w:r w:rsidRPr="00BC6B0D">
        <w:rPr>
          <w:rFonts w:hint="eastAsia"/>
        </w:rPr>
        <w:t>输入：指定项目；指定时段</w:t>
      </w:r>
      <w:r>
        <w:rPr>
          <w:rFonts w:hint="eastAsia"/>
        </w:rPr>
        <w:t>。</w:t>
      </w:r>
    </w:p>
    <w:p w14:paraId="2DC883D4" w14:textId="77777777" w:rsidR="008073EE" w:rsidRDefault="008073EE" w:rsidP="008073EE">
      <w:pPr>
        <w:pStyle w:val="21"/>
        <w:ind w:firstLine="480"/>
      </w:pPr>
      <w:r w:rsidRPr="00BC6B0D">
        <w:rPr>
          <w:rFonts w:hint="eastAsia"/>
        </w:rPr>
        <w:t>输出：任务名称，始计时段，终计时段，任务能耗</w:t>
      </w:r>
      <w:r w:rsidRPr="00BC6B0D">
        <w:rPr>
          <w:rFonts w:hint="eastAsia"/>
        </w:rPr>
        <w:t>(</w:t>
      </w:r>
      <w:r w:rsidRPr="00BC6B0D">
        <w:rPr>
          <w:rFonts w:hint="eastAsia"/>
        </w:rPr>
        <w:t>升</w:t>
      </w:r>
      <w:r w:rsidRPr="00BC6B0D">
        <w:rPr>
          <w:rFonts w:hint="eastAsia"/>
        </w:rPr>
        <w:t>)</w:t>
      </w:r>
      <w:r>
        <w:rPr>
          <w:rFonts w:hint="eastAsia"/>
        </w:rPr>
        <w:t>。</w:t>
      </w:r>
    </w:p>
    <w:p w14:paraId="007619C3" w14:textId="0BD3B64B" w:rsidR="008073EE" w:rsidRDefault="008073EE" w:rsidP="008073EE">
      <w:pPr>
        <w:pStyle w:val="af0"/>
      </w:pPr>
      <w:r w:rsidRPr="00BC6B0D">
        <w:rPr>
          <w:rFonts w:hint="eastAsia"/>
          <w:noProof/>
        </w:rPr>
        <w:drawing>
          <wp:inline distT="0" distB="0" distL="0" distR="0" wp14:anchorId="53058984" wp14:editId="02FBAACA">
            <wp:extent cx="4880610" cy="1632585"/>
            <wp:effectExtent l="0" t="0" r="0" b="571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5"/>
                    <pic:cNvPicPr>
                      <a:picLocks noChangeAspect="1" noChangeArrowheads="1"/>
                    </pic:cNvPicPr>
                  </pic:nvPicPr>
                  <pic:blipFill>
                    <a:blip r:embed="rId42">
                      <a:extLst>
                        <a:ext uri="{28A0092B-C50C-407E-A947-70E740481C1C}">
                          <a14:useLocalDpi xmlns:a14="http://schemas.microsoft.com/office/drawing/2010/main" val="0"/>
                        </a:ext>
                      </a:extLst>
                    </a:blip>
                    <a:srcRect b="51526"/>
                    <a:stretch>
                      <a:fillRect/>
                    </a:stretch>
                  </pic:blipFill>
                  <pic:spPr bwMode="auto">
                    <a:xfrm>
                      <a:off x="0" y="0"/>
                      <a:ext cx="4880610" cy="1632585"/>
                    </a:xfrm>
                    <a:prstGeom prst="rect">
                      <a:avLst/>
                    </a:prstGeom>
                    <a:noFill/>
                    <a:ln>
                      <a:noFill/>
                    </a:ln>
                  </pic:spPr>
                </pic:pic>
              </a:graphicData>
            </a:graphic>
          </wp:inline>
        </w:drawing>
      </w:r>
    </w:p>
    <w:p w14:paraId="4DC6F4BA" w14:textId="77777777" w:rsidR="008073EE" w:rsidRPr="00616E43" w:rsidRDefault="008073EE" w:rsidP="008073EE">
      <w:pPr>
        <w:pStyle w:val="ad"/>
      </w:pPr>
      <w:bookmarkStart w:id="3091" w:name="运费评估表"/>
      <w:r w:rsidRPr="00586411">
        <w:rPr>
          <w:rFonts w:hint="eastAsia"/>
        </w:rPr>
        <w:t>图</w:t>
      </w:r>
      <w:fldSimple w:instr=" STYLEREF 1 \s ">
        <w:r>
          <w:rPr>
            <w:noProof/>
          </w:rPr>
          <w:t>10</w:t>
        </w:r>
      </w:fldSimple>
      <w:r w:rsidRPr="00586411">
        <w:t>.</w:t>
      </w:r>
      <w:r w:rsidRPr="00586411">
        <w:fldChar w:fldCharType="begin"/>
      </w:r>
      <w:r w:rsidRPr="00586411">
        <w:instrText xml:space="preserve"> SEQ </w:instrText>
      </w:r>
      <w:r w:rsidRPr="00586411">
        <w:rPr>
          <w:rFonts w:hint="eastAsia"/>
        </w:rPr>
        <w:instrText>图</w:instrText>
      </w:r>
      <w:r w:rsidRPr="00586411">
        <w:rPr>
          <w:rFonts w:hint="eastAsia"/>
        </w:rPr>
        <w:instrText xml:space="preserve"> \* ARABIC \s 1</w:instrText>
      </w:r>
      <w:r w:rsidRPr="00586411">
        <w:instrText xml:space="preserve"> </w:instrText>
      </w:r>
      <w:r w:rsidRPr="00586411">
        <w:fldChar w:fldCharType="separate"/>
      </w:r>
      <w:r>
        <w:rPr>
          <w:noProof/>
        </w:rPr>
        <w:t>11</w:t>
      </w:r>
      <w:r w:rsidRPr="00586411">
        <w:fldChar w:fldCharType="end"/>
      </w:r>
      <w:bookmarkEnd w:id="3091"/>
      <w:r>
        <w:rPr>
          <w:rFonts w:hint="eastAsia"/>
        </w:rPr>
        <w:tab/>
      </w:r>
      <w:r w:rsidRPr="00616E43">
        <w:rPr>
          <w:rFonts w:hint="eastAsia"/>
        </w:rPr>
        <w:t>运费评估</w:t>
      </w:r>
      <w:r>
        <w:rPr>
          <w:rFonts w:hint="eastAsia"/>
        </w:rPr>
        <w:t>表</w:t>
      </w:r>
    </w:p>
    <w:p w14:paraId="791C59B7" w14:textId="5BCA0055" w:rsidR="009D4DDE" w:rsidRDefault="008073EE">
      <w:pPr>
        <w:pStyle w:val="3"/>
        <w:pPrChange w:id="3092" w:author="刘全" w:date="2021-12-03T20:25:00Z">
          <w:pPr>
            <w:pStyle w:val="1"/>
          </w:pPr>
        </w:pPrChange>
      </w:pPr>
      <w:r>
        <w:rPr>
          <w:rFonts w:hint="eastAsia"/>
        </w:rPr>
        <w:t>资源化</w:t>
      </w:r>
      <w:r>
        <w:t>场站</w:t>
      </w:r>
      <w:r>
        <w:rPr>
          <w:rFonts w:hint="eastAsia"/>
        </w:rPr>
        <w:t>收益</w:t>
      </w:r>
      <w:r>
        <w:t>分摊</w:t>
      </w:r>
    </w:p>
    <w:p w14:paraId="6F7BB1EA" w14:textId="005A58D6" w:rsidR="008073EE" w:rsidRDefault="002C58E3">
      <w:pPr>
        <w:rPr>
          <w:rFonts w:hint="eastAsia"/>
        </w:rPr>
        <w:pPrChange w:id="3093" w:author="刘全" w:date="2021-12-03T20:25:00Z">
          <w:pPr>
            <w:pStyle w:val="1"/>
          </w:pPr>
        </w:pPrChange>
      </w:pPr>
      <w:ins w:id="3094" w:author="刘全" w:date="2021-12-08T14:13:00Z">
        <w:r>
          <w:rPr>
            <w:rFonts w:hint="eastAsia"/>
          </w:rPr>
          <w:t>城市建设的</w:t>
        </w:r>
      </w:ins>
      <w:ins w:id="3095" w:author="刘全" w:date="2021-12-08T14:14:00Z">
        <w:r>
          <w:rPr>
            <w:rFonts w:hint="eastAsia"/>
          </w:rPr>
          <w:t>余泥渣土</w:t>
        </w:r>
      </w:ins>
      <w:ins w:id="3096" w:author="刘全" w:date="2021-12-08T14:13:00Z">
        <w:r>
          <w:rPr>
            <w:rFonts w:hint="eastAsia"/>
          </w:rPr>
          <w:t>经过资资源化场站处置之后形成资源化产物。这些产物在市场上销售或者抵扣工程物资</w:t>
        </w:r>
      </w:ins>
      <w:ins w:id="3097" w:author="刘全" w:date="2021-12-08T14:14:00Z">
        <w:r>
          <w:rPr>
            <w:rFonts w:hint="eastAsia"/>
          </w:rPr>
          <w:t>，</w:t>
        </w:r>
      </w:ins>
      <w:ins w:id="3098" w:author="刘全" w:date="2021-12-08T14:15:00Z">
        <w:r>
          <w:rPr>
            <w:rFonts w:hint="eastAsia"/>
          </w:rPr>
          <w:t>在宏观方面</w:t>
        </w:r>
      </w:ins>
      <w:ins w:id="3099" w:author="刘全" w:date="2021-12-08T14:14:00Z">
        <w:r>
          <w:rPr>
            <w:rFonts w:hint="eastAsia"/>
          </w:rPr>
          <w:t>作为整个调运系统的余泥渣土调配效益</w:t>
        </w:r>
      </w:ins>
      <w:ins w:id="3100" w:author="刘全" w:date="2021-12-08T14:15:00Z">
        <w:r>
          <w:rPr>
            <w:rFonts w:hint="eastAsia"/>
          </w:rPr>
          <w:t>，在微观方面视作提供余泥渣土的项目与资源化场站的共同效益</w:t>
        </w:r>
      </w:ins>
      <w:ins w:id="3101" w:author="刘全" w:date="2021-12-08T14:14:00Z">
        <w:r>
          <w:rPr>
            <w:rFonts w:hint="eastAsia"/>
          </w:rPr>
          <w:t>。</w:t>
        </w:r>
      </w:ins>
      <w:ins w:id="3102" w:author="刘全" w:date="2021-12-08T14:22:00Z">
        <w:r>
          <w:rPr>
            <w:rFonts w:hint="eastAsia"/>
          </w:rPr>
          <w:t>所以，</w:t>
        </w:r>
      </w:ins>
      <w:ins w:id="3103" w:author="刘全" w:date="2021-12-08T14:16:00Z">
        <w:r>
          <w:rPr>
            <w:rFonts w:hint="eastAsia"/>
          </w:rPr>
          <w:t>存在资源化</w:t>
        </w:r>
      </w:ins>
      <w:ins w:id="3104" w:author="刘全" w:date="2021-12-08T14:22:00Z">
        <w:r w:rsidR="00DE108A">
          <w:t>场站</w:t>
        </w:r>
      </w:ins>
      <w:ins w:id="3105" w:author="刘全" w:date="2021-12-08T14:16:00Z">
        <w:r>
          <w:rPr>
            <w:rFonts w:hint="eastAsia"/>
          </w:rPr>
          <w:t>与项目收益分摊的问题</w:t>
        </w:r>
      </w:ins>
      <w:ins w:id="3106" w:author="刘全" w:date="2021-12-08T14:23:00Z">
        <w:r w:rsidR="00DE108A">
          <w:rPr>
            <w:rFonts w:hint="eastAsia"/>
          </w:rPr>
          <w:t>，</w:t>
        </w:r>
      </w:ins>
      <w:ins w:id="3107" w:author="刘全" w:date="2021-12-08T14:22:00Z">
        <w:r w:rsidR="00DE108A">
          <w:rPr>
            <w:rFonts w:hint="eastAsia"/>
          </w:rPr>
          <w:t>通过</w:t>
        </w:r>
        <w:r w:rsidR="00DE108A">
          <w:t>确立</w:t>
        </w:r>
      </w:ins>
      <w:ins w:id="3108" w:author="刘全" w:date="2021-12-08T14:23:00Z">
        <w:r w:rsidR="00DE108A">
          <w:rPr>
            <w:rFonts w:hint="eastAsia"/>
          </w:rPr>
          <w:t>分摊</w:t>
        </w:r>
        <w:r w:rsidR="00DE108A">
          <w:t>比例，确定各</w:t>
        </w:r>
        <w:r w:rsidR="00DE108A">
          <w:rPr>
            <w:rFonts w:hint="eastAsia"/>
          </w:rPr>
          <w:t>项目</w:t>
        </w:r>
        <w:r w:rsidR="00DE108A">
          <w:t>和资源化场站</w:t>
        </w:r>
        <w:r w:rsidR="00DE108A">
          <w:rPr>
            <w:rFonts w:hint="eastAsia"/>
          </w:rPr>
          <w:t>在</w:t>
        </w:r>
        <w:r w:rsidR="00DE108A">
          <w:t>系统收益中的贡献。</w:t>
        </w:r>
      </w:ins>
    </w:p>
    <w:p w14:paraId="77655391" w14:textId="1EA75A59" w:rsidR="008073EE" w:rsidRDefault="005127B4">
      <w:pPr>
        <w:pStyle w:val="2"/>
        <w:pPrChange w:id="3109" w:author="刘全" w:date="2021-12-03T20:25:00Z">
          <w:pPr>
            <w:pStyle w:val="1"/>
          </w:pPr>
        </w:pPrChange>
      </w:pPr>
      <w:ins w:id="3110" w:author="刘全" w:date="2021-12-08T14:34:00Z">
        <w:r w:rsidRPr="005127B4">
          <w:rPr>
            <w:rFonts w:hint="eastAsia"/>
          </w:rPr>
          <w:lastRenderedPageBreak/>
          <w:t>渣场</w:t>
        </w:r>
        <w:r>
          <w:rPr>
            <w:rFonts w:hint="eastAsia"/>
          </w:rPr>
          <w:t>和</w:t>
        </w:r>
      </w:ins>
      <w:r w:rsidR="008073EE">
        <w:rPr>
          <w:rFonts w:hint="eastAsia"/>
        </w:rPr>
        <w:t>资源化</w:t>
      </w:r>
      <w:r w:rsidR="008073EE">
        <w:t>场站</w:t>
      </w:r>
    </w:p>
    <w:p w14:paraId="4FF2228C" w14:textId="77777777" w:rsidR="008073EE" w:rsidRPr="00C90122" w:rsidRDefault="008073EE" w:rsidP="008073EE">
      <w:pPr>
        <w:pStyle w:val="3"/>
        <w:tabs>
          <w:tab w:val="num" w:pos="1080"/>
        </w:tabs>
        <w:spacing w:line="360" w:lineRule="auto"/>
        <w:textAlignment w:val="auto"/>
      </w:pPr>
      <w:bookmarkStart w:id="3111" w:name="_Toc267473743"/>
      <w:r w:rsidRPr="00C90122">
        <w:rPr>
          <w:rFonts w:hint="eastAsia"/>
        </w:rPr>
        <w:t>渣场和中转场</w:t>
      </w:r>
      <w:bookmarkEnd w:id="3111"/>
    </w:p>
    <w:p w14:paraId="172443FB" w14:textId="3409C907" w:rsidR="008073EE" w:rsidRPr="00130C5D" w:rsidRDefault="008073EE" w:rsidP="008073EE">
      <w:pPr>
        <w:pStyle w:val="af0"/>
      </w:pPr>
      <w:r w:rsidRPr="00130C5D">
        <w:rPr>
          <w:noProof/>
        </w:rPr>
        <w:drawing>
          <wp:inline distT="0" distB="0" distL="0" distR="0" wp14:anchorId="10D231F3" wp14:editId="787ED04B">
            <wp:extent cx="5749925" cy="2984500"/>
            <wp:effectExtent l="0" t="0" r="3175" b="635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49925" cy="2984500"/>
                    </a:xfrm>
                    <a:prstGeom prst="rect">
                      <a:avLst/>
                    </a:prstGeom>
                    <a:noFill/>
                    <a:ln>
                      <a:noFill/>
                    </a:ln>
                  </pic:spPr>
                </pic:pic>
              </a:graphicData>
            </a:graphic>
          </wp:inline>
        </w:drawing>
      </w:r>
    </w:p>
    <w:p w14:paraId="6550B5F8" w14:textId="77777777" w:rsidR="008073EE" w:rsidRPr="00C61C87" w:rsidRDefault="008073EE" w:rsidP="008073EE">
      <w:pPr>
        <w:pStyle w:val="ad"/>
      </w:pPr>
      <w:bookmarkStart w:id="3112" w:name="渣场及中转场存渣过程图"/>
      <w:r w:rsidRPr="00586411">
        <w:rPr>
          <w:rFonts w:hint="eastAsia"/>
        </w:rPr>
        <w:t>图</w:t>
      </w:r>
      <w:fldSimple w:instr=" STYLEREF 1 \s ">
        <w:r>
          <w:rPr>
            <w:noProof/>
          </w:rPr>
          <w:t>10</w:t>
        </w:r>
      </w:fldSimple>
      <w:r w:rsidRPr="00586411">
        <w:t>.</w:t>
      </w:r>
      <w:r w:rsidRPr="00586411">
        <w:fldChar w:fldCharType="begin"/>
      </w:r>
      <w:r w:rsidRPr="00586411">
        <w:instrText xml:space="preserve"> SEQ </w:instrText>
      </w:r>
      <w:r w:rsidRPr="00586411">
        <w:rPr>
          <w:rFonts w:hint="eastAsia"/>
        </w:rPr>
        <w:instrText>图</w:instrText>
      </w:r>
      <w:r w:rsidRPr="00586411">
        <w:rPr>
          <w:rFonts w:hint="eastAsia"/>
        </w:rPr>
        <w:instrText xml:space="preserve"> \* ARABIC \s 1</w:instrText>
      </w:r>
      <w:r w:rsidRPr="00586411">
        <w:instrText xml:space="preserve"> </w:instrText>
      </w:r>
      <w:r w:rsidRPr="00586411">
        <w:fldChar w:fldCharType="separate"/>
      </w:r>
      <w:r>
        <w:rPr>
          <w:noProof/>
        </w:rPr>
        <w:t>12</w:t>
      </w:r>
      <w:r w:rsidRPr="00586411">
        <w:fldChar w:fldCharType="end"/>
      </w:r>
      <w:bookmarkEnd w:id="3112"/>
      <w:r>
        <w:rPr>
          <w:rFonts w:hint="eastAsia"/>
        </w:rPr>
        <w:tab/>
      </w:r>
      <w:r w:rsidRPr="00C61C87">
        <w:rPr>
          <w:rFonts w:hint="eastAsia"/>
        </w:rPr>
        <w:t>渣场及中转场</w:t>
      </w:r>
      <w:r>
        <w:rPr>
          <w:rFonts w:hint="eastAsia"/>
        </w:rPr>
        <w:t>存渣过程图</w:t>
      </w:r>
    </w:p>
    <w:p w14:paraId="6461D75D" w14:textId="26C3C839" w:rsidR="008073EE" w:rsidRPr="002052E2" w:rsidRDefault="008073EE" w:rsidP="008073EE">
      <w:pPr>
        <w:pStyle w:val="21"/>
        <w:ind w:firstLine="480"/>
      </w:pPr>
      <w:r>
        <w:rPr>
          <w:rFonts w:hint="eastAsia"/>
        </w:rPr>
        <w:t>点击“成果分析”</w:t>
      </w:r>
      <w:r w:rsidRPr="002C4AB6">
        <w:rPr>
          <w:noProof/>
        </w:rPr>
        <w:drawing>
          <wp:inline distT="0" distB="0" distL="0" distR="0" wp14:anchorId="6AD2E847" wp14:editId="5FE1E2FC">
            <wp:extent cx="370205" cy="280670"/>
            <wp:effectExtent l="0" t="0" r="0" b="508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0205" cy="280670"/>
                    </a:xfrm>
                    <a:prstGeom prst="rect">
                      <a:avLst/>
                    </a:prstGeom>
                    <a:noFill/>
                    <a:ln>
                      <a:noFill/>
                    </a:ln>
                  </pic:spPr>
                </pic:pic>
              </a:graphicData>
            </a:graphic>
          </wp:inline>
        </w:drawing>
      </w:r>
      <w:r>
        <w:rPr>
          <w:rFonts w:hint="eastAsia"/>
        </w:rPr>
        <w:t>按钮，再选择“缓冲水平”选项卡，选择需要查看的</w:t>
      </w:r>
      <w:r w:rsidRPr="00C90122">
        <w:rPr>
          <w:rFonts w:hint="eastAsia"/>
        </w:rPr>
        <w:t>渣场</w:t>
      </w:r>
      <w:r>
        <w:rPr>
          <w:rFonts w:hint="eastAsia"/>
        </w:rPr>
        <w:t>或</w:t>
      </w:r>
      <w:r w:rsidRPr="00C90122">
        <w:rPr>
          <w:rFonts w:hint="eastAsia"/>
        </w:rPr>
        <w:t>中转场</w:t>
      </w:r>
      <w:r>
        <w:rPr>
          <w:rFonts w:hint="eastAsia"/>
        </w:rPr>
        <w:t>、计算周期和图表类型，点击“刷新”按钮获取相关图表。“缓冲水平”模块最多可以显示三张共用时间轴（横轴）的图表，显示参数可以分别指定。</w:t>
      </w:r>
    </w:p>
    <w:p w14:paraId="188FF6AF" w14:textId="77777777" w:rsidR="008073EE" w:rsidRDefault="008073EE" w:rsidP="008073EE">
      <w:pPr>
        <w:pStyle w:val="21"/>
        <w:ind w:firstLine="480"/>
      </w:pPr>
      <w:r w:rsidRPr="00BC6B0D">
        <w:rPr>
          <w:rFonts w:hint="eastAsia"/>
        </w:rPr>
        <w:t>输入：指定缓冲（渣场、中转场、砂石料生产厂、混凝土生产厂）部位；指定统计类型（强度</w:t>
      </w:r>
      <w:r w:rsidRPr="00BC6B0D">
        <w:rPr>
          <w:rFonts w:hint="eastAsia"/>
        </w:rPr>
        <w:t>/</w:t>
      </w:r>
      <w:r w:rsidRPr="00BC6B0D">
        <w:rPr>
          <w:rFonts w:hint="eastAsia"/>
        </w:rPr>
        <w:t>累计）。</w:t>
      </w:r>
    </w:p>
    <w:p w14:paraId="65F760A1" w14:textId="77777777" w:rsidR="008073EE" w:rsidRDefault="008073EE" w:rsidP="008073EE">
      <w:pPr>
        <w:pStyle w:val="21"/>
        <w:ind w:firstLine="480"/>
      </w:pPr>
      <w:r w:rsidRPr="00BC6B0D">
        <w:rPr>
          <w:rFonts w:hint="eastAsia"/>
        </w:rPr>
        <w:t>输出：</w:t>
      </w:r>
      <w:r>
        <w:rPr>
          <w:rFonts w:hint="eastAsia"/>
        </w:rPr>
        <w:t>各渣场及中转场指定时段缓冲水平图（任务横道图、存料高程图及任务累计图）。如</w:t>
      </w:r>
      <w:r>
        <w:fldChar w:fldCharType="begin"/>
      </w:r>
      <w:r>
        <w:rPr>
          <w:rFonts w:hint="eastAsia"/>
        </w:rPr>
        <w:instrText>ref</w:instrText>
      </w:r>
      <w:r>
        <w:instrText xml:space="preserve">  </w:instrText>
      </w:r>
      <w:r w:rsidRPr="00C61C87">
        <w:rPr>
          <w:rFonts w:hint="eastAsia"/>
        </w:rPr>
        <w:instrText>渣场及中转场</w:instrText>
      </w:r>
      <w:r>
        <w:rPr>
          <w:rFonts w:hint="eastAsia"/>
        </w:rPr>
        <w:instrText>存渣过程图</w:instrText>
      </w:r>
      <w:r>
        <w:fldChar w:fldCharType="separate"/>
      </w:r>
      <w:r w:rsidRPr="00586411">
        <w:rPr>
          <w:rFonts w:hint="eastAsia"/>
        </w:rPr>
        <w:t>图</w:t>
      </w:r>
      <w:r>
        <w:rPr>
          <w:noProof/>
        </w:rPr>
        <w:t>10</w:t>
      </w:r>
      <w:r w:rsidRPr="00586411">
        <w:t>.</w:t>
      </w:r>
      <w:r>
        <w:rPr>
          <w:noProof/>
        </w:rPr>
        <w:t>12</w:t>
      </w:r>
      <w:r>
        <w:fldChar w:fldCharType="end"/>
      </w:r>
      <w:r>
        <w:rPr>
          <w:rFonts w:hint="eastAsia"/>
        </w:rPr>
        <w:t>所示，为新建村中转场的渣料逐日进出强度（第二栏），新建村中转场的渣料进出累计（第三栏）和海子沟弃渣场的逐日进出强度（第四栏）。</w:t>
      </w:r>
    </w:p>
    <w:p w14:paraId="5E42DE26" w14:textId="76B98D51" w:rsidR="008073EE" w:rsidRPr="001D5095" w:rsidRDefault="008073EE" w:rsidP="008073EE">
      <w:pPr>
        <w:pStyle w:val="3"/>
        <w:tabs>
          <w:tab w:val="num" w:pos="1080"/>
        </w:tabs>
        <w:spacing w:line="360" w:lineRule="auto"/>
        <w:textAlignment w:val="auto"/>
      </w:pPr>
      <w:bookmarkStart w:id="3113" w:name="_Toc267473744"/>
      <w:del w:id="3114" w:author="刘全" w:date="2021-12-08T14:34:00Z">
        <w:r w:rsidRPr="001D5095" w:rsidDel="005127B4">
          <w:rPr>
            <w:rFonts w:hint="eastAsia"/>
          </w:rPr>
          <w:delText>生产厂</w:delText>
        </w:r>
      </w:del>
      <w:bookmarkEnd w:id="3113"/>
      <w:ins w:id="3115" w:author="刘全" w:date="2021-12-08T14:34:00Z">
        <w:r w:rsidR="005127B4">
          <w:rPr>
            <w:rFonts w:hint="eastAsia"/>
          </w:rPr>
          <w:t>资源化场站</w:t>
        </w:r>
      </w:ins>
    </w:p>
    <w:p w14:paraId="46513397" w14:textId="6FEC8C01" w:rsidR="008073EE" w:rsidRPr="002052E2" w:rsidRDefault="008073EE" w:rsidP="008073EE">
      <w:pPr>
        <w:pStyle w:val="21"/>
        <w:ind w:firstLine="480"/>
      </w:pPr>
      <w:r>
        <w:rPr>
          <w:rFonts w:hint="eastAsia"/>
        </w:rPr>
        <w:t>点击“成果分析”</w:t>
      </w:r>
      <w:r w:rsidRPr="002C4AB6">
        <w:rPr>
          <w:noProof/>
        </w:rPr>
        <w:drawing>
          <wp:inline distT="0" distB="0" distL="0" distR="0" wp14:anchorId="3825E40E" wp14:editId="067D25C2">
            <wp:extent cx="370205" cy="280670"/>
            <wp:effectExtent l="0" t="0" r="0" b="508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0205" cy="280670"/>
                    </a:xfrm>
                    <a:prstGeom prst="rect">
                      <a:avLst/>
                    </a:prstGeom>
                    <a:noFill/>
                    <a:ln>
                      <a:noFill/>
                    </a:ln>
                  </pic:spPr>
                </pic:pic>
              </a:graphicData>
            </a:graphic>
          </wp:inline>
        </w:drawing>
      </w:r>
      <w:r>
        <w:rPr>
          <w:rFonts w:hint="eastAsia"/>
        </w:rPr>
        <w:t>按钮，再选择“缓冲水平”选项卡，选择需要查看的</w:t>
      </w:r>
      <w:ins w:id="3116" w:author="刘全" w:date="2021-12-08T14:35:00Z">
        <w:r w:rsidR="005127B4" w:rsidRPr="005127B4">
          <w:rPr>
            <w:rFonts w:hint="eastAsia"/>
          </w:rPr>
          <w:t>资源化场站</w:t>
        </w:r>
      </w:ins>
      <w:del w:id="3117" w:author="刘全" w:date="2021-12-08T14:35:00Z">
        <w:r w:rsidRPr="001D5095" w:rsidDel="005127B4">
          <w:rPr>
            <w:rFonts w:hint="eastAsia"/>
          </w:rPr>
          <w:delText>生产厂</w:delText>
        </w:r>
      </w:del>
      <w:r>
        <w:rPr>
          <w:rFonts w:hint="eastAsia"/>
        </w:rPr>
        <w:t>、计算周期和图表类型，点击“刷新”按钮获取相关图表。“缓冲水平”模块最多可以显示三张图表，显示参数可以分别指定。</w:t>
      </w:r>
    </w:p>
    <w:p w14:paraId="34351540" w14:textId="3D7775CC" w:rsidR="008073EE" w:rsidRPr="00BC6B0D" w:rsidRDefault="008073EE" w:rsidP="008073EE">
      <w:pPr>
        <w:pStyle w:val="21"/>
        <w:ind w:firstLine="480"/>
      </w:pPr>
      <w:r w:rsidRPr="00BC6B0D">
        <w:rPr>
          <w:rFonts w:hint="eastAsia"/>
        </w:rPr>
        <w:t>输入：指定缓冲（渣场、中转场、</w:t>
      </w:r>
      <w:ins w:id="3118" w:author="刘全" w:date="2021-12-08T14:35:00Z">
        <w:r w:rsidR="002F0F14">
          <w:rPr>
            <w:rFonts w:hint="eastAsia"/>
          </w:rPr>
          <w:t>资源化场站</w:t>
        </w:r>
      </w:ins>
      <w:del w:id="3119" w:author="刘全" w:date="2021-12-08T14:35:00Z">
        <w:r w:rsidRPr="00BC6B0D" w:rsidDel="002F0F14">
          <w:rPr>
            <w:rFonts w:hint="eastAsia"/>
          </w:rPr>
          <w:delText>砂石料生产厂、混凝土生产厂</w:delText>
        </w:r>
      </w:del>
      <w:r w:rsidRPr="00BC6B0D">
        <w:rPr>
          <w:rFonts w:hint="eastAsia"/>
        </w:rPr>
        <w:t>）部位；指定统计类型（强度</w:t>
      </w:r>
      <w:r w:rsidRPr="00BC6B0D">
        <w:rPr>
          <w:rFonts w:hint="eastAsia"/>
        </w:rPr>
        <w:t>/</w:t>
      </w:r>
      <w:r w:rsidRPr="00BC6B0D">
        <w:rPr>
          <w:rFonts w:hint="eastAsia"/>
        </w:rPr>
        <w:t>累计）</w:t>
      </w:r>
      <w:r>
        <w:rPr>
          <w:rFonts w:hint="eastAsia"/>
        </w:rPr>
        <w:t>。</w:t>
      </w:r>
      <w:r>
        <w:rPr>
          <w:rFonts w:hint="eastAsia"/>
        </w:rPr>
        <w:lastRenderedPageBreak/>
        <w:t>如</w:t>
      </w:r>
      <w:r>
        <w:fldChar w:fldCharType="begin"/>
      </w:r>
      <w:r>
        <w:rPr>
          <w:rFonts w:hint="eastAsia"/>
        </w:rPr>
        <w:instrText xml:space="preserve">ref </w:instrText>
      </w:r>
      <w:r>
        <w:rPr>
          <w:rFonts w:hint="eastAsia"/>
        </w:rPr>
        <w:instrText>施工工厂施工强度过程信息</w:instrText>
      </w:r>
      <w:r>
        <w:fldChar w:fldCharType="separate"/>
      </w:r>
      <w:r w:rsidRPr="00586411">
        <w:rPr>
          <w:rFonts w:hint="eastAsia"/>
        </w:rPr>
        <w:t>图</w:t>
      </w:r>
      <w:r>
        <w:rPr>
          <w:noProof/>
        </w:rPr>
        <w:t>10</w:t>
      </w:r>
      <w:r w:rsidRPr="00586411">
        <w:t>.</w:t>
      </w:r>
      <w:r>
        <w:rPr>
          <w:noProof/>
        </w:rPr>
        <w:t>13</w:t>
      </w:r>
      <w:r>
        <w:fldChar w:fldCharType="end"/>
      </w:r>
      <w:r>
        <w:rPr>
          <w:rFonts w:hint="eastAsia"/>
        </w:rPr>
        <w:t>所示，为大坝低线混凝土生产系统的逐日施工强度图（第二栏）和</w:t>
      </w:r>
      <w:r>
        <w:rPr>
          <w:rFonts w:hint="eastAsia"/>
        </w:rPr>
        <w:t>7</w:t>
      </w:r>
      <w:r>
        <w:rPr>
          <w:rFonts w:hint="eastAsia"/>
        </w:rPr>
        <w:t>日施工强度图（第三栏）及混凝土累计生产量（第四栏）其中累计堆存线所指为进入混凝土生产系统的骨料量累计。</w:t>
      </w:r>
    </w:p>
    <w:p w14:paraId="737D1994" w14:textId="235ACEA0" w:rsidR="008073EE" w:rsidRPr="002A1B6F" w:rsidRDefault="008073EE" w:rsidP="008073EE">
      <w:pPr>
        <w:pStyle w:val="af0"/>
      </w:pPr>
      <w:r w:rsidRPr="002A1B6F">
        <w:rPr>
          <w:noProof/>
        </w:rPr>
        <w:drawing>
          <wp:inline distT="0" distB="0" distL="0" distR="0" wp14:anchorId="20AAB518" wp14:editId="65FFD9FE">
            <wp:extent cx="5749925" cy="2984500"/>
            <wp:effectExtent l="0" t="0" r="3175" b="635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49925" cy="2984500"/>
                    </a:xfrm>
                    <a:prstGeom prst="rect">
                      <a:avLst/>
                    </a:prstGeom>
                    <a:noFill/>
                    <a:ln>
                      <a:noFill/>
                    </a:ln>
                  </pic:spPr>
                </pic:pic>
              </a:graphicData>
            </a:graphic>
          </wp:inline>
        </w:drawing>
      </w:r>
    </w:p>
    <w:p w14:paraId="214B4119" w14:textId="77777777" w:rsidR="008073EE" w:rsidRPr="0082525A" w:rsidRDefault="008073EE" w:rsidP="008073EE">
      <w:pPr>
        <w:pStyle w:val="ad"/>
      </w:pPr>
      <w:bookmarkStart w:id="3120" w:name="施工工厂施工强度过程信息"/>
      <w:r w:rsidRPr="00586411">
        <w:rPr>
          <w:rFonts w:hint="eastAsia"/>
        </w:rPr>
        <w:t>图</w:t>
      </w:r>
      <w:fldSimple w:instr=" STYLEREF 1 \s ">
        <w:r>
          <w:rPr>
            <w:noProof/>
          </w:rPr>
          <w:t>10</w:t>
        </w:r>
      </w:fldSimple>
      <w:r w:rsidRPr="00586411">
        <w:t>.</w:t>
      </w:r>
      <w:r w:rsidRPr="00586411">
        <w:fldChar w:fldCharType="begin"/>
      </w:r>
      <w:r w:rsidRPr="00586411">
        <w:instrText xml:space="preserve"> SEQ </w:instrText>
      </w:r>
      <w:r w:rsidRPr="00586411">
        <w:rPr>
          <w:rFonts w:hint="eastAsia"/>
        </w:rPr>
        <w:instrText>图</w:instrText>
      </w:r>
      <w:r w:rsidRPr="00586411">
        <w:rPr>
          <w:rFonts w:hint="eastAsia"/>
        </w:rPr>
        <w:instrText xml:space="preserve"> \* ARABIC \s 1</w:instrText>
      </w:r>
      <w:r w:rsidRPr="00586411">
        <w:instrText xml:space="preserve"> </w:instrText>
      </w:r>
      <w:r w:rsidRPr="00586411">
        <w:fldChar w:fldCharType="separate"/>
      </w:r>
      <w:r>
        <w:rPr>
          <w:noProof/>
        </w:rPr>
        <w:t>13</w:t>
      </w:r>
      <w:r w:rsidRPr="00586411">
        <w:fldChar w:fldCharType="end"/>
      </w:r>
      <w:bookmarkEnd w:id="3120"/>
      <w:r>
        <w:rPr>
          <w:rFonts w:hint="eastAsia"/>
        </w:rPr>
        <w:tab/>
      </w:r>
      <w:r>
        <w:rPr>
          <w:rFonts w:hint="eastAsia"/>
        </w:rPr>
        <w:t>施工工厂施工强度过程信息</w:t>
      </w:r>
    </w:p>
    <w:p w14:paraId="360DCDE8" w14:textId="04B88274" w:rsidR="008073EE" w:rsidRDefault="008073EE" w:rsidP="008073EE">
      <w:pPr>
        <w:pStyle w:val="2"/>
        <w:tabs>
          <w:tab w:val="clear" w:pos="1080"/>
          <w:tab w:val="num" w:pos="720"/>
        </w:tabs>
        <w:spacing w:line="240" w:lineRule="auto"/>
        <w:textAlignment w:val="auto"/>
      </w:pPr>
      <w:bookmarkStart w:id="3121" w:name="_Toc267473745"/>
      <w:r>
        <w:rPr>
          <w:rFonts w:hint="eastAsia"/>
        </w:rPr>
        <w:t>道路利用统计</w:t>
      </w:r>
      <w:bookmarkEnd w:id="3121"/>
    </w:p>
    <w:p w14:paraId="4AA10044" w14:textId="77777777" w:rsidR="008073EE" w:rsidRPr="00BA4CBF" w:rsidRDefault="008073EE" w:rsidP="008073EE">
      <w:pPr>
        <w:pStyle w:val="21"/>
        <w:ind w:firstLine="480"/>
      </w:pPr>
      <w:r>
        <w:rPr>
          <w:rFonts w:hint="eastAsia"/>
        </w:rPr>
        <w:t>由于与施工运输仿真的相关项目是建立在逐日的土石方运输仿真的基础上的，简化计算方式服务于特定的统计场合，因此，不能保证在简化计算（粗略调运模式和超过</w:t>
      </w:r>
      <w:r>
        <w:rPr>
          <w:rFonts w:hint="eastAsia"/>
        </w:rPr>
        <w:t>1</w:t>
      </w:r>
      <w:r>
        <w:rPr>
          <w:rFonts w:hint="eastAsia"/>
        </w:rPr>
        <w:t>日以上的平衡周期的计算）模式下统计的正确性。</w:t>
      </w:r>
    </w:p>
    <w:p w14:paraId="1D941961" w14:textId="77777777" w:rsidR="008073EE" w:rsidRDefault="008073EE" w:rsidP="008073EE">
      <w:pPr>
        <w:pStyle w:val="3"/>
        <w:tabs>
          <w:tab w:val="num" w:pos="1080"/>
        </w:tabs>
        <w:spacing w:line="360" w:lineRule="auto"/>
        <w:textAlignment w:val="auto"/>
      </w:pPr>
      <w:bookmarkStart w:id="3122" w:name="_Toc267473746"/>
      <w:r>
        <w:rPr>
          <w:rFonts w:hint="eastAsia"/>
        </w:rPr>
        <w:lastRenderedPageBreak/>
        <w:t>岔口统计</w:t>
      </w:r>
      <w:bookmarkEnd w:id="3122"/>
    </w:p>
    <w:p w14:paraId="559E6E8F" w14:textId="68F671E6" w:rsidR="008073EE" w:rsidRPr="00ED5EC2" w:rsidRDefault="008073EE" w:rsidP="008073EE">
      <w:pPr>
        <w:pStyle w:val="af0"/>
      </w:pPr>
      <w:r w:rsidRPr="00ED5EC2">
        <w:rPr>
          <w:noProof/>
        </w:rPr>
        <w:drawing>
          <wp:inline distT="0" distB="0" distL="0" distR="0" wp14:anchorId="2871C871" wp14:editId="14ADC1F4">
            <wp:extent cx="5749925" cy="2978785"/>
            <wp:effectExtent l="0" t="0" r="3175"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49925" cy="2978785"/>
                    </a:xfrm>
                    <a:prstGeom prst="rect">
                      <a:avLst/>
                    </a:prstGeom>
                    <a:noFill/>
                    <a:ln>
                      <a:noFill/>
                    </a:ln>
                  </pic:spPr>
                </pic:pic>
              </a:graphicData>
            </a:graphic>
          </wp:inline>
        </w:drawing>
      </w:r>
    </w:p>
    <w:p w14:paraId="3A04595D" w14:textId="77777777" w:rsidR="008073EE" w:rsidRPr="0082525A" w:rsidRDefault="008073EE" w:rsidP="008073EE">
      <w:pPr>
        <w:pStyle w:val="ad"/>
      </w:pPr>
      <w:bookmarkStart w:id="3123" w:name="岔口等待时间三维柱状统计图"/>
      <w:r w:rsidRPr="00586411">
        <w:rPr>
          <w:rFonts w:hint="eastAsia"/>
        </w:rPr>
        <w:t>图</w:t>
      </w:r>
      <w:fldSimple w:instr=" STYLEREF 1 \s ">
        <w:r>
          <w:rPr>
            <w:noProof/>
          </w:rPr>
          <w:t>10</w:t>
        </w:r>
      </w:fldSimple>
      <w:r w:rsidRPr="00586411">
        <w:t>.</w:t>
      </w:r>
      <w:r w:rsidRPr="00586411">
        <w:fldChar w:fldCharType="begin"/>
      </w:r>
      <w:r w:rsidRPr="00586411">
        <w:instrText xml:space="preserve"> SEQ </w:instrText>
      </w:r>
      <w:r w:rsidRPr="00586411">
        <w:rPr>
          <w:rFonts w:hint="eastAsia"/>
        </w:rPr>
        <w:instrText>图</w:instrText>
      </w:r>
      <w:r w:rsidRPr="00586411">
        <w:rPr>
          <w:rFonts w:hint="eastAsia"/>
        </w:rPr>
        <w:instrText xml:space="preserve"> \* ARABIC \s 1</w:instrText>
      </w:r>
      <w:r w:rsidRPr="00586411">
        <w:instrText xml:space="preserve"> </w:instrText>
      </w:r>
      <w:r w:rsidRPr="00586411">
        <w:fldChar w:fldCharType="separate"/>
      </w:r>
      <w:r>
        <w:rPr>
          <w:noProof/>
        </w:rPr>
        <w:t>14</w:t>
      </w:r>
      <w:r w:rsidRPr="00586411">
        <w:fldChar w:fldCharType="end"/>
      </w:r>
      <w:bookmarkEnd w:id="3123"/>
      <w:r>
        <w:rPr>
          <w:rFonts w:hint="eastAsia"/>
        </w:rPr>
        <w:tab/>
      </w:r>
      <w:r>
        <w:rPr>
          <w:rFonts w:hint="eastAsia"/>
        </w:rPr>
        <w:t>岔口等待时间三维柱状统计图</w:t>
      </w:r>
    </w:p>
    <w:p w14:paraId="53E51076" w14:textId="77777777" w:rsidR="008073EE" w:rsidRPr="002763DC" w:rsidRDefault="008073EE" w:rsidP="008073EE">
      <w:pPr>
        <w:pStyle w:val="21"/>
        <w:ind w:firstLine="480"/>
      </w:pPr>
      <w:r>
        <w:rPr>
          <w:rFonts w:hint="eastAsia"/>
        </w:rPr>
        <w:t>为了分析施工道路的拥堵情况，将运输机械在从某路段向另一路段的岔口等待时间和等待概率统计成图，如</w:t>
      </w:r>
      <w:r>
        <w:fldChar w:fldCharType="begin"/>
      </w:r>
      <w:r>
        <w:rPr>
          <w:rFonts w:hint="eastAsia"/>
        </w:rPr>
        <w:instrText>ref</w:instrText>
      </w:r>
      <w:r>
        <w:instrText xml:space="preserve">  </w:instrText>
      </w:r>
      <w:r>
        <w:rPr>
          <w:rFonts w:hint="eastAsia"/>
        </w:rPr>
        <w:instrText>岔口等待时间三维柱状统计图</w:instrText>
      </w:r>
      <w:r>
        <w:fldChar w:fldCharType="separate"/>
      </w:r>
      <w:r w:rsidRPr="00586411">
        <w:rPr>
          <w:rFonts w:hint="eastAsia"/>
        </w:rPr>
        <w:t>图</w:t>
      </w:r>
      <w:r>
        <w:rPr>
          <w:noProof/>
        </w:rPr>
        <w:t>10</w:t>
      </w:r>
      <w:r w:rsidRPr="00586411">
        <w:t>.</w:t>
      </w:r>
      <w:r>
        <w:rPr>
          <w:noProof/>
        </w:rPr>
        <w:t>14</w:t>
      </w:r>
      <w:r>
        <w:fldChar w:fldCharType="end"/>
      </w:r>
      <w:r>
        <w:rPr>
          <w:rFonts w:hint="eastAsia"/>
        </w:rPr>
        <w:t>所示。</w:t>
      </w:r>
    </w:p>
    <w:p w14:paraId="15B56A3E" w14:textId="1924F3F4" w:rsidR="008073EE" w:rsidRDefault="008073EE" w:rsidP="008073EE">
      <w:pPr>
        <w:pStyle w:val="af0"/>
      </w:pPr>
      <w:r w:rsidRPr="00BC6B0D">
        <w:rPr>
          <w:rFonts w:hint="eastAsia"/>
          <w:noProof/>
        </w:rPr>
        <w:drawing>
          <wp:inline distT="0" distB="0" distL="0" distR="0" wp14:anchorId="3023571E" wp14:editId="4E25BF33">
            <wp:extent cx="5015230" cy="3472180"/>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15230" cy="3472180"/>
                    </a:xfrm>
                    <a:prstGeom prst="rect">
                      <a:avLst/>
                    </a:prstGeom>
                    <a:noFill/>
                    <a:ln>
                      <a:noFill/>
                    </a:ln>
                  </pic:spPr>
                </pic:pic>
              </a:graphicData>
            </a:graphic>
          </wp:inline>
        </w:drawing>
      </w:r>
    </w:p>
    <w:p w14:paraId="6BB98B29" w14:textId="77777777" w:rsidR="008073EE" w:rsidRPr="001B751D" w:rsidRDefault="008073EE" w:rsidP="008073EE">
      <w:pPr>
        <w:pStyle w:val="ad"/>
      </w:pPr>
      <w:bookmarkStart w:id="3124" w:name="路段通过强度统计图"/>
      <w:r w:rsidRPr="00586411">
        <w:rPr>
          <w:rFonts w:hint="eastAsia"/>
        </w:rPr>
        <w:t>图</w:t>
      </w:r>
      <w:fldSimple w:instr=" STYLEREF 1 \s ">
        <w:r>
          <w:rPr>
            <w:noProof/>
          </w:rPr>
          <w:t>10</w:t>
        </w:r>
      </w:fldSimple>
      <w:r w:rsidRPr="00586411">
        <w:t>.</w:t>
      </w:r>
      <w:r w:rsidRPr="00586411">
        <w:fldChar w:fldCharType="begin"/>
      </w:r>
      <w:r w:rsidRPr="00586411">
        <w:instrText xml:space="preserve"> SEQ </w:instrText>
      </w:r>
      <w:r w:rsidRPr="00586411">
        <w:rPr>
          <w:rFonts w:hint="eastAsia"/>
        </w:rPr>
        <w:instrText>图</w:instrText>
      </w:r>
      <w:r w:rsidRPr="00586411">
        <w:rPr>
          <w:rFonts w:hint="eastAsia"/>
        </w:rPr>
        <w:instrText xml:space="preserve"> \* ARABIC \s 1</w:instrText>
      </w:r>
      <w:r w:rsidRPr="00586411">
        <w:instrText xml:space="preserve"> </w:instrText>
      </w:r>
      <w:r w:rsidRPr="00586411">
        <w:fldChar w:fldCharType="separate"/>
      </w:r>
      <w:r>
        <w:rPr>
          <w:noProof/>
        </w:rPr>
        <w:t>15</w:t>
      </w:r>
      <w:r w:rsidRPr="00586411">
        <w:fldChar w:fldCharType="end"/>
      </w:r>
      <w:bookmarkEnd w:id="3124"/>
      <w:r>
        <w:rPr>
          <w:rFonts w:hint="eastAsia"/>
        </w:rPr>
        <w:tab/>
      </w:r>
      <w:r>
        <w:rPr>
          <w:rFonts w:hint="eastAsia"/>
        </w:rPr>
        <w:t>路段通过强度统计图</w:t>
      </w:r>
    </w:p>
    <w:p w14:paraId="481C9E67" w14:textId="77777777" w:rsidR="008073EE" w:rsidRDefault="008073EE" w:rsidP="008073EE">
      <w:pPr>
        <w:pStyle w:val="3"/>
        <w:tabs>
          <w:tab w:val="num" w:pos="1080"/>
        </w:tabs>
        <w:spacing w:line="360" w:lineRule="auto"/>
        <w:textAlignment w:val="auto"/>
      </w:pPr>
      <w:bookmarkStart w:id="3125" w:name="_Toc267473747"/>
      <w:r w:rsidRPr="00BC6B0D">
        <w:rPr>
          <w:rFonts w:hint="eastAsia"/>
        </w:rPr>
        <w:lastRenderedPageBreak/>
        <w:t>路段统计</w:t>
      </w:r>
      <w:bookmarkEnd w:id="3125"/>
    </w:p>
    <w:p w14:paraId="0CF5AEA9" w14:textId="608A56A9" w:rsidR="008073EE" w:rsidRPr="006A44DA" w:rsidRDefault="008073EE" w:rsidP="008073EE">
      <w:pPr>
        <w:pStyle w:val="21"/>
        <w:ind w:firstLine="480"/>
      </w:pPr>
      <w:r>
        <w:rPr>
          <w:rFonts w:hint="eastAsia"/>
        </w:rPr>
        <w:t>点击“成果分析”</w:t>
      </w:r>
      <w:r w:rsidRPr="002C4AB6">
        <w:rPr>
          <w:noProof/>
        </w:rPr>
        <w:drawing>
          <wp:inline distT="0" distB="0" distL="0" distR="0" wp14:anchorId="56D1D8FD" wp14:editId="6BE58E20">
            <wp:extent cx="370205" cy="280670"/>
            <wp:effectExtent l="0" t="0" r="0" b="508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0205" cy="280670"/>
                    </a:xfrm>
                    <a:prstGeom prst="rect">
                      <a:avLst/>
                    </a:prstGeom>
                    <a:noFill/>
                    <a:ln>
                      <a:noFill/>
                    </a:ln>
                  </pic:spPr>
                </pic:pic>
              </a:graphicData>
            </a:graphic>
          </wp:inline>
        </w:drawing>
      </w:r>
      <w:r>
        <w:rPr>
          <w:rFonts w:hint="eastAsia"/>
        </w:rPr>
        <w:t>按钮，选择“</w:t>
      </w:r>
      <w:r w:rsidRPr="00BC6B0D">
        <w:rPr>
          <w:rFonts w:hint="eastAsia"/>
        </w:rPr>
        <w:t>路段统计</w:t>
      </w:r>
      <w:r>
        <w:rPr>
          <w:rFonts w:hint="eastAsia"/>
        </w:rPr>
        <w:t>”选项卡，再点“刷新”按钮刷新路段统计三维视图，在三维视图上选择某一数据点以指定路段和时段，绘制相应的路段各时间通过强度图和相应时段场内道路的通过强度图。如</w:t>
      </w:r>
      <w:r w:rsidRPr="00A926BA">
        <w:fldChar w:fldCharType="begin"/>
      </w:r>
      <w:r w:rsidRPr="00A926BA">
        <w:rPr>
          <w:rFonts w:hint="eastAsia"/>
        </w:rPr>
        <w:instrText>ref</w:instrText>
      </w:r>
      <w:r w:rsidRPr="00A926BA">
        <w:instrText xml:space="preserve">  </w:instrText>
      </w:r>
      <w:r>
        <w:rPr>
          <w:rFonts w:hint="eastAsia"/>
        </w:rPr>
        <w:instrText>路段通过强度统计图</w:instrText>
      </w:r>
      <w:r>
        <w:instrText xml:space="preserve"> \* MERGEFORMAT </w:instrText>
      </w:r>
      <w:r w:rsidRPr="00A926BA">
        <w:fldChar w:fldCharType="separate"/>
      </w:r>
      <w:r w:rsidRPr="00586411">
        <w:rPr>
          <w:rFonts w:hint="eastAsia"/>
        </w:rPr>
        <w:t>图</w:t>
      </w:r>
      <w:r>
        <w:t>10</w:t>
      </w:r>
      <w:r w:rsidRPr="00586411">
        <w:t>.</w:t>
      </w:r>
      <w:r>
        <w:t>15</w:t>
      </w:r>
      <w:r w:rsidRPr="00A926BA">
        <w:fldChar w:fldCharType="end"/>
      </w:r>
      <w:r>
        <w:rPr>
          <w:rFonts w:hint="eastAsia"/>
        </w:rPr>
        <w:t>所示。</w:t>
      </w:r>
    </w:p>
    <w:p w14:paraId="483A49AF" w14:textId="77777777" w:rsidR="008073EE" w:rsidRPr="00BC6B0D" w:rsidRDefault="008073EE" w:rsidP="008073EE">
      <w:pPr>
        <w:pStyle w:val="21"/>
        <w:ind w:firstLine="480"/>
      </w:pPr>
      <w:r w:rsidRPr="00BC6B0D">
        <w:rPr>
          <w:rFonts w:hint="eastAsia"/>
        </w:rPr>
        <w:t>输入：指定路段编号；指定时段</w:t>
      </w:r>
      <w:r>
        <w:rPr>
          <w:rFonts w:hint="eastAsia"/>
        </w:rPr>
        <w:t>。</w:t>
      </w:r>
    </w:p>
    <w:p w14:paraId="7F299291" w14:textId="77777777" w:rsidR="008073EE" w:rsidRDefault="008073EE" w:rsidP="008073EE">
      <w:pPr>
        <w:pStyle w:val="21"/>
        <w:ind w:firstLine="480"/>
      </w:pPr>
      <w:r w:rsidRPr="00BC6B0D">
        <w:rPr>
          <w:rFonts w:hint="eastAsia"/>
        </w:rPr>
        <w:t>输出：指定路段，指定时段的交通流量、物流运输强度。</w:t>
      </w:r>
    </w:p>
    <w:p w14:paraId="78E8B644" w14:textId="1A51843C" w:rsidR="008073EE" w:rsidRDefault="008073EE" w:rsidP="008073EE">
      <w:pPr>
        <w:pStyle w:val="2"/>
        <w:tabs>
          <w:tab w:val="clear" w:pos="1080"/>
          <w:tab w:val="num" w:pos="720"/>
        </w:tabs>
        <w:spacing w:line="240" w:lineRule="auto"/>
        <w:textAlignment w:val="auto"/>
      </w:pPr>
      <w:bookmarkStart w:id="3126" w:name="_Toc267473748"/>
      <w:r>
        <w:rPr>
          <w:rFonts w:hint="eastAsia"/>
        </w:rPr>
        <w:t>运输车辆统计</w:t>
      </w:r>
      <w:bookmarkEnd w:id="3126"/>
    </w:p>
    <w:p w14:paraId="12A536A2" w14:textId="5A3B2DC3" w:rsidR="008073EE" w:rsidRPr="00ED5EC2" w:rsidRDefault="008073EE" w:rsidP="008073EE">
      <w:pPr>
        <w:pStyle w:val="21"/>
        <w:ind w:firstLine="480"/>
      </w:pPr>
      <w:r>
        <w:rPr>
          <w:rFonts w:hint="eastAsia"/>
        </w:rPr>
        <w:t>点击“成果分析”</w:t>
      </w:r>
      <w:r w:rsidRPr="002C4AB6">
        <w:rPr>
          <w:noProof/>
        </w:rPr>
        <w:drawing>
          <wp:inline distT="0" distB="0" distL="0" distR="0" wp14:anchorId="4B7E3980" wp14:editId="0D8FA1B4">
            <wp:extent cx="370205" cy="280670"/>
            <wp:effectExtent l="0" t="0" r="0" b="508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0205" cy="280670"/>
                    </a:xfrm>
                    <a:prstGeom prst="rect">
                      <a:avLst/>
                    </a:prstGeom>
                    <a:noFill/>
                    <a:ln>
                      <a:noFill/>
                    </a:ln>
                  </pic:spPr>
                </pic:pic>
              </a:graphicData>
            </a:graphic>
          </wp:inline>
        </w:drawing>
      </w:r>
      <w:r>
        <w:rPr>
          <w:rFonts w:hint="eastAsia"/>
        </w:rPr>
        <w:t>按钮，选择“机械</w:t>
      </w:r>
      <w:r w:rsidRPr="00BC6B0D">
        <w:rPr>
          <w:rFonts w:hint="eastAsia"/>
        </w:rPr>
        <w:t>统计</w:t>
      </w:r>
      <w:r>
        <w:rPr>
          <w:rFonts w:hint="eastAsia"/>
        </w:rPr>
        <w:t>”选项卡，再点“刷新”按钮刷新施工项目列表，选择施工项目列表中的有关项目，即可按照项目分组或者某一项目进行施工机械资源统计分析，数据信息包括：相关项目的挖装机械和运输机械的使用强度和及当前所有项目使用的挖装机械总强度。绘制成图如</w:t>
      </w:r>
      <w:r>
        <w:fldChar w:fldCharType="begin"/>
      </w:r>
      <w:r>
        <w:rPr>
          <w:rFonts w:hint="eastAsia"/>
        </w:rPr>
        <w:instrText>ref</w:instrText>
      </w:r>
      <w:r>
        <w:instrText xml:space="preserve">  </w:instrText>
      </w:r>
      <w:r>
        <w:rPr>
          <w:rFonts w:hint="eastAsia"/>
        </w:rPr>
        <w:instrText>任务相关施工机械统计图</w:instrText>
      </w:r>
      <w:r>
        <w:fldChar w:fldCharType="separate"/>
      </w:r>
      <w:r w:rsidRPr="00586411">
        <w:rPr>
          <w:rFonts w:hint="eastAsia"/>
        </w:rPr>
        <w:t>图</w:t>
      </w:r>
      <w:r>
        <w:rPr>
          <w:noProof/>
        </w:rPr>
        <w:t>10</w:t>
      </w:r>
      <w:r w:rsidRPr="00586411">
        <w:t>.</w:t>
      </w:r>
      <w:r>
        <w:rPr>
          <w:noProof/>
        </w:rPr>
        <w:t>16</w:t>
      </w:r>
      <w:r>
        <w:fldChar w:fldCharType="end"/>
      </w:r>
      <w:r>
        <w:rPr>
          <w:rFonts w:hint="eastAsia"/>
        </w:rPr>
        <w:t>所示。</w:t>
      </w:r>
    </w:p>
    <w:p w14:paraId="672D95ED" w14:textId="7399CB24" w:rsidR="008073EE" w:rsidRDefault="008073EE" w:rsidP="008073EE">
      <w:pPr>
        <w:pStyle w:val="af0"/>
      </w:pPr>
      <w:r w:rsidRPr="00ED5EC2">
        <w:rPr>
          <w:noProof/>
        </w:rPr>
        <w:drawing>
          <wp:inline distT="0" distB="0" distL="0" distR="0" wp14:anchorId="4470CA4D" wp14:editId="3B4C27A5">
            <wp:extent cx="5755640" cy="2709545"/>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55640" cy="2709545"/>
                    </a:xfrm>
                    <a:prstGeom prst="rect">
                      <a:avLst/>
                    </a:prstGeom>
                    <a:noFill/>
                    <a:ln>
                      <a:noFill/>
                    </a:ln>
                  </pic:spPr>
                </pic:pic>
              </a:graphicData>
            </a:graphic>
          </wp:inline>
        </w:drawing>
      </w:r>
    </w:p>
    <w:p w14:paraId="5ADDA453" w14:textId="77777777" w:rsidR="008073EE" w:rsidRPr="001B751D" w:rsidRDefault="008073EE" w:rsidP="008073EE">
      <w:pPr>
        <w:pStyle w:val="ad"/>
      </w:pPr>
      <w:bookmarkStart w:id="3127" w:name="任务相关施工机械统计图"/>
      <w:r w:rsidRPr="00586411">
        <w:rPr>
          <w:rFonts w:hint="eastAsia"/>
        </w:rPr>
        <w:t>图</w:t>
      </w:r>
      <w:fldSimple w:instr=" STYLEREF 1 \s ">
        <w:r>
          <w:rPr>
            <w:noProof/>
          </w:rPr>
          <w:t>10</w:t>
        </w:r>
      </w:fldSimple>
      <w:r w:rsidRPr="00586411">
        <w:t>.</w:t>
      </w:r>
      <w:r w:rsidRPr="00586411">
        <w:fldChar w:fldCharType="begin"/>
      </w:r>
      <w:r w:rsidRPr="00586411">
        <w:instrText xml:space="preserve"> SEQ </w:instrText>
      </w:r>
      <w:r w:rsidRPr="00586411">
        <w:rPr>
          <w:rFonts w:hint="eastAsia"/>
        </w:rPr>
        <w:instrText>图</w:instrText>
      </w:r>
      <w:r w:rsidRPr="00586411">
        <w:rPr>
          <w:rFonts w:hint="eastAsia"/>
        </w:rPr>
        <w:instrText xml:space="preserve"> \* ARABIC \s 1</w:instrText>
      </w:r>
      <w:r w:rsidRPr="00586411">
        <w:instrText xml:space="preserve"> </w:instrText>
      </w:r>
      <w:r w:rsidRPr="00586411">
        <w:fldChar w:fldCharType="separate"/>
      </w:r>
      <w:r>
        <w:rPr>
          <w:noProof/>
        </w:rPr>
        <w:t>16</w:t>
      </w:r>
      <w:r w:rsidRPr="00586411">
        <w:fldChar w:fldCharType="end"/>
      </w:r>
      <w:bookmarkEnd w:id="3127"/>
      <w:r>
        <w:rPr>
          <w:rFonts w:hint="eastAsia"/>
        </w:rPr>
        <w:tab/>
      </w:r>
      <w:r>
        <w:rPr>
          <w:rFonts w:hint="eastAsia"/>
        </w:rPr>
        <w:t>任务相关施工机械统计图</w:t>
      </w:r>
    </w:p>
    <w:p w14:paraId="2EBF4DC4" w14:textId="6277D5C7" w:rsidR="008073EE" w:rsidRDefault="008073EE">
      <w:pPr>
        <w:pStyle w:val="2"/>
        <w:pPrChange w:id="3128" w:author="刘全" w:date="2021-12-03T20:33:00Z">
          <w:pPr>
            <w:pStyle w:val="3"/>
            <w:tabs>
              <w:tab w:val="num" w:pos="1080"/>
            </w:tabs>
            <w:spacing w:line="360" w:lineRule="auto"/>
            <w:textAlignment w:val="auto"/>
          </w:pPr>
        </w:pPrChange>
      </w:pPr>
      <w:bookmarkStart w:id="3129" w:name="_Toc267473751"/>
      <w:r>
        <w:rPr>
          <w:rFonts w:hint="eastAsia"/>
        </w:rPr>
        <w:t>燃油、电力</w:t>
      </w:r>
      <w:bookmarkEnd w:id="3129"/>
      <w:r>
        <w:rPr>
          <w:rFonts w:hint="eastAsia"/>
        </w:rPr>
        <w:t>等</w:t>
      </w:r>
      <w:r>
        <w:t>能源消耗</w:t>
      </w:r>
    </w:p>
    <w:p w14:paraId="7C1723A7" w14:textId="77777777" w:rsidR="008073EE" w:rsidRDefault="008073EE" w:rsidP="008073EE">
      <w:pPr>
        <w:pStyle w:val="21"/>
        <w:ind w:firstLine="480"/>
      </w:pPr>
      <w:r>
        <w:rPr>
          <w:rFonts w:hint="eastAsia"/>
        </w:rPr>
        <w:t>燃油、电力与机械使用相关，系统在机械参数中设置单位耗量即可在统计机械使用过程的同时，计算出耗量。</w:t>
      </w:r>
    </w:p>
    <w:p w14:paraId="611D0FCC" w14:textId="77777777" w:rsidR="008073EE" w:rsidRDefault="008073EE" w:rsidP="008073EE">
      <w:pPr>
        <w:pStyle w:val="2"/>
        <w:tabs>
          <w:tab w:val="clear" w:pos="1080"/>
          <w:tab w:val="num" w:pos="720"/>
        </w:tabs>
        <w:spacing w:line="240" w:lineRule="auto"/>
        <w:textAlignment w:val="auto"/>
      </w:pPr>
      <w:bookmarkStart w:id="3130" w:name="_Toc267473752"/>
      <w:r>
        <w:rPr>
          <w:rFonts w:hint="eastAsia"/>
        </w:rPr>
        <w:lastRenderedPageBreak/>
        <w:t>方案摘要</w:t>
      </w:r>
      <w:bookmarkEnd w:id="3130"/>
    </w:p>
    <w:p w14:paraId="32F3E026" w14:textId="77777777" w:rsidR="008073EE" w:rsidRDefault="008073EE" w:rsidP="008073EE">
      <w:pPr>
        <w:pStyle w:val="21"/>
        <w:ind w:firstLine="480"/>
      </w:pPr>
      <w:r>
        <w:rPr>
          <w:rFonts w:hint="eastAsia"/>
        </w:rPr>
        <w:t>工程方案的认识首先来自于对方案整体参数的考量，因此在方案摘要表中列出涉及</w:t>
      </w:r>
      <w:r w:rsidRPr="00697272">
        <w:rPr>
          <w:rFonts w:hint="eastAsia"/>
        </w:rPr>
        <w:t>方案名称</w:t>
      </w:r>
      <w:r>
        <w:rPr>
          <w:rFonts w:hint="eastAsia"/>
        </w:rPr>
        <w:t>、方案</w:t>
      </w:r>
      <w:r w:rsidRPr="00697272">
        <w:rPr>
          <w:rFonts w:hint="eastAsia"/>
        </w:rPr>
        <w:t>综合统计信息</w:t>
      </w:r>
      <w:r>
        <w:rPr>
          <w:rFonts w:hint="eastAsia"/>
        </w:rPr>
        <w:t>、方案的</w:t>
      </w:r>
      <w:r w:rsidRPr="00697272">
        <w:rPr>
          <w:rFonts w:hint="eastAsia"/>
        </w:rPr>
        <w:t>开工时间和竣工时间</w:t>
      </w:r>
      <w:r>
        <w:rPr>
          <w:rFonts w:hint="eastAsia"/>
        </w:rPr>
        <w:t>、方案的</w:t>
      </w:r>
      <w:r w:rsidRPr="00697272">
        <w:rPr>
          <w:rFonts w:hint="eastAsia"/>
        </w:rPr>
        <w:t>总工程量</w:t>
      </w:r>
      <w:r>
        <w:rPr>
          <w:rFonts w:hint="eastAsia"/>
        </w:rPr>
        <w:t>、方案的</w:t>
      </w:r>
      <w:r w:rsidRPr="00697272">
        <w:rPr>
          <w:rFonts w:hint="eastAsia"/>
        </w:rPr>
        <w:t>转运</w:t>
      </w:r>
      <w:r>
        <w:rPr>
          <w:rFonts w:hint="eastAsia"/>
        </w:rPr>
        <w:t>量</w:t>
      </w:r>
      <w:r w:rsidRPr="00697272">
        <w:rPr>
          <w:rFonts w:hint="eastAsia"/>
        </w:rPr>
        <w:t>统计</w:t>
      </w:r>
      <w:r>
        <w:rPr>
          <w:rFonts w:hint="eastAsia"/>
        </w:rPr>
        <w:t>、方案的主要</w:t>
      </w:r>
      <w:r w:rsidRPr="00697272">
        <w:rPr>
          <w:rFonts w:hint="eastAsia"/>
        </w:rPr>
        <w:t>道路通过量</w:t>
      </w:r>
      <w:r>
        <w:rPr>
          <w:rFonts w:hint="eastAsia"/>
        </w:rPr>
        <w:t>和</w:t>
      </w:r>
      <w:r w:rsidRPr="00697272">
        <w:rPr>
          <w:rFonts w:hint="eastAsia"/>
        </w:rPr>
        <w:t>分项目土石方工程运费</w:t>
      </w:r>
      <w:r>
        <w:rPr>
          <w:rFonts w:hint="eastAsia"/>
        </w:rPr>
        <w:t>统计等。</w:t>
      </w:r>
    </w:p>
    <w:p w14:paraId="50EADFE1" w14:textId="77777777" w:rsidR="008073EE" w:rsidRDefault="008073EE" w:rsidP="008073EE">
      <w:pPr>
        <w:pStyle w:val="21"/>
        <w:ind w:firstLine="480"/>
      </w:pPr>
      <w:r>
        <w:rPr>
          <w:rFonts w:hint="eastAsia"/>
        </w:rPr>
        <w:t>其中方案名称信息对应杂项表中设置的方案名称等参数。</w:t>
      </w:r>
    </w:p>
    <w:p w14:paraId="5D9B9EEA" w14:textId="77777777" w:rsidR="008073EE" w:rsidRDefault="008073EE" w:rsidP="008073EE">
      <w:pPr>
        <w:pStyle w:val="21"/>
        <w:ind w:firstLine="480"/>
      </w:pPr>
      <w:r w:rsidRPr="00697272">
        <w:rPr>
          <w:rFonts w:hint="eastAsia"/>
        </w:rPr>
        <w:t>综合统计信息</w:t>
      </w:r>
      <w:r>
        <w:rPr>
          <w:rFonts w:hint="eastAsia"/>
        </w:rPr>
        <w:t>包括四项。其中，综合总价为各施工任务工程量与其综合单价的乘积的总和，单位：万元；总运输量为调运仿真得到的执行计划的物资总调运量，单位：万方；总吨公里为执行计划的调运量与运输距离的乘积的总和，单位：万吨公里；总运输费为执行计划的调运量、运输距离和运输定额的乘积，单位：万元。</w:t>
      </w:r>
    </w:p>
    <w:p w14:paraId="362C7197" w14:textId="77777777" w:rsidR="008073EE" w:rsidRDefault="008073EE" w:rsidP="008073EE">
      <w:pPr>
        <w:pStyle w:val="21"/>
        <w:ind w:firstLine="480"/>
      </w:pPr>
      <w:r w:rsidRPr="00177F70">
        <w:rPr>
          <w:rFonts w:hint="eastAsia"/>
        </w:rPr>
        <w:t>开工时间和竣工时间</w:t>
      </w:r>
      <w:r>
        <w:rPr>
          <w:rFonts w:hint="eastAsia"/>
        </w:rPr>
        <w:t>为生产计划中描述的调运开始时间和完成时间。</w:t>
      </w:r>
    </w:p>
    <w:p w14:paraId="620E8DFD" w14:textId="77777777" w:rsidR="008073EE" w:rsidRDefault="008073EE" w:rsidP="008073EE">
      <w:pPr>
        <w:pStyle w:val="21"/>
        <w:ind w:firstLine="480"/>
      </w:pPr>
      <w:r w:rsidRPr="00177F70">
        <w:rPr>
          <w:rFonts w:hint="eastAsia"/>
        </w:rPr>
        <w:t>总工程量</w:t>
      </w:r>
      <w:r>
        <w:rPr>
          <w:rFonts w:hint="eastAsia"/>
        </w:rPr>
        <w:t>为分物料成分（土方、石方明挖、石方洞挖、混凝土）的物资总量。</w:t>
      </w:r>
    </w:p>
    <w:p w14:paraId="6369FE78" w14:textId="77777777" w:rsidR="008073EE" w:rsidRDefault="008073EE" w:rsidP="008073EE">
      <w:pPr>
        <w:pStyle w:val="21"/>
        <w:ind w:firstLine="480"/>
      </w:pPr>
      <w:r w:rsidRPr="00177F70">
        <w:rPr>
          <w:rFonts w:hint="eastAsia"/>
        </w:rPr>
        <w:t>转运统计</w:t>
      </w:r>
      <w:r>
        <w:rPr>
          <w:rFonts w:hint="eastAsia"/>
        </w:rPr>
        <w:t>为根据执行计划针对施工工厂、中转场和渣场的转运量的统计。</w:t>
      </w:r>
    </w:p>
    <w:p w14:paraId="74544072" w14:textId="77777777" w:rsidR="008073EE" w:rsidRDefault="008073EE" w:rsidP="008073EE">
      <w:pPr>
        <w:pStyle w:val="21"/>
        <w:ind w:firstLine="480"/>
      </w:pPr>
      <w:r w:rsidRPr="00177F70">
        <w:rPr>
          <w:rFonts w:hint="eastAsia"/>
        </w:rPr>
        <w:t>道路通过量</w:t>
      </w:r>
      <w:r>
        <w:rPr>
          <w:rFonts w:hint="eastAsia"/>
        </w:rPr>
        <w:t>为根据执行计划分析场内道路通过的总物料量和车次数量，方案摘要只列出道路通过量最高的％</w:t>
      </w:r>
      <w:r>
        <w:rPr>
          <w:rFonts w:hint="eastAsia"/>
        </w:rPr>
        <w:t>5</w:t>
      </w:r>
      <w:r>
        <w:rPr>
          <w:rFonts w:hint="eastAsia"/>
        </w:rPr>
        <w:t>路段。</w:t>
      </w:r>
    </w:p>
    <w:p w14:paraId="5F39431C" w14:textId="77777777" w:rsidR="008073EE" w:rsidRPr="00CA3693" w:rsidRDefault="008073EE" w:rsidP="008073EE">
      <w:pPr>
        <w:pStyle w:val="21"/>
        <w:ind w:firstLine="480"/>
      </w:pPr>
      <w:r w:rsidRPr="00CA3693">
        <w:rPr>
          <w:rFonts w:hint="eastAsia"/>
        </w:rPr>
        <w:t>土石方工程分项目运费总计</w:t>
      </w:r>
      <w:r>
        <w:rPr>
          <w:rFonts w:hint="eastAsia"/>
        </w:rPr>
        <w:t>为根据执行计划专门针对土石方工程（混凝土运输未计入）统计的，分项目物资运输量和工程成本。方案摘要只列出物资调运量最高的％</w:t>
      </w:r>
      <w:r>
        <w:rPr>
          <w:rFonts w:hint="eastAsia"/>
        </w:rPr>
        <w:t>5</w:t>
      </w:r>
      <w:r>
        <w:rPr>
          <w:rFonts w:hint="eastAsia"/>
        </w:rPr>
        <w:t>任务。</w:t>
      </w:r>
    </w:p>
    <w:p w14:paraId="32D06004" w14:textId="7441723F" w:rsidR="008073EE" w:rsidRDefault="008073EE" w:rsidP="008073EE">
      <w:pPr>
        <w:pStyle w:val="af0"/>
      </w:pPr>
      <w:r w:rsidRPr="00AC41DB">
        <w:rPr>
          <w:noProof/>
        </w:rPr>
        <w:drawing>
          <wp:inline distT="0" distB="0" distL="0" distR="0" wp14:anchorId="200B6211" wp14:editId="60C4AD83">
            <wp:extent cx="3360420" cy="2002790"/>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360420" cy="2002790"/>
                    </a:xfrm>
                    <a:prstGeom prst="rect">
                      <a:avLst/>
                    </a:prstGeom>
                    <a:noFill/>
                    <a:ln>
                      <a:noFill/>
                    </a:ln>
                  </pic:spPr>
                </pic:pic>
              </a:graphicData>
            </a:graphic>
          </wp:inline>
        </w:drawing>
      </w:r>
    </w:p>
    <w:p w14:paraId="7F0040EE" w14:textId="77777777" w:rsidR="008073EE" w:rsidRPr="001B751D" w:rsidRDefault="008073EE" w:rsidP="008073EE">
      <w:pPr>
        <w:pStyle w:val="ad"/>
      </w:pPr>
      <w:bookmarkStart w:id="3131" w:name="方案摘要信息"/>
      <w:r w:rsidRPr="00586411">
        <w:rPr>
          <w:rFonts w:hint="eastAsia"/>
        </w:rPr>
        <w:t>图</w:t>
      </w:r>
      <w:fldSimple w:instr=" STYLEREF 1 \s ">
        <w:r>
          <w:rPr>
            <w:noProof/>
          </w:rPr>
          <w:t>10</w:t>
        </w:r>
      </w:fldSimple>
      <w:r w:rsidRPr="00586411">
        <w:t>.</w:t>
      </w:r>
      <w:r w:rsidRPr="00586411">
        <w:fldChar w:fldCharType="begin"/>
      </w:r>
      <w:r w:rsidRPr="00586411">
        <w:instrText xml:space="preserve"> SEQ </w:instrText>
      </w:r>
      <w:r w:rsidRPr="00586411">
        <w:rPr>
          <w:rFonts w:hint="eastAsia"/>
        </w:rPr>
        <w:instrText>图</w:instrText>
      </w:r>
      <w:r w:rsidRPr="00586411">
        <w:rPr>
          <w:rFonts w:hint="eastAsia"/>
        </w:rPr>
        <w:instrText xml:space="preserve"> \* ARABIC \s 1</w:instrText>
      </w:r>
      <w:r w:rsidRPr="00586411">
        <w:instrText xml:space="preserve"> </w:instrText>
      </w:r>
      <w:r w:rsidRPr="00586411">
        <w:fldChar w:fldCharType="separate"/>
      </w:r>
      <w:r>
        <w:rPr>
          <w:noProof/>
        </w:rPr>
        <w:t>17</w:t>
      </w:r>
      <w:r w:rsidRPr="00586411">
        <w:fldChar w:fldCharType="end"/>
      </w:r>
      <w:bookmarkEnd w:id="3131"/>
      <w:r>
        <w:rPr>
          <w:rFonts w:hint="eastAsia"/>
        </w:rPr>
        <w:tab/>
      </w:r>
      <w:r>
        <w:rPr>
          <w:rFonts w:hint="eastAsia"/>
        </w:rPr>
        <w:t>方案摘要信息</w:t>
      </w:r>
    </w:p>
    <w:p w14:paraId="47C7F59A" w14:textId="68993CC3" w:rsidR="008073EE" w:rsidRDefault="008073EE" w:rsidP="008073EE">
      <w:pPr>
        <w:pStyle w:val="21"/>
        <w:ind w:firstLine="480"/>
      </w:pPr>
      <w:r>
        <w:rPr>
          <w:rFonts w:hint="eastAsia"/>
        </w:rPr>
        <w:t>点击“成果分析”</w:t>
      </w:r>
      <w:r w:rsidRPr="002C4AB6">
        <w:rPr>
          <w:noProof/>
        </w:rPr>
        <w:drawing>
          <wp:inline distT="0" distB="0" distL="0" distR="0" wp14:anchorId="6FBDD83A" wp14:editId="1BE984D2">
            <wp:extent cx="370205" cy="280670"/>
            <wp:effectExtent l="0" t="0" r="0" b="508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0205" cy="280670"/>
                    </a:xfrm>
                    <a:prstGeom prst="rect">
                      <a:avLst/>
                    </a:prstGeom>
                    <a:noFill/>
                    <a:ln>
                      <a:noFill/>
                    </a:ln>
                  </pic:spPr>
                </pic:pic>
              </a:graphicData>
            </a:graphic>
          </wp:inline>
        </w:drawing>
      </w:r>
      <w:r>
        <w:rPr>
          <w:rFonts w:hint="eastAsia"/>
        </w:rPr>
        <w:t>按钮，选择“方案摘要”选项卡，再点“刷新”按钮即可得到如</w:t>
      </w:r>
      <w:r>
        <w:fldChar w:fldCharType="begin"/>
      </w:r>
      <w:r>
        <w:rPr>
          <w:rFonts w:hint="eastAsia"/>
        </w:rPr>
        <w:instrText>ref</w:instrText>
      </w:r>
      <w:r>
        <w:instrText xml:space="preserve">  </w:instrText>
      </w:r>
      <w:r>
        <w:rPr>
          <w:rFonts w:hint="eastAsia"/>
        </w:rPr>
        <w:instrText>方案摘要信息</w:instrText>
      </w:r>
      <w:r>
        <w:fldChar w:fldCharType="separate"/>
      </w:r>
      <w:r w:rsidRPr="00586411">
        <w:rPr>
          <w:rFonts w:hint="eastAsia"/>
        </w:rPr>
        <w:t>图</w:t>
      </w:r>
      <w:r>
        <w:rPr>
          <w:noProof/>
        </w:rPr>
        <w:t>10</w:t>
      </w:r>
      <w:r w:rsidRPr="00586411">
        <w:t>.</w:t>
      </w:r>
      <w:r>
        <w:rPr>
          <w:noProof/>
        </w:rPr>
        <w:t>17</w:t>
      </w:r>
      <w:r>
        <w:fldChar w:fldCharType="end"/>
      </w:r>
      <w:r>
        <w:rPr>
          <w:rFonts w:hint="eastAsia"/>
        </w:rPr>
        <w:t>所示的方案摘要信息。</w:t>
      </w:r>
    </w:p>
    <w:p w14:paraId="72AD0F26" w14:textId="77777777" w:rsidR="008073EE" w:rsidRPr="008073EE" w:rsidRDefault="008073EE">
      <w:pPr>
        <w:pPrChange w:id="3132" w:author="刘全" w:date="2021-12-03T20:25:00Z">
          <w:pPr>
            <w:pStyle w:val="1"/>
          </w:pPr>
        </w:pPrChange>
      </w:pPr>
    </w:p>
    <w:p w14:paraId="49FC0092" w14:textId="1EC9C0DB" w:rsidR="008073EE" w:rsidRDefault="008073EE" w:rsidP="00233B30">
      <w:pPr>
        <w:pStyle w:val="1"/>
      </w:pPr>
      <w:bookmarkStart w:id="3133" w:name="_Toc89377548"/>
      <w:r>
        <w:rPr>
          <w:rFonts w:hint="eastAsia"/>
        </w:rPr>
        <w:lastRenderedPageBreak/>
        <w:t>方案执行</w:t>
      </w:r>
      <w:r>
        <w:t>阶段</w:t>
      </w:r>
      <w:r>
        <w:rPr>
          <w:rFonts w:hint="eastAsia"/>
        </w:rPr>
        <w:t>数据输出模块</w:t>
      </w:r>
      <w:bookmarkStart w:id="3134" w:name="_Toc89377557"/>
      <w:bookmarkEnd w:id="3133"/>
    </w:p>
    <w:p w14:paraId="4AE1FF0B" w14:textId="037D9EBC" w:rsidR="008073EE" w:rsidRDefault="008073EE" w:rsidP="0028394B">
      <w:pPr>
        <w:pStyle w:val="2"/>
      </w:pPr>
      <w:r>
        <w:rPr>
          <w:rFonts w:hint="eastAsia"/>
        </w:rPr>
        <w:t>运输车辆</w:t>
      </w:r>
      <w:r>
        <w:t>的实时跟踪</w:t>
      </w:r>
    </w:p>
    <w:p w14:paraId="053F36A4" w14:textId="77777777" w:rsidR="008073EE" w:rsidRDefault="008073EE" w:rsidP="0028394B">
      <w:bookmarkStart w:id="3135" w:name="_GoBack"/>
      <w:bookmarkEnd w:id="3135"/>
    </w:p>
    <w:p w14:paraId="651FF661" w14:textId="1E0CAD4C" w:rsidR="008073EE" w:rsidRDefault="008073EE" w:rsidP="0028394B">
      <w:pPr>
        <w:pStyle w:val="2"/>
      </w:pPr>
      <w:r>
        <w:rPr>
          <w:rFonts w:hint="eastAsia"/>
        </w:rPr>
        <w:t>项目余泥渣土</w:t>
      </w:r>
      <w:r>
        <w:t>生产动态调整</w:t>
      </w:r>
    </w:p>
    <w:p w14:paraId="676106F0" w14:textId="77777777" w:rsidR="008073EE" w:rsidRPr="008073EE" w:rsidRDefault="008073EE">
      <w:pPr>
        <w:rPr>
          <w:ins w:id="3136" w:author="刘全" w:date="2021-12-03T20:29:00Z"/>
        </w:rPr>
        <w:pPrChange w:id="3137" w:author="刘全" w:date="2021-12-03T20:30:00Z">
          <w:pPr>
            <w:pStyle w:val="1"/>
          </w:pPr>
        </w:pPrChange>
      </w:pPr>
    </w:p>
    <w:p w14:paraId="5404E14E" w14:textId="4607FE4D" w:rsidR="00233B30" w:rsidRDefault="00233B30" w:rsidP="00233B30">
      <w:pPr>
        <w:pStyle w:val="1"/>
      </w:pPr>
      <w:r>
        <w:t>核心</w:t>
      </w:r>
      <w:r w:rsidR="00C47383">
        <w:rPr>
          <w:rFonts w:hint="eastAsia"/>
        </w:rPr>
        <w:t>求解</w:t>
      </w:r>
      <w:r w:rsidR="00C47383">
        <w:t>和优化</w:t>
      </w:r>
      <w:r>
        <w:rPr>
          <w:rFonts w:hint="eastAsia"/>
        </w:rPr>
        <w:t>引擎模块</w:t>
      </w:r>
      <w:bookmarkEnd w:id="3134"/>
    </w:p>
    <w:p w14:paraId="427064EC" w14:textId="75D6407F" w:rsidR="00233B30" w:rsidRDefault="00233B30">
      <w:pPr>
        <w:pStyle w:val="2"/>
        <w:pPrChange w:id="3138" w:author="刘全" w:date="2021-12-02T12:05:00Z">
          <w:pPr/>
        </w:pPrChange>
      </w:pPr>
      <w:bookmarkStart w:id="3139" w:name="_Toc89377558"/>
      <w:r>
        <w:rPr>
          <w:rFonts w:hint="eastAsia"/>
        </w:rPr>
        <w:t>物料</w:t>
      </w:r>
      <w:r>
        <w:t>去向</w:t>
      </w:r>
      <w:r>
        <w:rPr>
          <w:rFonts w:hint="eastAsia"/>
        </w:rPr>
        <w:t>解算和</w:t>
      </w:r>
      <w:r>
        <w:t>优化</w:t>
      </w:r>
      <w:r>
        <w:rPr>
          <w:rFonts w:hint="eastAsia"/>
        </w:rPr>
        <w:t>引擎</w:t>
      </w:r>
      <w:bookmarkEnd w:id="3139"/>
    </w:p>
    <w:p w14:paraId="6CDC8427" w14:textId="195B7F10" w:rsidR="00233B30" w:rsidRDefault="008755A6" w:rsidP="00233B30">
      <w:ins w:id="3140" w:author="刘全" w:date="2021-12-02T23:18:00Z">
        <w:r>
          <w:rPr>
            <w:rFonts w:hint="eastAsia"/>
          </w:rPr>
          <w:t>（</w:t>
        </w:r>
        <w:r>
          <w:fldChar w:fldCharType="begin"/>
        </w:r>
        <w:r>
          <w:rPr>
            <w:rFonts w:hint="eastAsia"/>
          </w:rPr>
          <w:instrText>seq</w:instrText>
        </w:r>
        <w:r>
          <w:instrText xml:space="preserve">  </w:instrText>
        </w:r>
        <w:r>
          <w:rPr>
            <w:rFonts w:hint="eastAsia"/>
          </w:rPr>
          <w:instrText>序号</w:instrText>
        </w:r>
        <w:r>
          <w:rPr>
            <w:rFonts w:hint="eastAsia"/>
          </w:rPr>
          <w:instrText xml:space="preserve"> \</w:instrText>
        </w:r>
        <w:r>
          <w:instrText xml:space="preserve">s 1 \s 2 \s 3 \s 4 </w:instrText>
        </w:r>
        <w:r>
          <w:fldChar w:fldCharType="separate"/>
        </w:r>
        <w:r>
          <w:rPr>
            <w:noProof/>
          </w:rPr>
          <w:t>1</w:t>
        </w:r>
        <w:r>
          <w:fldChar w:fldCharType="end"/>
        </w:r>
        <w:r>
          <w:rPr>
            <w:rFonts w:hint="eastAsia"/>
          </w:rPr>
          <w:t>）</w:t>
        </w:r>
      </w:ins>
      <w:r w:rsidR="005345B3">
        <w:rPr>
          <w:rFonts w:hint="eastAsia"/>
        </w:rPr>
        <w:t>物料</w:t>
      </w:r>
      <w:r w:rsidR="005345B3">
        <w:t>转换（</w:t>
      </w:r>
      <w:r w:rsidR="005345B3">
        <w:rPr>
          <w:rFonts w:hint="eastAsia"/>
        </w:rPr>
        <w:t>资源化</w:t>
      </w:r>
      <w:r w:rsidR="005345B3">
        <w:t>）</w:t>
      </w:r>
    </w:p>
    <w:p w14:paraId="36035D3C" w14:textId="66264CB2" w:rsidR="005345B3" w:rsidRDefault="008755A6" w:rsidP="00233B30">
      <w:ins w:id="3141" w:author="刘全" w:date="2021-12-02T23:18:00Z">
        <w:r>
          <w:rPr>
            <w:rFonts w:hint="eastAsia"/>
          </w:rPr>
          <w:t>（</w:t>
        </w:r>
        <w:r>
          <w:fldChar w:fldCharType="begin"/>
        </w:r>
        <w:r>
          <w:rPr>
            <w:rFonts w:hint="eastAsia"/>
          </w:rPr>
          <w:instrText>seq</w:instrText>
        </w:r>
        <w:r>
          <w:instrText xml:space="preserve">  </w:instrText>
        </w:r>
        <w:r>
          <w:rPr>
            <w:rFonts w:hint="eastAsia"/>
          </w:rPr>
          <w:instrText>序号</w:instrText>
        </w:r>
        <w:r>
          <w:rPr>
            <w:rFonts w:hint="eastAsia"/>
          </w:rPr>
          <w:instrText xml:space="preserve"> \</w:instrText>
        </w:r>
        <w:r>
          <w:instrText xml:space="preserve">s 1 \s 2 \s 3 \s 4 </w:instrText>
        </w:r>
        <w:r>
          <w:fldChar w:fldCharType="separate"/>
        </w:r>
        <w:r>
          <w:rPr>
            <w:noProof/>
          </w:rPr>
          <w:t>2</w:t>
        </w:r>
        <w:r>
          <w:fldChar w:fldCharType="end"/>
        </w:r>
        <w:r>
          <w:rPr>
            <w:rFonts w:hint="eastAsia"/>
          </w:rPr>
          <w:t>）</w:t>
        </w:r>
      </w:ins>
      <w:r w:rsidR="005345B3">
        <w:rPr>
          <w:rFonts w:hint="eastAsia"/>
        </w:rPr>
        <w:t>多项目、</w:t>
      </w:r>
      <w:r w:rsidR="005345B3">
        <w:t>多受纳场</w:t>
      </w:r>
      <w:r w:rsidR="005345B3">
        <w:rPr>
          <w:rFonts w:hint="eastAsia"/>
        </w:rPr>
        <w:t>、</w:t>
      </w:r>
      <w:r w:rsidR="005345B3">
        <w:t>多行政区</w:t>
      </w:r>
    </w:p>
    <w:p w14:paraId="79FD41EF" w14:textId="6659383B" w:rsidR="005345B3" w:rsidRPr="005345B3" w:rsidRDefault="008755A6" w:rsidP="00233B30">
      <w:ins w:id="3142" w:author="刘全" w:date="2021-12-02T23:18:00Z">
        <w:r>
          <w:rPr>
            <w:rFonts w:hint="eastAsia"/>
          </w:rPr>
          <w:t>（</w:t>
        </w:r>
        <w:r>
          <w:fldChar w:fldCharType="begin"/>
        </w:r>
        <w:r>
          <w:rPr>
            <w:rFonts w:hint="eastAsia"/>
          </w:rPr>
          <w:instrText>seq</w:instrText>
        </w:r>
        <w:r>
          <w:instrText xml:space="preserve">  </w:instrText>
        </w:r>
        <w:r>
          <w:rPr>
            <w:rFonts w:hint="eastAsia"/>
          </w:rPr>
          <w:instrText>序号</w:instrText>
        </w:r>
        <w:r>
          <w:rPr>
            <w:rFonts w:hint="eastAsia"/>
          </w:rPr>
          <w:instrText xml:space="preserve"> \</w:instrText>
        </w:r>
        <w:r>
          <w:instrText xml:space="preserve">s 1 \s 2 \s 3 \s 4 </w:instrText>
        </w:r>
        <w:r>
          <w:fldChar w:fldCharType="separate"/>
        </w:r>
        <w:r>
          <w:rPr>
            <w:noProof/>
          </w:rPr>
          <w:t>3</w:t>
        </w:r>
        <w:r>
          <w:fldChar w:fldCharType="end"/>
        </w:r>
        <w:r>
          <w:rPr>
            <w:rFonts w:hint="eastAsia"/>
          </w:rPr>
          <w:t>）</w:t>
        </w:r>
      </w:ins>
      <w:ins w:id="3143" w:author="刘全" w:date="2021-12-02T23:07:00Z">
        <w:r w:rsidR="0019132E">
          <w:rPr>
            <w:rFonts w:hint="eastAsia"/>
          </w:rPr>
          <w:t>求解</w:t>
        </w:r>
        <w:r w:rsidR="0019132E">
          <w:t>物料去向</w:t>
        </w:r>
        <w:r w:rsidR="0019132E">
          <w:rPr>
            <w:rFonts w:hint="eastAsia"/>
          </w:rPr>
          <w:t>和</w:t>
        </w:r>
        <w:r w:rsidR="0019132E">
          <w:t>方量</w:t>
        </w:r>
      </w:ins>
    </w:p>
    <w:p w14:paraId="47C09A52" w14:textId="60C66A1C" w:rsidR="00233B30" w:rsidRDefault="00233B30" w:rsidP="00233B30">
      <w:pPr>
        <w:pStyle w:val="2"/>
      </w:pPr>
      <w:bookmarkStart w:id="3144" w:name="_Toc89377559"/>
      <w:r>
        <w:rPr>
          <w:rFonts w:hint="eastAsia"/>
        </w:rPr>
        <w:t>物料调</w:t>
      </w:r>
      <w:ins w:id="3145" w:author="刘全" w:date="2021-12-02T23:07:00Z">
        <w:r w:rsidR="0019132E">
          <w:rPr>
            <w:rFonts w:hint="eastAsia"/>
          </w:rPr>
          <w:t>路径</w:t>
        </w:r>
      </w:ins>
      <w:del w:id="3146" w:author="刘全" w:date="2021-12-02T23:07:00Z">
        <w:r w:rsidDel="0019132E">
          <w:rPr>
            <w:rFonts w:hint="eastAsia"/>
          </w:rPr>
          <w:delText>运路</w:delText>
        </w:r>
      </w:del>
      <w:r>
        <w:rPr>
          <w:rFonts w:hint="eastAsia"/>
        </w:rPr>
        <w:t>线解算和</w:t>
      </w:r>
      <w:r>
        <w:t>优化</w:t>
      </w:r>
      <w:r>
        <w:rPr>
          <w:rFonts w:hint="eastAsia"/>
        </w:rPr>
        <w:t>引擎</w:t>
      </w:r>
      <w:bookmarkEnd w:id="3144"/>
    </w:p>
    <w:p w14:paraId="62C6C4E0" w14:textId="093CF9D3" w:rsidR="00233B30" w:rsidRDefault="008755A6" w:rsidP="00233B30">
      <w:ins w:id="3147" w:author="刘全" w:date="2021-12-02T23:18:00Z">
        <w:r>
          <w:rPr>
            <w:rFonts w:hint="eastAsia"/>
          </w:rPr>
          <w:t>（</w:t>
        </w:r>
        <w:r>
          <w:fldChar w:fldCharType="begin"/>
        </w:r>
        <w:r>
          <w:rPr>
            <w:rFonts w:hint="eastAsia"/>
          </w:rPr>
          <w:instrText>seq</w:instrText>
        </w:r>
        <w:r>
          <w:instrText xml:space="preserve">  </w:instrText>
        </w:r>
        <w:r>
          <w:rPr>
            <w:rFonts w:hint="eastAsia"/>
          </w:rPr>
          <w:instrText>序号</w:instrText>
        </w:r>
        <w:r>
          <w:rPr>
            <w:rFonts w:hint="eastAsia"/>
          </w:rPr>
          <w:instrText xml:space="preserve"> \</w:instrText>
        </w:r>
        <w:r>
          <w:instrText xml:space="preserve">s 1 \s 2 \s 3 \s 4 </w:instrText>
        </w:r>
        <w:r>
          <w:fldChar w:fldCharType="separate"/>
        </w:r>
        <w:r>
          <w:rPr>
            <w:noProof/>
          </w:rPr>
          <w:t>1</w:t>
        </w:r>
        <w:r>
          <w:fldChar w:fldCharType="end"/>
        </w:r>
        <w:r>
          <w:rPr>
            <w:rFonts w:hint="eastAsia"/>
          </w:rPr>
          <w:t>）</w:t>
        </w:r>
      </w:ins>
      <w:del w:id="3148" w:author="刘全" w:date="2021-12-03T17:04:00Z">
        <w:r w:rsidR="001468E7" w:rsidDel="00DA364E">
          <w:rPr>
            <w:rFonts w:hint="eastAsia"/>
          </w:rPr>
          <w:delText>反映</w:delText>
        </w:r>
      </w:del>
      <w:ins w:id="3149" w:author="刘全" w:date="2021-12-03T17:04:00Z">
        <w:r w:rsidR="00DA364E">
          <w:rPr>
            <w:rFonts w:hint="eastAsia"/>
          </w:rPr>
          <w:t>考虑</w:t>
        </w:r>
      </w:ins>
      <w:r w:rsidR="001468E7">
        <w:t>城市管理偏好</w:t>
      </w:r>
    </w:p>
    <w:p w14:paraId="78607F74" w14:textId="55DE8FAA" w:rsidR="001468E7" w:rsidRPr="00233B30" w:rsidRDefault="008755A6" w:rsidP="00233B30">
      <w:ins w:id="3150" w:author="刘全" w:date="2021-12-02T23:18:00Z">
        <w:r>
          <w:rPr>
            <w:rFonts w:hint="eastAsia"/>
          </w:rPr>
          <w:t>（</w:t>
        </w:r>
        <w:r>
          <w:fldChar w:fldCharType="begin"/>
        </w:r>
        <w:r>
          <w:rPr>
            <w:rFonts w:hint="eastAsia"/>
          </w:rPr>
          <w:instrText>seq</w:instrText>
        </w:r>
        <w:r>
          <w:instrText xml:space="preserve">  </w:instrText>
        </w:r>
        <w:r>
          <w:rPr>
            <w:rFonts w:hint="eastAsia"/>
          </w:rPr>
          <w:instrText>序号</w:instrText>
        </w:r>
        <w:r>
          <w:rPr>
            <w:rFonts w:hint="eastAsia"/>
          </w:rPr>
          <w:instrText xml:space="preserve"> \</w:instrText>
        </w:r>
        <w:r>
          <w:instrText xml:space="preserve">s 1 \s 2 \s 3 \s 4 </w:instrText>
        </w:r>
        <w:r>
          <w:fldChar w:fldCharType="separate"/>
        </w:r>
        <w:r>
          <w:rPr>
            <w:noProof/>
          </w:rPr>
          <w:t>2</w:t>
        </w:r>
        <w:r>
          <w:fldChar w:fldCharType="end"/>
        </w:r>
        <w:r>
          <w:rPr>
            <w:rFonts w:hint="eastAsia"/>
          </w:rPr>
          <w:t>）</w:t>
        </w:r>
      </w:ins>
      <w:ins w:id="3151" w:author="刘全" w:date="2021-12-03T17:04:00Z">
        <w:r w:rsidR="00DA364E">
          <w:rPr>
            <w:rFonts w:hint="eastAsia"/>
          </w:rPr>
          <w:t>考虑</w:t>
        </w:r>
      </w:ins>
      <w:r w:rsidR="001468E7">
        <w:rPr>
          <w:rFonts w:hint="eastAsia"/>
        </w:rPr>
        <w:t>工程</w:t>
      </w:r>
      <w:r w:rsidR="001468E7">
        <w:t>出渣偏好</w:t>
      </w:r>
    </w:p>
    <w:p w14:paraId="7E7BB730" w14:textId="31A58AEC" w:rsidR="00233B30" w:rsidRDefault="008755A6" w:rsidP="00233B30">
      <w:ins w:id="3152" w:author="刘全" w:date="2021-12-02T23:18:00Z">
        <w:r>
          <w:rPr>
            <w:rFonts w:hint="eastAsia"/>
          </w:rPr>
          <w:t>（</w:t>
        </w:r>
        <w:r>
          <w:fldChar w:fldCharType="begin"/>
        </w:r>
        <w:r>
          <w:rPr>
            <w:rFonts w:hint="eastAsia"/>
          </w:rPr>
          <w:instrText>seq</w:instrText>
        </w:r>
        <w:r>
          <w:instrText xml:space="preserve">  </w:instrText>
        </w:r>
        <w:r>
          <w:rPr>
            <w:rFonts w:hint="eastAsia"/>
          </w:rPr>
          <w:instrText>序号</w:instrText>
        </w:r>
        <w:r>
          <w:rPr>
            <w:rFonts w:hint="eastAsia"/>
          </w:rPr>
          <w:instrText xml:space="preserve"> \</w:instrText>
        </w:r>
        <w:r>
          <w:instrText xml:space="preserve">s 1 \s 2 \s 3 \s 4 </w:instrText>
        </w:r>
        <w:r>
          <w:fldChar w:fldCharType="separate"/>
        </w:r>
        <w:r>
          <w:rPr>
            <w:noProof/>
          </w:rPr>
          <w:t>3</w:t>
        </w:r>
        <w:r>
          <w:fldChar w:fldCharType="end"/>
        </w:r>
        <w:r>
          <w:rPr>
            <w:rFonts w:hint="eastAsia"/>
          </w:rPr>
          <w:t>）</w:t>
        </w:r>
      </w:ins>
      <w:ins w:id="3153" w:author="刘全" w:date="2021-12-02T23:07:00Z">
        <w:r w:rsidR="0019132E">
          <w:rPr>
            <w:rFonts w:hint="eastAsia"/>
          </w:rPr>
          <w:t>求解</w:t>
        </w:r>
        <w:r w:rsidR="0019132E">
          <w:t>调运</w:t>
        </w:r>
        <w:r w:rsidR="0019132E">
          <w:rPr>
            <w:rFonts w:hint="eastAsia"/>
          </w:rPr>
          <w:t>路径</w:t>
        </w:r>
      </w:ins>
    </w:p>
    <w:p w14:paraId="06D227EE" w14:textId="77777777" w:rsidR="00580E8E" w:rsidRDefault="00580E8E" w:rsidP="00233B30"/>
    <w:p w14:paraId="47528138" w14:textId="36E193C8" w:rsidR="00580E8E" w:rsidDel="0019132E" w:rsidRDefault="00580E8E" w:rsidP="00233B30">
      <w:pPr>
        <w:rPr>
          <w:del w:id="3154" w:author="刘全" w:date="2021-12-02T23:07:00Z"/>
        </w:rPr>
      </w:pPr>
    </w:p>
    <w:p w14:paraId="43341E2E" w14:textId="06EF30CF" w:rsidR="00580E8E" w:rsidDel="0019132E" w:rsidRDefault="00580E8E" w:rsidP="00233B30">
      <w:pPr>
        <w:rPr>
          <w:del w:id="3155" w:author="刘全" w:date="2021-12-02T23:07:00Z"/>
        </w:rPr>
      </w:pPr>
    </w:p>
    <w:p w14:paraId="4176A693" w14:textId="77777777" w:rsidR="00580E8E" w:rsidRDefault="00580E8E" w:rsidP="00233B30"/>
    <w:p w14:paraId="7FE12366" w14:textId="77777777" w:rsidR="00580E8E" w:rsidRDefault="00580E8E" w:rsidP="00233B30"/>
    <w:p w14:paraId="7B1803A0" w14:textId="77777777" w:rsidR="00580E8E" w:rsidRDefault="00580E8E" w:rsidP="00233B30"/>
    <w:p w14:paraId="63500FD4" w14:textId="77777777" w:rsidR="00580E8E" w:rsidRDefault="00580E8E" w:rsidP="00233B30"/>
    <w:p w14:paraId="38D35814" w14:textId="77777777" w:rsidR="00580E8E" w:rsidRDefault="00580E8E" w:rsidP="00233B30">
      <w:pPr>
        <w:sectPr w:rsidR="00580E8E" w:rsidSect="00B80267">
          <w:footerReference w:type="default" r:id="rId49"/>
          <w:pgSz w:w="11906" w:h="16838"/>
          <w:pgMar w:top="1418" w:right="1418" w:bottom="1418" w:left="1418" w:header="851" w:footer="992" w:gutter="0"/>
          <w:cols w:space="425"/>
          <w:docGrid w:type="lines" w:linePitch="312"/>
        </w:sectPr>
      </w:pPr>
    </w:p>
    <w:p w14:paraId="117C17DA" w14:textId="60ABC5E2" w:rsidR="00580E8E" w:rsidRPr="00233B30" w:rsidRDefault="00580E8E" w:rsidP="00233B30"/>
    <w:p w14:paraId="320DCFB1" w14:textId="65624954" w:rsidR="00067C0E" w:rsidRDefault="00C361E8" w:rsidP="00C361E8">
      <w:pPr>
        <w:pStyle w:val="1"/>
      </w:pPr>
      <w:bookmarkStart w:id="3156" w:name="_Toc89339185"/>
      <w:bookmarkStart w:id="3157" w:name="_Toc89377560"/>
      <w:bookmarkStart w:id="3158" w:name="_Toc89339186"/>
      <w:bookmarkStart w:id="3159" w:name="_Toc89377561"/>
      <w:bookmarkStart w:id="3160" w:name="_Toc89339187"/>
      <w:bookmarkStart w:id="3161" w:name="_Toc89377562"/>
      <w:bookmarkStart w:id="3162" w:name="_Toc89339188"/>
      <w:bookmarkStart w:id="3163" w:name="_Toc89377563"/>
      <w:bookmarkStart w:id="3164" w:name="_Toc89339189"/>
      <w:bookmarkStart w:id="3165" w:name="_Toc89377564"/>
      <w:bookmarkStart w:id="3166" w:name="_Toc89339190"/>
      <w:bookmarkStart w:id="3167" w:name="_Toc89377565"/>
      <w:bookmarkStart w:id="3168" w:name="_Toc89339191"/>
      <w:bookmarkStart w:id="3169" w:name="_Toc89377566"/>
      <w:bookmarkStart w:id="3170" w:name="_Toc89339192"/>
      <w:bookmarkStart w:id="3171" w:name="_Toc89377567"/>
      <w:bookmarkStart w:id="3172" w:name="_Toc89339193"/>
      <w:bookmarkStart w:id="3173" w:name="_Toc89377568"/>
      <w:bookmarkStart w:id="3174" w:name="_Toc78462025"/>
      <w:bookmarkStart w:id="3175" w:name="_Toc80630488"/>
      <w:bookmarkStart w:id="3176" w:name="_Toc78462085"/>
      <w:bookmarkStart w:id="3177" w:name="_Toc80630548"/>
      <w:bookmarkStart w:id="3178" w:name="_Toc78462086"/>
      <w:bookmarkStart w:id="3179" w:name="_Toc80630549"/>
      <w:bookmarkStart w:id="3180" w:name="_Toc78462087"/>
      <w:bookmarkStart w:id="3181" w:name="_Toc80630550"/>
      <w:bookmarkStart w:id="3182" w:name="_Toc78462088"/>
      <w:bookmarkStart w:id="3183" w:name="_Toc80630551"/>
      <w:bookmarkStart w:id="3184" w:name="_Toc78462089"/>
      <w:bookmarkStart w:id="3185" w:name="_Toc80630552"/>
      <w:bookmarkStart w:id="3186" w:name="_Toc78462090"/>
      <w:bookmarkStart w:id="3187" w:name="_Toc80630553"/>
      <w:bookmarkStart w:id="3188" w:name="_Toc78462091"/>
      <w:bookmarkStart w:id="3189" w:name="_Toc80630554"/>
      <w:bookmarkStart w:id="3190" w:name="_Toc78462092"/>
      <w:bookmarkStart w:id="3191" w:name="_Toc80630555"/>
      <w:bookmarkStart w:id="3192" w:name="_Toc78462153"/>
      <w:bookmarkStart w:id="3193" w:name="_Toc80630616"/>
      <w:bookmarkStart w:id="3194" w:name="_Toc78462154"/>
      <w:bookmarkStart w:id="3195" w:name="_Toc80630617"/>
      <w:bookmarkStart w:id="3196" w:name="_Toc78462155"/>
      <w:bookmarkStart w:id="3197" w:name="_Toc80630618"/>
      <w:bookmarkStart w:id="3198" w:name="_Toc78462156"/>
      <w:bookmarkStart w:id="3199" w:name="_Toc80630619"/>
      <w:bookmarkStart w:id="3200" w:name="_Toc78462157"/>
      <w:bookmarkStart w:id="3201" w:name="_Toc80630620"/>
      <w:bookmarkStart w:id="3202" w:name="_Toc78462158"/>
      <w:bookmarkStart w:id="3203" w:name="_Toc80630621"/>
      <w:bookmarkStart w:id="3204" w:name="_Toc78462159"/>
      <w:bookmarkStart w:id="3205" w:name="_Toc80630622"/>
      <w:bookmarkStart w:id="3206" w:name="_Toc89339194"/>
      <w:bookmarkStart w:id="3207" w:name="_Toc89377569"/>
      <w:bookmarkStart w:id="3208" w:name="_Toc89339195"/>
      <w:bookmarkStart w:id="3209" w:name="_Toc89377570"/>
      <w:bookmarkStart w:id="3210" w:name="_Toc89339196"/>
      <w:bookmarkStart w:id="3211" w:name="_Toc89377571"/>
      <w:bookmarkStart w:id="3212" w:name="_Toc89339197"/>
      <w:bookmarkStart w:id="3213" w:name="_Toc89377572"/>
      <w:bookmarkStart w:id="3214" w:name="_Toc89339198"/>
      <w:bookmarkStart w:id="3215" w:name="_Toc89377573"/>
      <w:bookmarkStart w:id="3216" w:name="_Toc89339199"/>
      <w:bookmarkStart w:id="3217" w:name="_Toc89377574"/>
      <w:bookmarkStart w:id="3218" w:name="_Toc89339200"/>
      <w:bookmarkStart w:id="3219" w:name="_Toc89377575"/>
      <w:bookmarkStart w:id="3220" w:name="_Toc89339201"/>
      <w:bookmarkStart w:id="3221" w:name="_Toc89377576"/>
      <w:bookmarkStart w:id="3222" w:name="_Toc89339202"/>
      <w:bookmarkStart w:id="3223" w:name="_Toc89377577"/>
      <w:bookmarkStart w:id="3224" w:name="_Toc89377578"/>
      <w:bookmarkEnd w:id="22"/>
      <w:bookmarkEnd w:id="3156"/>
      <w:bookmarkEnd w:id="3157"/>
      <w:bookmarkEnd w:id="3158"/>
      <w:bookmarkEnd w:id="3159"/>
      <w:bookmarkEnd w:id="3160"/>
      <w:bookmarkEnd w:id="3161"/>
      <w:bookmarkEnd w:id="3162"/>
      <w:bookmarkEnd w:id="3163"/>
      <w:bookmarkEnd w:id="3164"/>
      <w:bookmarkEnd w:id="3165"/>
      <w:bookmarkEnd w:id="3166"/>
      <w:bookmarkEnd w:id="3167"/>
      <w:bookmarkEnd w:id="3168"/>
      <w:bookmarkEnd w:id="3169"/>
      <w:bookmarkEnd w:id="3170"/>
      <w:bookmarkEnd w:id="3171"/>
      <w:bookmarkEnd w:id="3172"/>
      <w:bookmarkEnd w:id="3173"/>
      <w:bookmarkEnd w:id="3174"/>
      <w:bookmarkEnd w:id="3175"/>
      <w:bookmarkEnd w:id="3176"/>
      <w:bookmarkEnd w:id="3177"/>
      <w:bookmarkEnd w:id="3178"/>
      <w:bookmarkEnd w:id="3179"/>
      <w:bookmarkEnd w:id="3180"/>
      <w:bookmarkEnd w:id="3181"/>
      <w:bookmarkEnd w:id="3182"/>
      <w:bookmarkEnd w:id="3183"/>
      <w:bookmarkEnd w:id="3184"/>
      <w:bookmarkEnd w:id="3185"/>
      <w:bookmarkEnd w:id="3186"/>
      <w:bookmarkEnd w:id="3187"/>
      <w:bookmarkEnd w:id="3188"/>
      <w:bookmarkEnd w:id="3189"/>
      <w:bookmarkEnd w:id="3190"/>
      <w:bookmarkEnd w:id="3191"/>
      <w:bookmarkEnd w:id="3192"/>
      <w:bookmarkEnd w:id="3193"/>
      <w:bookmarkEnd w:id="3194"/>
      <w:bookmarkEnd w:id="3195"/>
      <w:bookmarkEnd w:id="3196"/>
      <w:bookmarkEnd w:id="3197"/>
      <w:bookmarkEnd w:id="3198"/>
      <w:bookmarkEnd w:id="3199"/>
      <w:bookmarkEnd w:id="3200"/>
      <w:bookmarkEnd w:id="3201"/>
      <w:bookmarkEnd w:id="3202"/>
      <w:bookmarkEnd w:id="3203"/>
      <w:bookmarkEnd w:id="3204"/>
      <w:bookmarkEnd w:id="3205"/>
      <w:bookmarkEnd w:id="3206"/>
      <w:bookmarkEnd w:id="3207"/>
      <w:bookmarkEnd w:id="3208"/>
      <w:bookmarkEnd w:id="3209"/>
      <w:bookmarkEnd w:id="3210"/>
      <w:bookmarkEnd w:id="3211"/>
      <w:bookmarkEnd w:id="3212"/>
      <w:bookmarkEnd w:id="3213"/>
      <w:bookmarkEnd w:id="3214"/>
      <w:bookmarkEnd w:id="3215"/>
      <w:bookmarkEnd w:id="3216"/>
      <w:bookmarkEnd w:id="3217"/>
      <w:bookmarkEnd w:id="3218"/>
      <w:bookmarkEnd w:id="3219"/>
      <w:bookmarkEnd w:id="3220"/>
      <w:bookmarkEnd w:id="3221"/>
      <w:bookmarkEnd w:id="3222"/>
      <w:bookmarkEnd w:id="3223"/>
      <w:r>
        <w:rPr>
          <w:rFonts w:hint="eastAsia"/>
        </w:rPr>
        <w:t>研究的主要内容和预期目标</w:t>
      </w:r>
      <w:bookmarkEnd w:id="3224"/>
    </w:p>
    <w:p w14:paraId="06A413B5" w14:textId="143FA969" w:rsidR="00C361E8" w:rsidRDefault="00C361E8" w:rsidP="00C361E8">
      <w:pPr>
        <w:pStyle w:val="2"/>
      </w:pPr>
      <w:bookmarkStart w:id="3225" w:name="_Toc89377579"/>
      <w:r>
        <w:rPr>
          <w:rFonts w:hint="eastAsia"/>
        </w:rPr>
        <w:t>主要研究内容</w:t>
      </w:r>
      <w:bookmarkEnd w:id="3225"/>
    </w:p>
    <w:p w14:paraId="45F02394" w14:textId="2C115CC4" w:rsidR="000469FF" w:rsidRDefault="000469FF" w:rsidP="000469FF">
      <w:r>
        <w:rPr>
          <w:rFonts w:hint="eastAsia"/>
        </w:rPr>
        <w:t>本项目旨在提出并研发具有智能调配和路线规划能力的跨项目、跨行业的区域级工程建设副产物运营管理系统。为此，需要依次展开智能调配规划模型、工程建设副产物需求管理系统、路线规划和</w:t>
      </w:r>
      <w:r>
        <w:rPr>
          <w:rFonts w:hint="eastAsia"/>
        </w:rPr>
        <w:t>GPS</w:t>
      </w:r>
      <w:r>
        <w:rPr>
          <w:rFonts w:hint="eastAsia"/>
        </w:rPr>
        <w:t>跟踪系统、云端管理报表系统研发，并整合成为城市工程建设副产物智能规划和运营系统。</w:t>
      </w:r>
    </w:p>
    <w:p w14:paraId="2891CEF1" w14:textId="77777777" w:rsidR="000469FF" w:rsidRDefault="000469FF" w:rsidP="000469FF">
      <w:r>
        <w:rPr>
          <w:rFonts w:hint="eastAsia"/>
        </w:rPr>
        <w:t>研究和开发的内容主要包括：</w:t>
      </w:r>
    </w:p>
    <w:p w14:paraId="7CBCB5C9" w14:textId="6C3A5719" w:rsidR="000469FF" w:rsidRDefault="00316E4B" w:rsidP="009A1826">
      <w:pPr>
        <w:ind w:firstLine="0"/>
      </w:pPr>
      <w:r>
        <w:rPr>
          <w:rFonts w:hint="eastAsia"/>
        </w:rPr>
        <w:t>（</w:t>
      </w:r>
      <w:r>
        <w:fldChar w:fldCharType="begin"/>
      </w:r>
      <w:r>
        <w:rPr>
          <w:rFonts w:hint="eastAsia"/>
        </w:rPr>
        <w:instrText>seq</w:instrText>
      </w:r>
      <w:r>
        <w:instrText xml:space="preserve">  </w:instrText>
      </w:r>
      <w:r>
        <w:rPr>
          <w:rFonts w:hint="eastAsia"/>
        </w:rPr>
        <w:instrText>序号</w:instrText>
      </w:r>
      <w:r>
        <w:rPr>
          <w:rFonts w:hint="eastAsia"/>
        </w:rPr>
        <w:instrText xml:space="preserve"> \</w:instrText>
      </w:r>
      <w:r>
        <w:instrText xml:space="preserve">s 1 \s 2 \s 3 \s 4 </w:instrText>
      </w:r>
      <w:r>
        <w:fldChar w:fldCharType="separate"/>
      </w:r>
      <w:r>
        <w:rPr>
          <w:noProof/>
        </w:rPr>
        <w:t>1</w:t>
      </w:r>
      <w:r>
        <w:fldChar w:fldCharType="end"/>
      </w:r>
      <w:r>
        <w:rPr>
          <w:rFonts w:hint="eastAsia"/>
        </w:rPr>
        <w:t>）</w:t>
      </w:r>
      <w:r w:rsidR="000469FF">
        <w:rPr>
          <w:rFonts w:hint="eastAsia"/>
        </w:rPr>
        <w:t>结合工程建设副产物分类处理及资源化数据库以及分类处理流程，建立工程建设副产物规划的智能调配管理模型。</w:t>
      </w:r>
    </w:p>
    <w:p w14:paraId="6E96CFBC" w14:textId="374B77AE" w:rsidR="000469FF" w:rsidRDefault="000469FF" w:rsidP="000469FF">
      <w:r>
        <w:rPr>
          <w:rFonts w:hint="eastAsia"/>
        </w:rPr>
        <w:t>1</w:t>
      </w:r>
      <w:r>
        <w:rPr>
          <w:rFonts w:hint="eastAsia"/>
        </w:rPr>
        <w:t>、针对工程建设副产物，研究工程建设副产物分类处置方案。分析规划调配的供需匹配、时间变化、组合关系等特点，根据副产物分类处置流程，在一般的土石方平衡问题的基础上，建立考虑多项目、多物源、多处置方式以及工程建设副产物资源化和综合利用等特点的物料调配规划模型。</w:t>
      </w:r>
    </w:p>
    <w:p w14:paraId="2AAC58E8" w14:textId="0BF3AA3C" w:rsidR="000469FF" w:rsidRDefault="000469FF" w:rsidP="000469FF">
      <w:r>
        <w:rPr>
          <w:rFonts w:hint="eastAsia"/>
        </w:rPr>
        <w:t>2</w:t>
      </w:r>
      <w:r>
        <w:rPr>
          <w:rFonts w:hint="eastAsia"/>
        </w:rPr>
        <w:t>、建立适用于工程建设副产物规划调配问题的智能调配核心算法，求解工程建设副产物去向优化问题，建立组合优化的工程建设副产物调运去向方案。</w:t>
      </w:r>
    </w:p>
    <w:p w14:paraId="30DB8EA1" w14:textId="35E10AC3" w:rsidR="000469FF" w:rsidRDefault="00316E4B" w:rsidP="009A1826">
      <w:pPr>
        <w:ind w:firstLine="0"/>
      </w:pPr>
      <w:r>
        <w:rPr>
          <w:rFonts w:hint="eastAsia"/>
        </w:rPr>
        <w:t>（</w:t>
      </w:r>
      <w:r>
        <w:fldChar w:fldCharType="begin"/>
      </w:r>
      <w:r>
        <w:rPr>
          <w:rFonts w:hint="eastAsia"/>
        </w:rPr>
        <w:instrText>seq</w:instrText>
      </w:r>
      <w:r>
        <w:instrText xml:space="preserve">  </w:instrText>
      </w:r>
      <w:r>
        <w:rPr>
          <w:rFonts w:hint="eastAsia"/>
        </w:rPr>
        <w:instrText>序号</w:instrText>
      </w:r>
      <w:r>
        <w:rPr>
          <w:rFonts w:hint="eastAsia"/>
        </w:rPr>
        <w:instrText xml:space="preserve"> \</w:instrText>
      </w:r>
      <w:r>
        <w:instrText xml:space="preserve">s 1 \s 2 \s 3 \s 4 </w:instrText>
      </w:r>
      <w:r>
        <w:fldChar w:fldCharType="separate"/>
      </w:r>
      <w:r>
        <w:rPr>
          <w:noProof/>
        </w:rPr>
        <w:t>2</w:t>
      </w:r>
      <w:r>
        <w:fldChar w:fldCharType="end"/>
      </w:r>
      <w:r>
        <w:rPr>
          <w:rFonts w:hint="eastAsia"/>
        </w:rPr>
        <w:t>）</w:t>
      </w:r>
      <w:r w:rsidR="000469FF">
        <w:rPr>
          <w:rFonts w:hint="eastAsia"/>
        </w:rPr>
        <w:t>结合城市交通，建议城市工程建设的路径规划管理模型</w:t>
      </w:r>
    </w:p>
    <w:p w14:paraId="71FB81DD" w14:textId="37B5334D" w:rsidR="000469FF" w:rsidRDefault="000469FF" w:rsidP="000469FF">
      <w:r>
        <w:rPr>
          <w:rFonts w:hint="eastAsia"/>
        </w:rPr>
        <w:t>1</w:t>
      </w:r>
      <w:r>
        <w:rPr>
          <w:rFonts w:hint="eastAsia"/>
        </w:rPr>
        <w:t>、采集、分析、应用工程建设副产物运输时间和</w:t>
      </w:r>
      <w:r w:rsidR="00316E4B">
        <w:rPr>
          <w:rFonts w:hint="eastAsia"/>
        </w:rPr>
        <w:t>路径</w:t>
      </w:r>
      <w:r>
        <w:rPr>
          <w:rFonts w:hint="eastAsia"/>
        </w:rPr>
        <w:t>管理的偏好，基于</w:t>
      </w:r>
      <w:r>
        <w:rPr>
          <w:rFonts w:hint="eastAsia"/>
        </w:rPr>
        <w:t>WebGIS</w:t>
      </w:r>
      <w:r>
        <w:rPr>
          <w:rFonts w:hint="eastAsia"/>
        </w:rPr>
        <w:t>和城市交通建立工程建设副产物运输路径规划模型，在调运去向方案建立运输路径规划模型。</w:t>
      </w:r>
    </w:p>
    <w:p w14:paraId="58B1F125" w14:textId="694F53CA" w:rsidR="000469FF" w:rsidRDefault="000469FF" w:rsidP="000469FF">
      <w:r>
        <w:rPr>
          <w:rFonts w:hint="eastAsia"/>
        </w:rPr>
        <w:t>2</w:t>
      </w:r>
      <w:r>
        <w:rPr>
          <w:rFonts w:hint="eastAsia"/>
        </w:rPr>
        <w:t>、根据余泥渣土供需平衡、资源化、运输和处置等多方面的费用和收益，根据前述建立的调运</w:t>
      </w:r>
      <w:r w:rsidR="00316E4B">
        <w:rPr>
          <w:rFonts w:hint="eastAsia"/>
        </w:rPr>
        <w:t>去向</w:t>
      </w:r>
      <w:r w:rsidR="00316E4B">
        <w:t>和</w:t>
      </w:r>
      <w:r w:rsidR="00316E4B">
        <w:rPr>
          <w:rFonts w:hint="eastAsia"/>
        </w:rPr>
        <w:t>路径</w:t>
      </w:r>
      <w:r>
        <w:rPr>
          <w:rFonts w:hint="eastAsia"/>
        </w:rPr>
        <w:t>条件，建立工程建设副产物调运方案的经济评价模型，评价并优化调运方案。</w:t>
      </w:r>
    </w:p>
    <w:p w14:paraId="3D7D0E01" w14:textId="2721755C" w:rsidR="000469FF" w:rsidRDefault="00316E4B" w:rsidP="009A1826">
      <w:pPr>
        <w:ind w:firstLine="0"/>
      </w:pPr>
      <w:r>
        <w:rPr>
          <w:rFonts w:hint="eastAsia"/>
        </w:rPr>
        <w:t>（</w:t>
      </w:r>
      <w:r>
        <w:fldChar w:fldCharType="begin"/>
      </w:r>
      <w:r>
        <w:rPr>
          <w:rFonts w:hint="eastAsia"/>
        </w:rPr>
        <w:instrText>seq</w:instrText>
      </w:r>
      <w:r>
        <w:instrText xml:space="preserve">  </w:instrText>
      </w:r>
      <w:r>
        <w:rPr>
          <w:rFonts w:hint="eastAsia"/>
        </w:rPr>
        <w:instrText>序号</w:instrText>
      </w:r>
      <w:r>
        <w:rPr>
          <w:rFonts w:hint="eastAsia"/>
        </w:rPr>
        <w:instrText xml:space="preserve"> \</w:instrText>
      </w:r>
      <w:r>
        <w:instrText xml:space="preserve">s 1 \s 2 \s 3 \s 4 </w:instrText>
      </w:r>
      <w:r>
        <w:fldChar w:fldCharType="separate"/>
      </w:r>
      <w:r>
        <w:rPr>
          <w:noProof/>
        </w:rPr>
        <w:t>3</w:t>
      </w:r>
      <w:r>
        <w:fldChar w:fldCharType="end"/>
      </w:r>
      <w:r>
        <w:rPr>
          <w:rFonts w:hint="eastAsia"/>
        </w:rPr>
        <w:t>）</w:t>
      </w:r>
      <w:r w:rsidR="000469FF">
        <w:rPr>
          <w:rFonts w:hint="eastAsia"/>
        </w:rPr>
        <w:t>建立系统的工程建设副产物运输</w:t>
      </w:r>
      <w:r>
        <w:rPr>
          <w:rFonts w:hint="eastAsia"/>
        </w:rPr>
        <w:t>跟踪</w:t>
      </w:r>
      <w:r w:rsidR="000469FF">
        <w:rPr>
          <w:rFonts w:hint="eastAsia"/>
        </w:rPr>
        <w:t>管理数据库</w:t>
      </w:r>
    </w:p>
    <w:p w14:paraId="018F15FB" w14:textId="389C1055" w:rsidR="000469FF" w:rsidRDefault="00316E4B" w:rsidP="000469FF">
      <w:r>
        <w:rPr>
          <w:rFonts w:hint="eastAsia"/>
        </w:rPr>
        <w:t>1</w:t>
      </w:r>
      <w:r>
        <w:rPr>
          <w:rFonts w:hint="eastAsia"/>
        </w:rPr>
        <w:t>、</w:t>
      </w:r>
      <w:r w:rsidR="000469FF">
        <w:rPr>
          <w:rFonts w:hint="eastAsia"/>
        </w:rPr>
        <w:t>通过车辆位置实时</w:t>
      </w:r>
      <w:r>
        <w:rPr>
          <w:rFonts w:hint="eastAsia"/>
        </w:rPr>
        <w:t>GNSS</w:t>
      </w:r>
      <w:r w:rsidR="000469FF">
        <w:rPr>
          <w:rFonts w:hint="eastAsia"/>
        </w:rPr>
        <w:t>监测装置，跟踪工程建设副产物运输车辆的位置，结合</w:t>
      </w:r>
      <w:r w:rsidR="000469FF">
        <w:rPr>
          <w:rFonts w:hint="eastAsia"/>
        </w:rPr>
        <w:t>WebGIS</w:t>
      </w:r>
      <w:r w:rsidR="000469FF">
        <w:rPr>
          <w:rFonts w:hint="eastAsia"/>
        </w:rPr>
        <w:t>技术展示车辆运输路径。</w:t>
      </w:r>
    </w:p>
    <w:p w14:paraId="694AFAF3" w14:textId="06B61366" w:rsidR="000469FF" w:rsidRDefault="00316E4B" w:rsidP="000469FF">
      <w:r>
        <w:rPr>
          <w:rFonts w:hint="eastAsia"/>
        </w:rPr>
        <w:t>2</w:t>
      </w:r>
      <w:r>
        <w:rPr>
          <w:rFonts w:hint="eastAsia"/>
        </w:rPr>
        <w:t>、</w:t>
      </w:r>
      <w:r w:rsidR="000469FF">
        <w:rPr>
          <w:rFonts w:hint="eastAsia"/>
        </w:rPr>
        <w:t>以调运模型给出的规划路径作为参照，与实际运输路径对比，监管运输车辆的路径规范性，针对运输路径不规范的情况进行预警和统计。</w:t>
      </w:r>
    </w:p>
    <w:p w14:paraId="7C8A2207" w14:textId="5F81590E" w:rsidR="000469FF" w:rsidRDefault="00316E4B" w:rsidP="009A1826">
      <w:pPr>
        <w:ind w:firstLine="0"/>
      </w:pPr>
      <w:r>
        <w:rPr>
          <w:rFonts w:hint="eastAsia"/>
        </w:rPr>
        <w:t>（</w:t>
      </w:r>
      <w:r>
        <w:fldChar w:fldCharType="begin"/>
      </w:r>
      <w:r>
        <w:rPr>
          <w:rFonts w:hint="eastAsia"/>
        </w:rPr>
        <w:instrText>seq</w:instrText>
      </w:r>
      <w:r>
        <w:instrText xml:space="preserve">  </w:instrText>
      </w:r>
      <w:r>
        <w:rPr>
          <w:rFonts w:hint="eastAsia"/>
        </w:rPr>
        <w:instrText>序号</w:instrText>
      </w:r>
      <w:r>
        <w:rPr>
          <w:rFonts w:hint="eastAsia"/>
        </w:rPr>
        <w:instrText xml:space="preserve"> \</w:instrText>
      </w:r>
      <w:r>
        <w:instrText xml:space="preserve">s 1 \s 2 \s 3 \s 4 </w:instrText>
      </w:r>
      <w:r>
        <w:fldChar w:fldCharType="separate"/>
      </w:r>
      <w:r>
        <w:rPr>
          <w:noProof/>
        </w:rPr>
        <w:t>4</w:t>
      </w:r>
      <w:r>
        <w:fldChar w:fldCharType="end"/>
      </w:r>
      <w:r>
        <w:rPr>
          <w:rFonts w:hint="eastAsia"/>
        </w:rPr>
        <w:t>）</w:t>
      </w:r>
      <w:r w:rsidR="000469FF">
        <w:rPr>
          <w:rFonts w:hint="eastAsia"/>
        </w:rPr>
        <w:t>研发工程建设副产物的柔性流程云端管理报表系统</w:t>
      </w:r>
    </w:p>
    <w:p w14:paraId="5A486578" w14:textId="24D6D9F5" w:rsidR="000469FF" w:rsidRDefault="00316E4B" w:rsidP="000469FF">
      <w:r>
        <w:rPr>
          <w:rFonts w:hint="eastAsia"/>
        </w:rPr>
        <w:t>1</w:t>
      </w:r>
      <w:r>
        <w:rPr>
          <w:rFonts w:hint="eastAsia"/>
        </w:rPr>
        <w:t>、</w:t>
      </w:r>
      <w:r w:rsidR="000469FF">
        <w:rPr>
          <w:rFonts w:hint="eastAsia"/>
        </w:rPr>
        <w:t>分析工</w:t>
      </w:r>
      <w:r>
        <w:rPr>
          <w:rFonts w:hint="eastAsia"/>
        </w:rPr>
        <w:t>程建设副产物运输管理中的各式表单，将填表内容抽象化为报表数据元</w:t>
      </w:r>
      <w:r w:rsidR="000469FF">
        <w:rPr>
          <w:rFonts w:hint="eastAsia"/>
        </w:rPr>
        <w:t>，建立</w:t>
      </w:r>
      <w:r>
        <w:rPr>
          <w:rFonts w:hint="eastAsia"/>
        </w:rPr>
        <w:t>报表元素</w:t>
      </w:r>
      <w:r w:rsidR="000469FF">
        <w:rPr>
          <w:rFonts w:hint="eastAsia"/>
        </w:rPr>
        <w:t>集。</w:t>
      </w:r>
    </w:p>
    <w:p w14:paraId="09929875" w14:textId="52F53FFD" w:rsidR="000469FF" w:rsidRDefault="00316E4B" w:rsidP="000469FF">
      <w:r>
        <w:rPr>
          <w:rFonts w:hint="eastAsia"/>
        </w:rPr>
        <w:t>2</w:t>
      </w:r>
      <w:r>
        <w:rPr>
          <w:rFonts w:hint="eastAsia"/>
        </w:rPr>
        <w:t>、</w:t>
      </w:r>
      <w:r w:rsidR="000469FF">
        <w:rPr>
          <w:rFonts w:hint="eastAsia"/>
        </w:rPr>
        <w:t>根据工程建设副产物管理的业务流程，基于表单模板和报表元素，建立用户流</w:t>
      </w:r>
      <w:r w:rsidR="000469FF">
        <w:rPr>
          <w:rFonts w:hint="eastAsia"/>
        </w:rPr>
        <w:lastRenderedPageBreak/>
        <w:t>程、表单格式、填表内容均可定制的工程建设副产物的柔性报表系统</w:t>
      </w:r>
      <w:r>
        <w:rPr>
          <w:rFonts w:hint="eastAsia"/>
        </w:rPr>
        <w:t>。</w:t>
      </w:r>
    </w:p>
    <w:p w14:paraId="6952DE35" w14:textId="46E95002" w:rsidR="00C361E8" w:rsidRDefault="00C361E8" w:rsidP="004207FA">
      <w:pPr>
        <w:pStyle w:val="2"/>
      </w:pPr>
      <w:bookmarkStart w:id="3226" w:name="_Toc80630627"/>
      <w:bookmarkStart w:id="3227" w:name="_Toc80630628"/>
      <w:bookmarkStart w:id="3228" w:name="_Toc80630629"/>
      <w:bookmarkStart w:id="3229" w:name="_Toc80630630"/>
      <w:bookmarkStart w:id="3230" w:name="_Toc80630631"/>
      <w:bookmarkStart w:id="3231" w:name="_Toc80630632"/>
      <w:bookmarkStart w:id="3232" w:name="_Toc80630633"/>
      <w:bookmarkStart w:id="3233" w:name="_Toc80630634"/>
      <w:bookmarkStart w:id="3234" w:name="_Toc80630635"/>
      <w:bookmarkStart w:id="3235" w:name="_Toc80630636"/>
      <w:bookmarkStart w:id="3236" w:name="_Toc80630637"/>
      <w:bookmarkStart w:id="3237" w:name="_Toc80630638"/>
      <w:bookmarkStart w:id="3238" w:name="_Toc80630639"/>
      <w:bookmarkStart w:id="3239" w:name="_Toc80630640"/>
      <w:bookmarkStart w:id="3240" w:name="_Toc80630641"/>
      <w:bookmarkStart w:id="3241" w:name="_Toc80630642"/>
      <w:bookmarkStart w:id="3242" w:name="_Toc80630643"/>
      <w:bookmarkStart w:id="3243" w:name="_Toc80630644"/>
      <w:bookmarkStart w:id="3244" w:name="_Toc89377580"/>
      <w:bookmarkEnd w:id="3226"/>
      <w:bookmarkEnd w:id="3227"/>
      <w:bookmarkEnd w:id="3228"/>
      <w:bookmarkEnd w:id="3229"/>
      <w:bookmarkEnd w:id="3230"/>
      <w:bookmarkEnd w:id="3231"/>
      <w:bookmarkEnd w:id="3232"/>
      <w:bookmarkEnd w:id="3233"/>
      <w:bookmarkEnd w:id="3234"/>
      <w:bookmarkEnd w:id="3235"/>
      <w:bookmarkEnd w:id="3236"/>
      <w:bookmarkEnd w:id="3237"/>
      <w:bookmarkEnd w:id="3238"/>
      <w:bookmarkEnd w:id="3239"/>
      <w:bookmarkEnd w:id="3240"/>
      <w:bookmarkEnd w:id="3241"/>
      <w:bookmarkEnd w:id="3242"/>
      <w:bookmarkEnd w:id="3243"/>
      <w:r>
        <w:rPr>
          <w:rFonts w:hint="eastAsia"/>
        </w:rPr>
        <w:t>预期成果</w:t>
      </w:r>
      <w:bookmarkEnd w:id="3244"/>
    </w:p>
    <w:p w14:paraId="3FB25366" w14:textId="4DAD190C" w:rsidR="00C361E8" w:rsidRDefault="00C361E8" w:rsidP="00C361E8">
      <w:r>
        <w:rPr>
          <w:rFonts w:hint="eastAsia"/>
        </w:rPr>
        <w:t>（</w:t>
      </w:r>
      <w:r>
        <w:fldChar w:fldCharType="begin"/>
      </w:r>
      <w:r>
        <w:rPr>
          <w:rFonts w:hint="eastAsia"/>
        </w:rPr>
        <w:instrText>seq</w:instrText>
      </w:r>
      <w:r>
        <w:instrText xml:space="preserve">  </w:instrText>
      </w:r>
      <w:r>
        <w:rPr>
          <w:rFonts w:hint="eastAsia"/>
        </w:rPr>
        <w:instrText>序号</w:instrText>
      </w:r>
      <w:r>
        <w:rPr>
          <w:rFonts w:hint="eastAsia"/>
        </w:rPr>
        <w:instrText xml:space="preserve"> \</w:instrText>
      </w:r>
      <w:r>
        <w:instrText xml:space="preserve">s 1 \s 2 \s 3 \s 4 </w:instrText>
      </w:r>
      <w:r>
        <w:fldChar w:fldCharType="separate"/>
      </w:r>
      <w:r>
        <w:rPr>
          <w:noProof/>
        </w:rPr>
        <w:t>1</w:t>
      </w:r>
      <w:r>
        <w:fldChar w:fldCharType="end"/>
      </w:r>
      <w:r>
        <w:rPr>
          <w:rFonts w:hint="eastAsia"/>
        </w:rPr>
        <w:t>）</w:t>
      </w:r>
      <w:r w:rsidR="00965553" w:rsidRPr="00965553">
        <w:rPr>
          <w:rFonts w:hint="eastAsia"/>
        </w:rPr>
        <w:t>城市工程建设余泥渣土智能规划和运营</w:t>
      </w:r>
      <w:r w:rsidR="00965553">
        <w:rPr>
          <w:rFonts w:hint="eastAsia"/>
        </w:rPr>
        <w:t>模型</w:t>
      </w:r>
      <w:r w:rsidR="002F5AE9">
        <w:rPr>
          <w:rFonts w:hint="eastAsia"/>
        </w:rPr>
        <w:t>及</w:t>
      </w:r>
      <w:r>
        <w:rPr>
          <w:rFonts w:hint="eastAsia"/>
        </w:rPr>
        <w:t>系统软件</w:t>
      </w:r>
    </w:p>
    <w:p w14:paraId="373641CD" w14:textId="054C3AA9" w:rsidR="00C361E8" w:rsidRDefault="00C361E8" w:rsidP="00C361E8">
      <w:r w:rsidRPr="003E3269">
        <w:rPr>
          <w:rFonts w:hint="eastAsia"/>
        </w:rPr>
        <w:t>建立</w:t>
      </w:r>
      <w:r>
        <w:rPr>
          <w:rFonts w:hint="eastAsia"/>
        </w:rPr>
        <w:t>一种可实现</w:t>
      </w:r>
      <w:r w:rsidR="00681765" w:rsidRPr="00965553">
        <w:rPr>
          <w:rFonts w:hint="eastAsia"/>
        </w:rPr>
        <w:t>城市工程建设余泥渣土智能规划</w:t>
      </w:r>
      <w:r w:rsidR="00681765">
        <w:rPr>
          <w:rFonts w:hint="eastAsia"/>
        </w:rPr>
        <w:t>调配</w:t>
      </w:r>
      <w:r>
        <w:rPr>
          <w:rFonts w:hint="eastAsia"/>
        </w:rPr>
        <w:t>的</w:t>
      </w:r>
      <w:r w:rsidR="00681765" w:rsidRPr="002A2410">
        <w:rPr>
          <w:rFonts w:hint="eastAsia"/>
        </w:rPr>
        <w:t>多维空间、多维约束下多目标优化</w:t>
      </w:r>
      <w:r w:rsidR="00681765">
        <w:rPr>
          <w:rFonts w:hint="eastAsia"/>
        </w:rPr>
        <w:t>模型</w:t>
      </w:r>
      <w:r w:rsidR="002F5AE9">
        <w:rPr>
          <w:rFonts w:hint="eastAsia"/>
        </w:rPr>
        <w:t>。进而</w:t>
      </w:r>
      <w:r w:rsidR="002F5AE9">
        <w:t>，建立相应的</w:t>
      </w:r>
      <w:r w:rsidR="002F5AE9">
        <w:rPr>
          <w:rFonts w:hint="eastAsia"/>
        </w:rPr>
        <w:t>智能</w:t>
      </w:r>
      <w:r w:rsidR="002F5AE9">
        <w:t>求解</w:t>
      </w:r>
      <w:r w:rsidR="002F5AE9">
        <w:rPr>
          <w:rFonts w:hint="eastAsia"/>
        </w:rPr>
        <w:t>算法，</w:t>
      </w:r>
      <w:r w:rsidR="002F5AE9">
        <w:t>可以</w:t>
      </w:r>
      <w:r w:rsidR="002F5AE9">
        <w:rPr>
          <w:rFonts w:hint="eastAsia"/>
        </w:rPr>
        <w:t>考虑</w:t>
      </w:r>
      <w:r w:rsidR="002F5AE9">
        <w:t>城市管理约束求解</w:t>
      </w:r>
      <w:r w:rsidR="002F5AE9" w:rsidRPr="00965553">
        <w:rPr>
          <w:rFonts w:hint="eastAsia"/>
        </w:rPr>
        <w:t>城市建设余泥渣土</w:t>
      </w:r>
      <w:r w:rsidR="002F5AE9">
        <w:rPr>
          <w:rFonts w:hint="eastAsia"/>
        </w:rPr>
        <w:t>的</w:t>
      </w:r>
      <w:r w:rsidR="002F5AE9">
        <w:t>调运去向和路径</w:t>
      </w:r>
      <w:r w:rsidR="002F5AE9">
        <w:rPr>
          <w:rFonts w:hint="eastAsia"/>
        </w:rPr>
        <w:t>。进一步</w:t>
      </w:r>
      <w:r w:rsidR="002F5AE9">
        <w:t>，</w:t>
      </w:r>
      <w:r>
        <w:rPr>
          <w:rFonts w:hint="eastAsia"/>
        </w:rPr>
        <w:t>研发应用</w:t>
      </w:r>
      <w:r w:rsidR="00681765">
        <w:rPr>
          <w:rFonts w:hint="eastAsia"/>
        </w:rPr>
        <w:t>该模型的</w:t>
      </w:r>
      <w:r w:rsidR="00681765" w:rsidRPr="00965553">
        <w:rPr>
          <w:rFonts w:hint="eastAsia"/>
        </w:rPr>
        <w:t>城市工程建设余泥渣土智能规划和运营</w:t>
      </w:r>
      <w:r w:rsidRPr="003E3269">
        <w:rPr>
          <w:rFonts w:hint="eastAsia"/>
        </w:rPr>
        <w:t>系统软件</w:t>
      </w:r>
      <w:r>
        <w:rPr>
          <w:rFonts w:hint="eastAsia"/>
        </w:rPr>
        <w:t>。</w:t>
      </w:r>
    </w:p>
    <w:p w14:paraId="378735D5" w14:textId="77777777" w:rsidR="00C361E8" w:rsidRDefault="00C361E8" w:rsidP="00C361E8">
      <w:r>
        <w:rPr>
          <w:rFonts w:hint="eastAsia"/>
        </w:rPr>
        <w:t>（</w:t>
      </w:r>
      <w:r>
        <w:fldChar w:fldCharType="begin"/>
      </w:r>
      <w:r>
        <w:rPr>
          <w:rFonts w:hint="eastAsia"/>
        </w:rPr>
        <w:instrText>seq</w:instrText>
      </w:r>
      <w:r>
        <w:instrText xml:space="preserve">  </w:instrText>
      </w:r>
      <w:r>
        <w:rPr>
          <w:rFonts w:hint="eastAsia"/>
        </w:rPr>
        <w:instrText>序号</w:instrText>
      </w:r>
      <w:r>
        <w:rPr>
          <w:rFonts w:hint="eastAsia"/>
        </w:rPr>
        <w:instrText xml:space="preserve"> \</w:instrText>
      </w:r>
      <w:r>
        <w:instrText xml:space="preserve">s 1 \s 2 \s 3 \s 4 </w:instrText>
      </w:r>
      <w:r>
        <w:fldChar w:fldCharType="separate"/>
      </w:r>
      <w:r>
        <w:rPr>
          <w:noProof/>
        </w:rPr>
        <w:t>2</w:t>
      </w:r>
      <w:r>
        <w:fldChar w:fldCharType="end"/>
      </w:r>
      <w:r>
        <w:rPr>
          <w:rFonts w:hint="eastAsia"/>
        </w:rPr>
        <w:t>）研发</w:t>
      </w:r>
      <w:r w:rsidRPr="006D15D6">
        <w:rPr>
          <w:rFonts w:hint="eastAsia"/>
        </w:rPr>
        <w:t>报告和软件说明书</w:t>
      </w:r>
    </w:p>
    <w:p w14:paraId="5928F67B" w14:textId="67BEB2C1" w:rsidR="00C361E8" w:rsidRDefault="00C361E8" w:rsidP="00C361E8">
      <w:r>
        <w:rPr>
          <w:rFonts w:hint="eastAsia"/>
        </w:rPr>
        <w:t>《</w:t>
      </w:r>
      <w:r w:rsidR="00486CE2" w:rsidRPr="00965553">
        <w:rPr>
          <w:rFonts w:hint="eastAsia"/>
        </w:rPr>
        <w:t>城市工程建设余泥渣土智能规划和运营</w:t>
      </w:r>
      <w:r>
        <w:rPr>
          <w:rFonts w:hint="eastAsia"/>
        </w:rPr>
        <w:t>系统研发报告》</w:t>
      </w:r>
    </w:p>
    <w:p w14:paraId="1384BF2D" w14:textId="3A46A3BA" w:rsidR="00C361E8" w:rsidRDefault="00C361E8" w:rsidP="00C361E8">
      <w:r w:rsidRPr="006D15D6">
        <w:rPr>
          <w:rFonts w:hint="eastAsia"/>
        </w:rPr>
        <w:t>《</w:t>
      </w:r>
      <w:r w:rsidR="00486CE2" w:rsidRPr="00965553">
        <w:rPr>
          <w:rFonts w:hint="eastAsia"/>
        </w:rPr>
        <w:t>城市工程建设余泥渣土智能规划和运营</w:t>
      </w:r>
      <w:r w:rsidRPr="006D15D6">
        <w:rPr>
          <w:rFonts w:hint="eastAsia"/>
        </w:rPr>
        <w:t>系统</w:t>
      </w:r>
      <w:r>
        <w:rPr>
          <w:rFonts w:hint="eastAsia"/>
        </w:rPr>
        <w:t>软件使用说明书</w:t>
      </w:r>
      <w:r w:rsidRPr="006D15D6">
        <w:rPr>
          <w:rFonts w:hint="eastAsia"/>
        </w:rPr>
        <w:t>》</w:t>
      </w:r>
    </w:p>
    <w:p w14:paraId="66A6E9CD" w14:textId="77777777" w:rsidR="00C361E8" w:rsidRDefault="00C361E8" w:rsidP="00C361E8">
      <w:r>
        <w:rPr>
          <w:rFonts w:hint="eastAsia"/>
        </w:rPr>
        <w:t>（</w:t>
      </w:r>
      <w:r>
        <w:fldChar w:fldCharType="begin"/>
      </w:r>
      <w:r>
        <w:rPr>
          <w:rFonts w:hint="eastAsia"/>
        </w:rPr>
        <w:instrText>seq</w:instrText>
      </w:r>
      <w:r>
        <w:instrText xml:space="preserve">  </w:instrText>
      </w:r>
      <w:r>
        <w:rPr>
          <w:rFonts w:hint="eastAsia"/>
        </w:rPr>
        <w:instrText>序号</w:instrText>
      </w:r>
      <w:r>
        <w:rPr>
          <w:rFonts w:hint="eastAsia"/>
        </w:rPr>
        <w:instrText xml:space="preserve"> \</w:instrText>
      </w:r>
      <w:r>
        <w:instrText xml:space="preserve">s 1 \s 2 \s 3 \s 4 </w:instrText>
      </w:r>
      <w:r>
        <w:fldChar w:fldCharType="separate"/>
      </w:r>
      <w:r>
        <w:rPr>
          <w:noProof/>
        </w:rPr>
        <w:t>3</w:t>
      </w:r>
      <w:r>
        <w:fldChar w:fldCharType="end"/>
      </w:r>
      <w:r>
        <w:rPr>
          <w:rFonts w:hint="eastAsia"/>
        </w:rPr>
        <w:t>）科技</w:t>
      </w:r>
      <w:r>
        <w:t>成果指标</w:t>
      </w:r>
    </w:p>
    <w:p w14:paraId="2C64501D" w14:textId="58731160" w:rsidR="00C361E8" w:rsidRDefault="00C361E8" w:rsidP="00C361E8">
      <w:r w:rsidRPr="00445B3F">
        <w:rPr>
          <w:rFonts w:hint="eastAsia"/>
        </w:rPr>
        <w:t>发表核心期刊论文</w:t>
      </w:r>
      <w:r w:rsidR="00316E4B">
        <w:t>1</w:t>
      </w:r>
      <w:r w:rsidRPr="00445B3F">
        <w:rPr>
          <w:rFonts w:hint="eastAsia"/>
        </w:rPr>
        <w:t>篇，申报发明专利</w:t>
      </w:r>
      <w:r w:rsidRPr="00445B3F">
        <w:rPr>
          <w:rFonts w:hint="eastAsia"/>
        </w:rPr>
        <w:t>1</w:t>
      </w:r>
      <w:r w:rsidRPr="00445B3F">
        <w:t>项，</w:t>
      </w:r>
      <w:r w:rsidRPr="00445B3F">
        <w:rPr>
          <w:rFonts w:hint="eastAsia"/>
        </w:rPr>
        <w:t>申请计算机软件著作权</w:t>
      </w:r>
      <w:r w:rsidRPr="00445B3F">
        <w:rPr>
          <w:rFonts w:hint="eastAsia"/>
        </w:rPr>
        <w:t>1</w:t>
      </w:r>
      <w:r w:rsidRPr="00445B3F">
        <w:rPr>
          <w:rFonts w:hint="eastAsia"/>
        </w:rPr>
        <w:t>项。</w:t>
      </w:r>
    </w:p>
    <w:p w14:paraId="166BE56F" w14:textId="74401CF1" w:rsidR="002B094F" w:rsidRDefault="002B094F" w:rsidP="002B094F">
      <w:pPr>
        <w:pStyle w:val="2"/>
      </w:pPr>
      <w:bookmarkStart w:id="3245" w:name="_Toc89377581"/>
      <w:r>
        <w:rPr>
          <w:rFonts w:hint="eastAsia"/>
        </w:rPr>
        <w:t>关键技术</w:t>
      </w:r>
      <w:bookmarkEnd w:id="3245"/>
    </w:p>
    <w:p w14:paraId="028A43DA" w14:textId="744653FE" w:rsidR="002B094F" w:rsidRDefault="002B094F" w:rsidP="002B094F">
      <w:r>
        <w:rPr>
          <w:rFonts w:hint="eastAsia"/>
        </w:rPr>
        <w:t>（</w:t>
      </w:r>
      <w:r>
        <w:fldChar w:fldCharType="begin"/>
      </w:r>
      <w:r>
        <w:rPr>
          <w:rFonts w:hint="eastAsia"/>
        </w:rPr>
        <w:instrText>seq</w:instrText>
      </w:r>
      <w:r>
        <w:instrText xml:space="preserve">  </w:instrText>
      </w:r>
      <w:r>
        <w:rPr>
          <w:rFonts w:hint="eastAsia"/>
        </w:rPr>
        <w:instrText>序号</w:instrText>
      </w:r>
      <w:r>
        <w:rPr>
          <w:rFonts w:hint="eastAsia"/>
        </w:rPr>
        <w:instrText xml:space="preserve"> \</w:instrText>
      </w:r>
      <w:r>
        <w:instrText xml:space="preserve">s 1 \s 2 \s 3 \s 4 </w:instrText>
      </w:r>
      <w:r>
        <w:fldChar w:fldCharType="separate"/>
      </w:r>
      <w:r>
        <w:rPr>
          <w:noProof/>
        </w:rPr>
        <w:t>1</w:t>
      </w:r>
      <w:r>
        <w:fldChar w:fldCharType="end"/>
      </w:r>
      <w:r>
        <w:rPr>
          <w:rFonts w:hint="eastAsia"/>
        </w:rPr>
        <w:t>）基于</w:t>
      </w:r>
      <w:r w:rsidR="00351FB2">
        <w:rPr>
          <w:rFonts w:hint="eastAsia"/>
        </w:rPr>
        <w:t>群</w:t>
      </w:r>
      <w:r w:rsidR="005D5016">
        <w:rPr>
          <w:rFonts w:hint="eastAsia"/>
        </w:rPr>
        <w:t>智能</w:t>
      </w:r>
      <w:r w:rsidR="00347211">
        <w:rPr>
          <w:rFonts w:hint="eastAsia"/>
        </w:rPr>
        <w:t>算法</w:t>
      </w:r>
      <w:r>
        <w:rPr>
          <w:rFonts w:hint="eastAsia"/>
        </w:rPr>
        <w:t>的</w:t>
      </w:r>
      <w:r w:rsidR="002F5AE9" w:rsidRPr="002F5AE9">
        <w:rPr>
          <w:rFonts w:hint="eastAsia"/>
        </w:rPr>
        <w:t>余泥渣土的调配</w:t>
      </w:r>
      <w:r w:rsidR="00347211" w:rsidRPr="002A2410">
        <w:rPr>
          <w:rFonts w:hint="eastAsia"/>
        </w:rPr>
        <w:t>多目标优化</w:t>
      </w:r>
      <w:r>
        <w:rPr>
          <w:rFonts w:hint="eastAsia"/>
        </w:rPr>
        <w:t>模型</w:t>
      </w:r>
    </w:p>
    <w:p w14:paraId="00ECEAB8" w14:textId="01D934DC" w:rsidR="00CF0F51" w:rsidRDefault="00351FB2" w:rsidP="00351FB2">
      <w:r>
        <w:rPr>
          <w:rFonts w:hint="eastAsia"/>
        </w:rPr>
        <w:t>余泥渣土的调配</w:t>
      </w:r>
      <w:r w:rsidR="002F5AE9" w:rsidRPr="002F5AE9">
        <w:rPr>
          <w:rFonts w:hint="eastAsia"/>
        </w:rPr>
        <w:t>规划</w:t>
      </w:r>
      <w:r>
        <w:rPr>
          <w:rFonts w:hint="eastAsia"/>
        </w:rPr>
        <w:t>问题</w:t>
      </w:r>
      <w:r w:rsidR="00D0795D" w:rsidRPr="00D0795D">
        <w:rPr>
          <w:rFonts w:hint="eastAsia"/>
        </w:rPr>
        <w:t>需要协调物料生产和受纳的时间、空间（距离）、质量（料性）、数量等多维工程条件和运输条件</w:t>
      </w:r>
      <w:r w:rsidR="00D0795D">
        <w:rPr>
          <w:rFonts w:hint="eastAsia"/>
        </w:rPr>
        <w:t>，</w:t>
      </w:r>
      <w:r w:rsidRPr="001B7671">
        <w:rPr>
          <w:rFonts w:hint="eastAsia"/>
        </w:rPr>
        <w:t>是多维空间、多维约束下的多目标优化问题，是典型的</w:t>
      </w:r>
      <w:r w:rsidR="00CB6D0C">
        <w:rPr>
          <w:rFonts w:hint="eastAsia"/>
        </w:rPr>
        <w:t>组合优化</w:t>
      </w:r>
      <w:r w:rsidRPr="001B7671">
        <w:rPr>
          <w:rFonts w:hint="eastAsia"/>
        </w:rPr>
        <w:t>问题。</w:t>
      </w:r>
      <w:r w:rsidR="00CB6D0C">
        <w:rPr>
          <w:rFonts w:hint="eastAsia"/>
        </w:rPr>
        <w:t>而</w:t>
      </w:r>
      <w:r w:rsidR="002F5AE9">
        <w:rPr>
          <w:rFonts w:hint="eastAsia"/>
        </w:rPr>
        <w:t>一般条件的</w:t>
      </w:r>
      <w:r>
        <w:rPr>
          <w:rFonts w:hint="eastAsia"/>
        </w:rPr>
        <w:t>组合优化问题是已被证明的</w:t>
      </w:r>
      <w:r>
        <w:rPr>
          <w:rFonts w:hint="eastAsia"/>
        </w:rPr>
        <w:t>NP-Hard</w:t>
      </w:r>
      <w:r>
        <w:rPr>
          <w:rFonts w:hint="eastAsia"/>
        </w:rPr>
        <w:t>问题，</w:t>
      </w:r>
      <w:r w:rsidRPr="001B7671">
        <w:rPr>
          <w:rFonts w:hint="eastAsia"/>
        </w:rPr>
        <w:t>很难</w:t>
      </w:r>
      <w:r w:rsidR="002F5AE9">
        <w:rPr>
          <w:rFonts w:hint="eastAsia"/>
        </w:rPr>
        <w:t>建立</w:t>
      </w:r>
      <w:r w:rsidRPr="001B7671">
        <w:rPr>
          <w:rFonts w:hint="eastAsia"/>
        </w:rPr>
        <w:t>精确算法</w:t>
      </w:r>
      <w:r w:rsidR="002F5AE9">
        <w:rPr>
          <w:rFonts w:hint="eastAsia"/>
        </w:rPr>
        <w:t>求解</w:t>
      </w:r>
      <w:r w:rsidR="00CF0F51">
        <w:rPr>
          <w:rFonts w:hint="eastAsia"/>
        </w:rPr>
        <w:t>。</w:t>
      </w:r>
    </w:p>
    <w:p w14:paraId="0D59B261" w14:textId="475CBC97" w:rsidR="002B094F" w:rsidRDefault="00351FB2" w:rsidP="00CB6D0C">
      <w:r w:rsidRPr="001B7671">
        <w:rPr>
          <w:rFonts w:hint="eastAsia"/>
        </w:rPr>
        <w:t>启发式算法具有优秀的解决</w:t>
      </w:r>
      <w:r w:rsidRPr="001B7671">
        <w:rPr>
          <w:rFonts w:hint="eastAsia"/>
        </w:rPr>
        <w:t>NP-Hard</w:t>
      </w:r>
      <w:r w:rsidRPr="001B7671">
        <w:rPr>
          <w:rFonts w:hint="eastAsia"/>
        </w:rPr>
        <w:t>问题的能力，</w:t>
      </w:r>
      <w:r w:rsidR="00CB6D0C">
        <w:rPr>
          <w:rFonts w:hint="eastAsia"/>
        </w:rPr>
        <w:t>其</w:t>
      </w:r>
      <w:r>
        <w:rPr>
          <w:rFonts w:hint="eastAsia"/>
        </w:rPr>
        <w:t>可在</w:t>
      </w:r>
      <w:r w:rsidRPr="001B7671">
        <w:rPr>
          <w:rFonts w:hint="eastAsia"/>
        </w:rPr>
        <w:t>运行一段可接受时间得到近似最优解，</w:t>
      </w:r>
      <w:r>
        <w:rPr>
          <w:rFonts w:hint="eastAsia"/>
        </w:rPr>
        <w:t>同时</w:t>
      </w:r>
      <w:r w:rsidRPr="001B7671">
        <w:rPr>
          <w:rFonts w:hint="eastAsia"/>
        </w:rPr>
        <w:t>启发式算法具有精确度较高、简单方便、运算速度快、反馈及时、程序简单、易于修改等优点。</w:t>
      </w:r>
      <w:r>
        <w:rPr>
          <w:rFonts w:hint="eastAsia"/>
        </w:rPr>
        <w:t>在启发式算法中，近年工程实践多采用启发式算法中的群智能算法求解。</w:t>
      </w:r>
      <w:r w:rsidR="00CB6D0C">
        <w:rPr>
          <w:rFonts w:hint="eastAsia"/>
        </w:rPr>
        <w:t>具体到本项目中，可通过</w:t>
      </w:r>
      <w:r w:rsidR="002B094F">
        <w:rPr>
          <w:rFonts w:hint="eastAsia"/>
        </w:rPr>
        <w:t>分析相关影响因素，确定</w:t>
      </w:r>
      <w:r w:rsidR="00D046DA">
        <w:rPr>
          <w:rFonts w:hint="eastAsia"/>
        </w:rPr>
        <w:t>目标函数</w:t>
      </w:r>
      <w:r w:rsidR="002B094F">
        <w:rPr>
          <w:rFonts w:hint="eastAsia"/>
        </w:rPr>
        <w:t>和</w:t>
      </w:r>
      <w:r w:rsidR="00D046DA">
        <w:rPr>
          <w:rFonts w:hint="eastAsia"/>
        </w:rPr>
        <w:t>搜索优化解算法</w:t>
      </w:r>
      <w:r w:rsidR="002B094F">
        <w:rPr>
          <w:rFonts w:hint="eastAsia"/>
        </w:rPr>
        <w:t>，通过设置</w:t>
      </w:r>
      <w:r w:rsidR="00D046DA">
        <w:rPr>
          <w:rFonts w:hint="eastAsia"/>
        </w:rPr>
        <w:t>约束条件和边界条件组合</w:t>
      </w:r>
      <w:r w:rsidR="002B094F">
        <w:rPr>
          <w:rFonts w:hint="eastAsia"/>
        </w:rPr>
        <w:t>，</w:t>
      </w:r>
      <w:r w:rsidR="00CF0F51">
        <w:rPr>
          <w:rFonts w:hint="eastAsia"/>
        </w:rPr>
        <w:t>假设</w:t>
      </w:r>
      <w:r w:rsidR="00CF0F51">
        <w:t>非劣</w:t>
      </w:r>
      <w:r w:rsidR="00CF0F51">
        <w:rPr>
          <w:rFonts w:hint="eastAsia"/>
        </w:rPr>
        <w:t>解，</w:t>
      </w:r>
      <w:r w:rsidR="002B094F">
        <w:rPr>
          <w:rFonts w:hint="eastAsia"/>
        </w:rPr>
        <w:t>选取合适的</w:t>
      </w:r>
      <w:r w:rsidR="00CF0F51">
        <w:rPr>
          <w:rFonts w:hint="eastAsia"/>
        </w:rPr>
        <w:t>群智能算法实现</w:t>
      </w:r>
      <w:r w:rsidR="00CF0F51">
        <w:t>演化迭代</w:t>
      </w:r>
      <w:r w:rsidR="002B094F">
        <w:rPr>
          <w:rFonts w:hint="eastAsia"/>
        </w:rPr>
        <w:t>，</w:t>
      </w:r>
      <w:r w:rsidR="00D046DA" w:rsidRPr="00D046DA">
        <w:rPr>
          <w:rFonts w:hint="eastAsia"/>
        </w:rPr>
        <w:t>建立城市建筑工地余泥渣土资源化调配优化模型</w:t>
      </w:r>
      <w:r w:rsidR="002B094F">
        <w:rPr>
          <w:rFonts w:hint="eastAsia"/>
        </w:rPr>
        <w:t>。</w:t>
      </w:r>
      <w:r w:rsidR="00CF0F51">
        <w:rPr>
          <w:rFonts w:hint="eastAsia"/>
        </w:rPr>
        <w:t>再以此</w:t>
      </w:r>
      <w:r w:rsidR="00CF0F51">
        <w:t>为基础，</w:t>
      </w:r>
      <w:r w:rsidR="00CF0F51">
        <w:rPr>
          <w:rFonts w:hint="eastAsia"/>
        </w:rPr>
        <w:t>实现</w:t>
      </w:r>
      <w:r w:rsidR="00CF0F51" w:rsidRPr="00CF0F51">
        <w:rPr>
          <w:rFonts w:hint="eastAsia"/>
        </w:rPr>
        <w:t>余泥渣土的调配多目标优化</w:t>
      </w:r>
      <w:r w:rsidR="00CF0F51">
        <w:rPr>
          <w:rFonts w:hint="eastAsia"/>
        </w:rPr>
        <w:t>系统</w:t>
      </w:r>
      <w:r w:rsidR="00CF0F51">
        <w:t>。</w:t>
      </w:r>
    </w:p>
    <w:p w14:paraId="451CDED9" w14:textId="6EF2A3D0" w:rsidR="002B094F" w:rsidRDefault="002B094F" w:rsidP="002B094F">
      <w:r>
        <w:rPr>
          <w:rFonts w:hint="eastAsia"/>
        </w:rPr>
        <w:t>（</w:t>
      </w:r>
      <w:r>
        <w:fldChar w:fldCharType="begin"/>
      </w:r>
      <w:r>
        <w:rPr>
          <w:rFonts w:hint="eastAsia"/>
        </w:rPr>
        <w:instrText>seq</w:instrText>
      </w:r>
      <w:r>
        <w:instrText xml:space="preserve">  </w:instrText>
      </w:r>
      <w:r>
        <w:rPr>
          <w:rFonts w:hint="eastAsia"/>
        </w:rPr>
        <w:instrText>序号</w:instrText>
      </w:r>
      <w:r>
        <w:rPr>
          <w:rFonts w:hint="eastAsia"/>
        </w:rPr>
        <w:instrText xml:space="preserve"> \</w:instrText>
      </w:r>
      <w:r>
        <w:instrText xml:space="preserve">s 1 \s 2 \s 3 \s 4 </w:instrText>
      </w:r>
      <w:r>
        <w:fldChar w:fldCharType="separate"/>
      </w:r>
      <w:r>
        <w:rPr>
          <w:noProof/>
        </w:rPr>
        <w:t>2</w:t>
      </w:r>
      <w:r>
        <w:fldChar w:fldCharType="end"/>
      </w:r>
      <w:r>
        <w:rPr>
          <w:rFonts w:hint="eastAsia"/>
        </w:rPr>
        <w:t>）</w:t>
      </w:r>
      <w:r w:rsidRPr="00391F54">
        <w:rPr>
          <w:rFonts w:hint="eastAsia"/>
        </w:rPr>
        <w:t>基于</w:t>
      </w:r>
      <w:r w:rsidRPr="00391F54">
        <w:rPr>
          <w:rFonts w:hint="eastAsia"/>
        </w:rPr>
        <w:t>WebGIS</w:t>
      </w:r>
      <w:r w:rsidRPr="00391F54">
        <w:rPr>
          <w:rFonts w:hint="eastAsia"/>
        </w:rPr>
        <w:t>技术的</w:t>
      </w:r>
      <w:r w:rsidR="008B3AF1">
        <w:rPr>
          <w:rFonts w:hint="eastAsia"/>
        </w:rPr>
        <w:t>余泥渣土</w:t>
      </w:r>
      <w:r w:rsidRPr="00391F54">
        <w:rPr>
          <w:rFonts w:hint="eastAsia"/>
        </w:rPr>
        <w:t>运输</w:t>
      </w:r>
      <w:r w:rsidR="00CB6D0C">
        <w:rPr>
          <w:rFonts w:hint="eastAsia"/>
        </w:rPr>
        <w:t>的路线规划</w:t>
      </w:r>
    </w:p>
    <w:p w14:paraId="6EEDCF06" w14:textId="5CB5FBE9" w:rsidR="00CB6D0C" w:rsidRDefault="00D0795D" w:rsidP="00E4389A">
      <w:r w:rsidRPr="00D0795D">
        <w:rPr>
          <w:rFonts w:hint="eastAsia"/>
        </w:rPr>
        <w:t>很多城市管理方对渣土车都提出了市区交通管制要求。同时，水路运输也会受码头设施、吞吐量、水位等条件限制。因此，</w:t>
      </w:r>
      <w:r>
        <w:rPr>
          <w:rFonts w:hint="eastAsia"/>
        </w:rPr>
        <w:t>在进行</w:t>
      </w:r>
      <w:r w:rsidRPr="00D0795D">
        <w:rPr>
          <w:rFonts w:hint="eastAsia"/>
        </w:rPr>
        <w:t>运渣路线</w:t>
      </w:r>
      <w:r>
        <w:rPr>
          <w:rFonts w:hint="eastAsia"/>
        </w:rPr>
        <w:t>规划时</w:t>
      </w:r>
      <w:r w:rsidRPr="00D0795D">
        <w:rPr>
          <w:rFonts w:hint="eastAsia"/>
        </w:rPr>
        <w:t>需要考虑城市功能</w:t>
      </w:r>
      <w:r w:rsidR="00CF0F51">
        <w:rPr>
          <w:rFonts w:hint="eastAsia"/>
        </w:rPr>
        <w:t>分</w:t>
      </w:r>
      <w:r w:rsidRPr="00D0795D">
        <w:rPr>
          <w:rFonts w:hint="eastAsia"/>
        </w:rPr>
        <w:t>区、人口分布、道路条件等因素，以期减少扰民、避开居民区和商业区</w:t>
      </w:r>
      <w:r w:rsidR="00CF0F51">
        <w:rPr>
          <w:rFonts w:hint="eastAsia"/>
        </w:rPr>
        <w:t>、</w:t>
      </w:r>
      <w:r w:rsidR="00CF0F51">
        <w:t>降低施工</w:t>
      </w:r>
      <w:r w:rsidR="00CF0F51">
        <w:rPr>
          <w:rFonts w:hint="eastAsia"/>
        </w:rPr>
        <w:t>影响</w:t>
      </w:r>
      <w:r w:rsidRPr="00D0795D">
        <w:rPr>
          <w:rFonts w:hint="eastAsia"/>
        </w:rPr>
        <w:t>，</w:t>
      </w:r>
      <w:r w:rsidR="00CF0F51" w:rsidRPr="00CF0F51">
        <w:rPr>
          <w:rFonts w:hint="eastAsia"/>
        </w:rPr>
        <w:t>综合确定运渣线路，</w:t>
      </w:r>
      <w:r w:rsidRPr="00D0795D">
        <w:rPr>
          <w:rFonts w:hint="eastAsia"/>
        </w:rPr>
        <w:t>仅靠人工经验难以实现运渣路线的智能规划</w:t>
      </w:r>
      <w:r w:rsidR="00CF0F51">
        <w:rPr>
          <w:rFonts w:hint="eastAsia"/>
        </w:rPr>
        <w:t>和</w:t>
      </w:r>
      <w:r w:rsidR="00CF0F51">
        <w:t>优化</w:t>
      </w:r>
      <w:r w:rsidRPr="00D0795D">
        <w:rPr>
          <w:rFonts w:hint="eastAsia"/>
        </w:rPr>
        <w:t>。</w:t>
      </w:r>
    </w:p>
    <w:p w14:paraId="7F9E10BB" w14:textId="7B04AF7A" w:rsidR="002B094F" w:rsidRDefault="00D0795D" w:rsidP="00E4389A">
      <w:r>
        <w:rPr>
          <w:rFonts w:hint="eastAsia"/>
        </w:rPr>
        <w:t>为此考虑引入</w:t>
      </w:r>
      <w:r w:rsidR="002B094F">
        <w:rPr>
          <w:rFonts w:hint="eastAsia"/>
        </w:rPr>
        <w:t>WebGIS</w:t>
      </w:r>
      <w:r w:rsidR="002B094F">
        <w:rPr>
          <w:rFonts w:hint="eastAsia"/>
        </w:rPr>
        <w:t>技术，通过嵌入百度地图或者高德地图等主流</w:t>
      </w:r>
      <w:r w:rsidR="002B094F">
        <w:rPr>
          <w:rFonts w:hint="eastAsia"/>
        </w:rPr>
        <w:t>GIS</w:t>
      </w:r>
      <w:r w:rsidR="002B094F">
        <w:rPr>
          <w:rFonts w:hint="eastAsia"/>
        </w:rPr>
        <w:t>平台</w:t>
      </w:r>
      <w:r w:rsidR="00CF0F51">
        <w:rPr>
          <w:rFonts w:hint="eastAsia"/>
        </w:rPr>
        <w:t>获取</w:t>
      </w:r>
      <w:r w:rsidR="00CF0F51">
        <w:t>道路信息</w:t>
      </w:r>
      <w:r w:rsidR="00CF0F51">
        <w:rPr>
          <w:rFonts w:hint="eastAsia"/>
        </w:rPr>
        <w:t>，并</w:t>
      </w:r>
      <w:r w:rsidR="00CF0F51">
        <w:t>施加</w:t>
      </w:r>
      <w:r>
        <w:rPr>
          <w:rFonts w:hint="eastAsia"/>
        </w:rPr>
        <w:t>路线限制</w:t>
      </w:r>
      <w:r w:rsidR="00CF0F51">
        <w:rPr>
          <w:rFonts w:hint="eastAsia"/>
        </w:rPr>
        <w:t>等</w:t>
      </w:r>
      <w:r>
        <w:rPr>
          <w:rFonts w:hint="eastAsia"/>
        </w:rPr>
        <w:t>相关信息</w:t>
      </w:r>
      <w:r w:rsidR="00E4389A">
        <w:rPr>
          <w:rFonts w:hint="eastAsia"/>
        </w:rPr>
        <w:t>，</w:t>
      </w:r>
      <w:r w:rsidR="00CF0F51">
        <w:rPr>
          <w:rFonts w:hint="eastAsia"/>
        </w:rPr>
        <w:t>代入</w:t>
      </w:r>
      <w:r w:rsidR="00CF0F51">
        <w:t>路径优化模型</w:t>
      </w:r>
      <w:r w:rsidR="00E4389A">
        <w:t>，</w:t>
      </w:r>
      <w:r>
        <w:rPr>
          <w:rFonts w:hint="eastAsia"/>
        </w:rPr>
        <w:t>综合</w:t>
      </w:r>
      <w:r w:rsidR="00CF0F51">
        <w:rPr>
          <w:rFonts w:hint="eastAsia"/>
        </w:rPr>
        <w:t>优化</w:t>
      </w:r>
      <w:r>
        <w:rPr>
          <w:rFonts w:hint="eastAsia"/>
        </w:rPr>
        <w:t>运渣路线</w:t>
      </w:r>
      <w:r w:rsidR="00CF0F51">
        <w:rPr>
          <w:rFonts w:hint="eastAsia"/>
        </w:rPr>
        <w:t>。</w:t>
      </w:r>
    </w:p>
    <w:p w14:paraId="6BDF3447" w14:textId="7DCCC32B" w:rsidR="00D0795D" w:rsidRDefault="00D0795D" w:rsidP="00D0795D">
      <w:r>
        <w:rPr>
          <w:rFonts w:hint="eastAsia"/>
        </w:rPr>
        <w:lastRenderedPageBreak/>
        <w:t>（</w:t>
      </w:r>
      <w:r>
        <w:fldChar w:fldCharType="begin"/>
      </w:r>
      <w:r>
        <w:rPr>
          <w:rFonts w:hint="eastAsia"/>
        </w:rPr>
        <w:instrText>seq</w:instrText>
      </w:r>
      <w:r>
        <w:instrText xml:space="preserve">  </w:instrText>
      </w:r>
      <w:r>
        <w:rPr>
          <w:rFonts w:hint="eastAsia"/>
        </w:rPr>
        <w:instrText>序号</w:instrText>
      </w:r>
      <w:r>
        <w:rPr>
          <w:rFonts w:hint="eastAsia"/>
        </w:rPr>
        <w:instrText xml:space="preserve"> \</w:instrText>
      </w:r>
      <w:r>
        <w:instrText xml:space="preserve">s 1 \s 2 \s 3 \s 4 </w:instrText>
      </w:r>
      <w:r>
        <w:fldChar w:fldCharType="separate"/>
      </w:r>
      <w:r w:rsidR="007C345F">
        <w:rPr>
          <w:noProof/>
        </w:rPr>
        <w:t>3</w:t>
      </w:r>
      <w:r>
        <w:fldChar w:fldCharType="end"/>
      </w:r>
      <w:r>
        <w:rPr>
          <w:rFonts w:hint="eastAsia"/>
        </w:rPr>
        <w:t>）</w:t>
      </w:r>
      <w:r w:rsidR="007C345F">
        <w:rPr>
          <w:rFonts w:hint="eastAsia"/>
        </w:rPr>
        <w:t>元素化报表引擎</w:t>
      </w:r>
    </w:p>
    <w:p w14:paraId="78ACD2E3" w14:textId="361C4A64" w:rsidR="009B40C9" w:rsidRDefault="00540FC4" w:rsidP="00E4389A">
      <w:r>
        <w:rPr>
          <w:rFonts w:hint="eastAsia"/>
        </w:rPr>
        <w:t>余泥渣土的</w:t>
      </w:r>
      <w:r w:rsidR="006E4A5D">
        <w:rPr>
          <w:rFonts w:hint="eastAsia"/>
        </w:rPr>
        <w:t>调运</w:t>
      </w:r>
      <w:r>
        <w:rPr>
          <w:rFonts w:hint="eastAsia"/>
        </w:rPr>
        <w:t>任务需要报表</w:t>
      </w:r>
      <w:r w:rsidR="006E4A5D">
        <w:rPr>
          <w:rFonts w:hint="eastAsia"/>
        </w:rPr>
        <w:t>系统管理</w:t>
      </w:r>
      <w:r>
        <w:rPr>
          <w:rFonts w:hint="eastAsia"/>
        </w:rPr>
        <w:t>物料的</w:t>
      </w:r>
      <w:r w:rsidR="005438BE">
        <w:rPr>
          <w:rFonts w:hint="eastAsia"/>
        </w:rPr>
        <w:t>来源</w:t>
      </w:r>
      <w:r w:rsidR="005438BE">
        <w:t>项目、</w:t>
      </w:r>
      <w:r>
        <w:rPr>
          <w:rFonts w:hint="eastAsia"/>
        </w:rPr>
        <w:t>种类</w:t>
      </w:r>
      <w:r w:rsidR="005438BE">
        <w:rPr>
          <w:rFonts w:hint="eastAsia"/>
        </w:rPr>
        <w:t>、</w:t>
      </w:r>
      <w:r w:rsidR="006E4A5D">
        <w:rPr>
          <w:rFonts w:hint="eastAsia"/>
        </w:rPr>
        <w:t>数量</w:t>
      </w:r>
      <w:r w:rsidR="005438BE">
        <w:rPr>
          <w:rFonts w:hint="eastAsia"/>
        </w:rPr>
        <w:t>、去往项目</w:t>
      </w:r>
      <w:r w:rsidR="005438BE">
        <w:t>、路径、执行人</w:t>
      </w:r>
      <w:r>
        <w:rPr>
          <w:rFonts w:hint="eastAsia"/>
        </w:rPr>
        <w:t>等</w:t>
      </w:r>
      <w:r w:rsidR="005438BE">
        <w:rPr>
          <w:rFonts w:hint="eastAsia"/>
        </w:rPr>
        <w:t>基本</w:t>
      </w:r>
      <w:r>
        <w:rPr>
          <w:rFonts w:hint="eastAsia"/>
        </w:rPr>
        <w:t>信息</w:t>
      </w:r>
      <w:r w:rsidR="005438BE">
        <w:rPr>
          <w:rFonts w:hint="eastAsia"/>
        </w:rPr>
        <w:t>。各项目</w:t>
      </w:r>
      <w:r w:rsidR="007C345F">
        <w:rPr>
          <w:rFonts w:hint="eastAsia"/>
        </w:rPr>
        <w:t>、地区</w:t>
      </w:r>
      <w:r w:rsidR="005438BE">
        <w:rPr>
          <w:rFonts w:hint="eastAsia"/>
        </w:rPr>
        <w:t>的</w:t>
      </w:r>
      <w:r w:rsidR="005438BE">
        <w:t>管理报表可以认为是这些基本信息</w:t>
      </w:r>
      <w:r w:rsidR="005438BE">
        <w:rPr>
          <w:rFonts w:hint="eastAsia"/>
        </w:rPr>
        <w:t>组成</w:t>
      </w:r>
      <w:r w:rsidR="005438BE">
        <w:t>的表单，只是</w:t>
      </w:r>
      <w:r w:rsidR="005438BE">
        <w:rPr>
          <w:rFonts w:hint="eastAsia"/>
        </w:rPr>
        <w:t>形式</w:t>
      </w:r>
      <w:r w:rsidR="005438BE">
        <w:t>和布局</w:t>
      </w:r>
      <w:r w:rsidR="005438BE">
        <w:rPr>
          <w:rFonts w:hint="eastAsia"/>
        </w:rPr>
        <w:t>不同</w:t>
      </w:r>
      <w:r w:rsidR="009B40C9">
        <w:rPr>
          <w:rFonts w:hint="eastAsia"/>
        </w:rPr>
        <w:t>，但其实表单项、工程数据信息是</w:t>
      </w:r>
      <w:r w:rsidR="005438BE">
        <w:rPr>
          <w:rFonts w:hint="eastAsia"/>
        </w:rPr>
        <w:t>基本</w:t>
      </w:r>
      <w:r w:rsidR="009B40C9">
        <w:rPr>
          <w:rFonts w:hint="eastAsia"/>
        </w:rPr>
        <w:t>一致的。</w:t>
      </w:r>
    </w:p>
    <w:p w14:paraId="6D4785A6" w14:textId="6BFFA00B" w:rsidR="00D0795D" w:rsidRPr="00D0795D" w:rsidRDefault="005438BE" w:rsidP="00E4389A">
      <w:r>
        <w:rPr>
          <w:rFonts w:hint="eastAsia"/>
        </w:rPr>
        <w:t>一方面</w:t>
      </w:r>
      <w:r>
        <w:t>建立</w:t>
      </w:r>
      <w:r w:rsidR="008D5E8C">
        <w:rPr>
          <w:rFonts w:hint="eastAsia"/>
        </w:rPr>
        <w:t>报表</w:t>
      </w:r>
      <w:r>
        <w:rPr>
          <w:rFonts w:hint="eastAsia"/>
        </w:rPr>
        <w:t>，</w:t>
      </w:r>
      <w:r>
        <w:t>一方面建立</w:t>
      </w:r>
      <w:r>
        <w:rPr>
          <w:rFonts w:hint="eastAsia"/>
        </w:rPr>
        <w:t>报表元素集，进而</w:t>
      </w:r>
      <w:r w:rsidR="008D5E8C">
        <w:rPr>
          <w:rFonts w:hint="eastAsia"/>
        </w:rPr>
        <w:t>建立通用的</w:t>
      </w:r>
      <w:r>
        <w:rPr>
          <w:rFonts w:hint="eastAsia"/>
        </w:rPr>
        <w:t>模板</w:t>
      </w:r>
      <w:r>
        <w:rPr>
          <w:rFonts w:hint="eastAsia"/>
        </w:rPr>
        <w:t>+</w:t>
      </w:r>
      <w:r>
        <w:rPr>
          <w:rFonts w:hint="eastAsia"/>
        </w:rPr>
        <w:t>报表元素的填表</w:t>
      </w:r>
      <w:r w:rsidR="008D5E8C">
        <w:rPr>
          <w:rFonts w:hint="eastAsia"/>
        </w:rPr>
        <w:t>逻辑</w:t>
      </w:r>
      <w:r w:rsidR="0095468C">
        <w:rPr>
          <w:rFonts w:hint="eastAsia"/>
        </w:rPr>
        <w:t>模板</w:t>
      </w:r>
      <w:r w:rsidR="008D5E8C">
        <w:rPr>
          <w:rFonts w:hint="eastAsia"/>
        </w:rPr>
        <w:t>，</w:t>
      </w:r>
      <w:r>
        <w:rPr>
          <w:rFonts w:hint="eastAsia"/>
        </w:rPr>
        <w:t>并</w:t>
      </w:r>
      <w:r>
        <w:t>使用云端系统实现</w:t>
      </w:r>
      <w:r>
        <w:rPr>
          <w:rFonts w:hint="eastAsia"/>
        </w:rPr>
        <w:t>。</w:t>
      </w:r>
      <w:r w:rsidR="008D5E8C">
        <w:rPr>
          <w:rFonts w:hint="eastAsia"/>
        </w:rPr>
        <w:t>用户</w:t>
      </w:r>
      <w:r w:rsidR="0095468C">
        <w:rPr>
          <w:rFonts w:hint="eastAsia"/>
        </w:rPr>
        <w:t>可</w:t>
      </w:r>
      <w:r w:rsidR="00CD4476">
        <w:rPr>
          <w:rFonts w:hint="eastAsia"/>
        </w:rPr>
        <w:t>事先</w:t>
      </w:r>
      <w:r w:rsidR="0095468C">
        <w:rPr>
          <w:rFonts w:hint="eastAsia"/>
        </w:rPr>
        <w:t>定制</w:t>
      </w:r>
      <w:r w:rsidR="00CD4476" w:rsidRPr="00CD4476">
        <w:rPr>
          <w:rFonts w:hint="eastAsia"/>
        </w:rPr>
        <w:t>用户流程</w:t>
      </w:r>
      <w:r w:rsidR="00CD4476">
        <w:rPr>
          <w:rFonts w:hint="eastAsia"/>
        </w:rPr>
        <w:t>、</w:t>
      </w:r>
      <w:r w:rsidR="00CD4476">
        <w:t>表单格式和填表内容</w:t>
      </w:r>
      <w:r w:rsidR="008D5E8C">
        <w:rPr>
          <w:rFonts w:hint="eastAsia"/>
        </w:rPr>
        <w:t>，</w:t>
      </w:r>
      <w:r w:rsidR="00CD4476">
        <w:rPr>
          <w:rFonts w:hint="eastAsia"/>
        </w:rPr>
        <w:t>使用</w:t>
      </w:r>
      <w:r w:rsidR="00CD4476">
        <w:t>中</w:t>
      </w:r>
      <w:r w:rsidR="0095468C">
        <w:rPr>
          <w:rFonts w:hint="eastAsia"/>
        </w:rPr>
        <w:t>只要</w:t>
      </w:r>
      <w:r w:rsidR="0095468C">
        <w:t>选择有限的关键信息</w:t>
      </w:r>
      <w:r w:rsidR="0095468C">
        <w:rPr>
          <w:rFonts w:hint="eastAsia"/>
        </w:rPr>
        <w:t>即可生成报表</w:t>
      </w:r>
      <w:r w:rsidR="008D5E8C">
        <w:rPr>
          <w:rFonts w:hint="eastAsia"/>
        </w:rPr>
        <w:t>。</w:t>
      </w:r>
    </w:p>
    <w:p w14:paraId="6A94F773" w14:textId="723C7B30" w:rsidR="00C361E8" w:rsidRDefault="00FA0BC4" w:rsidP="00FA0BC4">
      <w:pPr>
        <w:pStyle w:val="1"/>
      </w:pPr>
      <w:bookmarkStart w:id="3246" w:name="_Toc89339207"/>
      <w:bookmarkStart w:id="3247" w:name="_Toc89377582"/>
      <w:bookmarkStart w:id="3248" w:name="_Toc89339208"/>
      <w:bookmarkStart w:id="3249" w:name="_Toc89377583"/>
      <w:bookmarkStart w:id="3250" w:name="_Toc89339209"/>
      <w:bookmarkStart w:id="3251" w:name="_Toc89377584"/>
      <w:bookmarkStart w:id="3252" w:name="_Toc89339210"/>
      <w:bookmarkStart w:id="3253" w:name="_Toc89377585"/>
      <w:bookmarkStart w:id="3254" w:name="_Toc89339211"/>
      <w:bookmarkStart w:id="3255" w:name="_Toc89377586"/>
      <w:bookmarkStart w:id="3256" w:name="_Toc89339212"/>
      <w:bookmarkStart w:id="3257" w:name="_Toc89377587"/>
      <w:bookmarkStart w:id="3258" w:name="_Toc89339213"/>
      <w:bookmarkStart w:id="3259" w:name="_Toc89377588"/>
      <w:bookmarkStart w:id="3260" w:name="_Toc89377589"/>
      <w:bookmarkEnd w:id="3246"/>
      <w:bookmarkEnd w:id="3247"/>
      <w:bookmarkEnd w:id="3248"/>
      <w:bookmarkEnd w:id="3249"/>
      <w:bookmarkEnd w:id="3250"/>
      <w:bookmarkEnd w:id="3251"/>
      <w:bookmarkEnd w:id="3252"/>
      <w:bookmarkEnd w:id="3253"/>
      <w:bookmarkEnd w:id="3254"/>
      <w:bookmarkEnd w:id="3255"/>
      <w:bookmarkEnd w:id="3256"/>
      <w:bookmarkEnd w:id="3257"/>
      <w:bookmarkEnd w:id="3258"/>
      <w:bookmarkEnd w:id="3259"/>
      <w:r>
        <w:rPr>
          <w:rFonts w:hint="eastAsia"/>
        </w:rPr>
        <w:t>研究的基本思想和技术路线</w:t>
      </w:r>
      <w:bookmarkEnd w:id="3260"/>
    </w:p>
    <w:p w14:paraId="154EC645" w14:textId="3496F45A" w:rsidR="00FA0BC4" w:rsidRDefault="00FA0BC4" w:rsidP="00FA0BC4">
      <w:pPr>
        <w:pStyle w:val="2"/>
      </w:pPr>
      <w:bookmarkStart w:id="3261" w:name="_Toc89377590"/>
      <w:r>
        <w:rPr>
          <w:rFonts w:hint="eastAsia"/>
        </w:rPr>
        <w:t>研究的基本思路</w:t>
      </w:r>
      <w:bookmarkEnd w:id="3261"/>
    </w:p>
    <w:p w14:paraId="4CB2EB61" w14:textId="464E9E0C" w:rsidR="00F57460" w:rsidRDefault="00BC4B02" w:rsidP="00F57460">
      <w:r w:rsidRPr="00FA0BC4">
        <w:rPr>
          <w:rFonts w:hint="eastAsia"/>
        </w:rPr>
        <w:t>城市工程建设余泥渣土智能规划</w:t>
      </w:r>
      <w:r>
        <w:rPr>
          <w:rFonts w:hint="eastAsia"/>
        </w:rPr>
        <w:t>需要回答的问题是：</w:t>
      </w:r>
      <w:r w:rsidRPr="00D739AB">
        <w:rPr>
          <w:rFonts w:hint="eastAsia"/>
        </w:rPr>
        <w:t>在智能调配运营系统管理范围内，多个物料产地，多个</w:t>
      </w:r>
      <w:r>
        <w:rPr>
          <w:rFonts w:hint="eastAsia"/>
        </w:rPr>
        <w:t>物料</w:t>
      </w:r>
      <w:r w:rsidRPr="00D739AB">
        <w:rPr>
          <w:rFonts w:hint="eastAsia"/>
        </w:rPr>
        <w:t>加工</w:t>
      </w:r>
      <w:r>
        <w:rPr>
          <w:rFonts w:hint="eastAsia"/>
        </w:rPr>
        <w:t>场（</w:t>
      </w:r>
      <w:r>
        <w:t>站</w:t>
      </w:r>
      <w:r>
        <w:rPr>
          <w:rFonts w:hint="eastAsia"/>
        </w:rPr>
        <w:t>）</w:t>
      </w:r>
      <w:r w:rsidRPr="00D739AB">
        <w:rPr>
          <w:rFonts w:hint="eastAsia"/>
        </w:rPr>
        <w:t>，多个物料接受</w:t>
      </w:r>
      <w:r>
        <w:rPr>
          <w:rFonts w:hint="eastAsia"/>
        </w:rPr>
        <w:t>场</w:t>
      </w:r>
      <w:r w:rsidRPr="00D739AB">
        <w:rPr>
          <w:rFonts w:hint="eastAsia"/>
        </w:rPr>
        <w:t>，</w:t>
      </w:r>
      <w:r>
        <w:rPr>
          <w:rFonts w:hint="eastAsia"/>
        </w:rPr>
        <w:t>在考虑到</w:t>
      </w:r>
      <w:r w:rsidR="006710D3">
        <w:rPr>
          <w:rFonts w:hint="eastAsia"/>
        </w:rPr>
        <w:t>接纳</w:t>
      </w:r>
      <w:r>
        <w:rPr>
          <w:rFonts w:hint="eastAsia"/>
        </w:rPr>
        <w:t>时间和空间等</w:t>
      </w:r>
      <w:r w:rsidR="006710D3">
        <w:rPr>
          <w:rFonts w:hint="eastAsia"/>
        </w:rPr>
        <w:t>限制因素</w:t>
      </w:r>
      <w:r>
        <w:rPr>
          <w:rFonts w:hint="eastAsia"/>
        </w:rPr>
        <w:t>的条件下</w:t>
      </w:r>
      <w:r w:rsidR="006710D3">
        <w:rPr>
          <w:rFonts w:hint="eastAsia"/>
        </w:rPr>
        <w:t>，</w:t>
      </w:r>
      <w:r w:rsidRPr="00D739AB">
        <w:rPr>
          <w:rFonts w:hint="eastAsia"/>
        </w:rPr>
        <w:t>生成</w:t>
      </w:r>
      <w:r>
        <w:rPr>
          <w:rFonts w:hint="eastAsia"/>
        </w:rPr>
        <w:t>规划</w:t>
      </w:r>
      <w:r w:rsidRPr="00D739AB">
        <w:rPr>
          <w:rFonts w:hint="eastAsia"/>
        </w:rPr>
        <w:t>方案来</w:t>
      </w:r>
      <w:r>
        <w:rPr>
          <w:rFonts w:hint="eastAsia"/>
        </w:rPr>
        <w:t>优化</w:t>
      </w:r>
      <w:r w:rsidRPr="00D739AB">
        <w:rPr>
          <w:rFonts w:hint="eastAsia"/>
        </w:rPr>
        <w:t>物料的</w:t>
      </w:r>
      <w:r>
        <w:rPr>
          <w:rFonts w:hint="eastAsia"/>
        </w:rPr>
        <w:t>加工</w:t>
      </w:r>
      <w:r>
        <w:t>和</w:t>
      </w:r>
      <w:r>
        <w:rPr>
          <w:rFonts w:hint="eastAsia"/>
        </w:rPr>
        <w:t>去向。</w:t>
      </w:r>
      <w:r w:rsidR="00F57460">
        <w:rPr>
          <w:rFonts w:hint="eastAsia"/>
        </w:rPr>
        <w:t>核心算法的目标函数为</w:t>
      </w:r>
      <w:r w:rsidR="00F57460" w:rsidRPr="00F57460">
        <w:rPr>
          <w:rFonts w:hint="eastAsia"/>
        </w:rPr>
        <w:t>智能系统系统可控制的建筑工地</w:t>
      </w:r>
      <w:r w:rsidR="006710D3">
        <w:rPr>
          <w:rFonts w:hint="eastAsia"/>
        </w:rPr>
        <w:t>、</w:t>
      </w:r>
      <w:r w:rsidR="00F57460" w:rsidRPr="00F57460">
        <w:rPr>
          <w:rFonts w:hint="eastAsia"/>
        </w:rPr>
        <w:t>填筑场</w:t>
      </w:r>
      <w:r w:rsidR="006710D3">
        <w:rPr>
          <w:rFonts w:hint="eastAsia"/>
        </w:rPr>
        <w:t>和</w:t>
      </w:r>
      <w:r w:rsidR="00F57460" w:rsidRPr="00F57460">
        <w:rPr>
          <w:rFonts w:hint="eastAsia"/>
        </w:rPr>
        <w:t>物料加工场站</w:t>
      </w:r>
      <w:r w:rsidR="006710D3">
        <w:rPr>
          <w:rFonts w:hint="eastAsia"/>
        </w:rPr>
        <w:t>的</w:t>
      </w:r>
      <w:r w:rsidR="00F57460" w:rsidRPr="00F57460">
        <w:rPr>
          <w:rFonts w:hint="eastAsia"/>
        </w:rPr>
        <w:t>综合效益</w:t>
      </w:r>
      <w:r w:rsidR="006710D3">
        <w:rPr>
          <w:rFonts w:hint="eastAsia"/>
        </w:rPr>
        <w:t>最大化。需要</w:t>
      </w:r>
      <w:r w:rsidR="00F57460" w:rsidRPr="00F57460">
        <w:rPr>
          <w:rFonts w:hint="eastAsia"/>
        </w:rPr>
        <w:t>根据目标函数，建立余泥渣土资源化调配优化模型，利用群智能算法</w:t>
      </w:r>
      <w:r w:rsidR="006710D3">
        <w:rPr>
          <w:rFonts w:hint="eastAsia"/>
        </w:rPr>
        <w:t>求取</w:t>
      </w:r>
      <w:r w:rsidR="00F57460" w:rsidRPr="00F57460">
        <w:rPr>
          <w:rFonts w:hint="eastAsia"/>
        </w:rPr>
        <w:t>优化解</w:t>
      </w:r>
      <w:r w:rsidR="00F57460">
        <w:rPr>
          <w:rFonts w:hint="eastAsia"/>
        </w:rPr>
        <w:t>，</w:t>
      </w:r>
      <w:r w:rsidR="00F57460" w:rsidRPr="00F57460">
        <w:rPr>
          <w:rFonts w:hint="eastAsia"/>
        </w:rPr>
        <w:t>建立在特定的城市环境下余泥渣土</w:t>
      </w:r>
      <w:r w:rsidR="00F17606">
        <w:rPr>
          <w:rFonts w:hint="eastAsia"/>
        </w:rPr>
        <w:t>的</w:t>
      </w:r>
      <w:r w:rsidR="00F57460" w:rsidRPr="00F57460">
        <w:rPr>
          <w:rFonts w:hint="eastAsia"/>
        </w:rPr>
        <w:t>处置基本方案。</w:t>
      </w:r>
    </w:p>
    <w:p w14:paraId="32D7DA65" w14:textId="2EAC162B" w:rsidR="0051595A" w:rsidRDefault="00BC4B02" w:rsidP="0051595A">
      <w:r>
        <w:rPr>
          <w:rFonts w:hint="eastAsia"/>
        </w:rPr>
        <w:t>除了</w:t>
      </w:r>
      <w:r w:rsidR="006710D3">
        <w:rPr>
          <w:rFonts w:hint="eastAsia"/>
        </w:rPr>
        <w:t>上述</w:t>
      </w:r>
      <w:r>
        <w:rPr>
          <w:rFonts w:hint="eastAsia"/>
        </w:rPr>
        <w:t>智能规划核心算法，还需要以下的系统来协同工作：</w:t>
      </w:r>
      <w:r w:rsidRPr="00BC4B02">
        <w:rPr>
          <w:rFonts w:hint="eastAsia"/>
        </w:rPr>
        <w:t>余泥渣土和填筑需求云端管理系统；运输路线规划和</w:t>
      </w:r>
      <w:r w:rsidRPr="00BC4B02">
        <w:rPr>
          <w:rFonts w:hint="eastAsia"/>
        </w:rPr>
        <w:t>GPS</w:t>
      </w:r>
      <w:r w:rsidRPr="00BC4B02">
        <w:rPr>
          <w:rFonts w:hint="eastAsia"/>
        </w:rPr>
        <w:t>跟踪系统；云报表系统。余泥渣土和填筑需求云端管理系统主要包括</w:t>
      </w:r>
      <w:r w:rsidR="006710D3">
        <w:rPr>
          <w:rFonts w:hint="eastAsia"/>
        </w:rPr>
        <w:t>：项目生产</w:t>
      </w:r>
      <w:r w:rsidRPr="00BC4B02">
        <w:rPr>
          <w:rFonts w:hint="eastAsia"/>
        </w:rPr>
        <w:t>信息、物料加工场站信息和</w:t>
      </w:r>
      <w:r w:rsidR="006710D3">
        <w:rPr>
          <w:rFonts w:hint="eastAsia"/>
        </w:rPr>
        <w:t>城市</w:t>
      </w:r>
      <w:r w:rsidR="006710D3">
        <w:t>交通等</w:t>
      </w:r>
      <w:r w:rsidRPr="00BC4B02">
        <w:rPr>
          <w:rFonts w:hint="eastAsia"/>
        </w:rPr>
        <w:t>公共信息</w:t>
      </w:r>
      <w:r>
        <w:rPr>
          <w:rFonts w:hint="eastAsia"/>
        </w:rPr>
        <w:t>三</w:t>
      </w:r>
      <w:r w:rsidRPr="00BC4B02">
        <w:rPr>
          <w:rFonts w:hint="eastAsia"/>
        </w:rPr>
        <w:t>个部分</w:t>
      </w:r>
      <w:r>
        <w:rPr>
          <w:rFonts w:hint="eastAsia"/>
        </w:rPr>
        <w:t>，</w:t>
      </w:r>
      <w:r w:rsidR="006710D3">
        <w:rPr>
          <w:rFonts w:hint="eastAsia"/>
        </w:rPr>
        <w:t>这</w:t>
      </w:r>
      <w:r>
        <w:rPr>
          <w:rFonts w:hint="eastAsia"/>
        </w:rPr>
        <w:t>三个部分互补以形成</w:t>
      </w:r>
      <w:r w:rsidR="00FF659F" w:rsidRPr="00161D13">
        <w:rPr>
          <w:rFonts w:hint="eastAsia"/>
        </w:rPr>
        <w:t>跨区域级联动</w:t>
      </w:r>
      <w:r w:rsidR="00FF659F">
        <w:rPr>
          <w:rFonts w:hint="eastAsia"/>
        </w:rPr>
        <w:t>的</w:t>
      </w:r>
      <w:r w:rsidR="00FF659F" w:rsidRPr="00161D13">
        <w:rPr>
          <w:rFonts w:hint="eastAsia"/>
        </w:rPr>
        <w:t>余泥渣土</w:t>
      </w:r>
      <w:r w:rsidR="00FF659F">
        <w:rPr>
          <w:rFonts w:hint="eastAsia"/>
        </w:rPr>
        <w:t>需求管理系统。</w:t>
      </w:r>
      <w:r w:rsidR="00DE5F24" w:rsidRPr="00BC4B02">
        <w:rPr>
          <w:rFonts w:hint="eastAsia"/>
        </w:rPr>
        <w:t>运输路线规划和</w:t>
      </w:r>
      <w:r w:rsidR="00DE5F24" w:rsidRPr="00BC4B02">
        <w:rPr>
          <w:rFonts w:hint="eastAsia"/>
        </w:rPr>
        <w:t>GPS</w:t>
      </w:r>
      <w:r w:rsidR="00DE5F24" w:rsidRPr="00BC4B02">
        <w:rPr>
          <w:rFonts w:hint="eastAsia"/>
        </w:rPr>
        <w:t>跟踪系统</w:t>
      </w:r>
      <w:r w:rsidR="00DE5F24">
        <w:rPr>
          <w:rFonts w:hint="eastAsia"/>
        </w:rPr>
        <w:t>基于</w:t>
      </w:r>
      <w:r w:rsidR="00F20E97">
        <w:rPr>
          <w:rFonts w:hint="eastAsia"/>
        </w:rPr>
        <w:t>WebGIS</w:t>
      </w:r>
      <w:r w:rsidR="00F20E97">
        <w:rPr>
          <w:rFonts w:hint="eastAsia"/>
        </w:rPr>
        <w:t>技术可给出运输路径规划；在</w:t>
      </w:r>
      <w:r w:rsidR="006710D3">
        <w:rPr>
          <w:rFonts w:hint="eastAsia"/>
        </w:rPr>
        <w:t>执行</w:t>
      </w:r>
      <w:r w:rsidR="00F20E97">
        <w:rPr>
          <w:rFonts w:hint="eastAsia"/>
        </w:rPr>
        <w:t>阶段，可通过</w:t>
      </w:r>
      <w:r w:rsidR="006710D3">
        <w:t>GNSS</w:t>
      </w:r>
      <w:r w:rsidR="00F20E97">
        <w:t>追踪运输车辆的执行情况，</w:t>
      </w:r>
      <w:r w:rsidR="00F20E97">
        <w:rPr>
          <w:rFonts w:hint="eastAsia"/>
        </w:rPr>
        <w:t>监测</w:t>
      </w:r>
      <w:r w:rsidR="00F20E97">
        <w:t>运输车辆是否按照</w:t>
      </w:r>
      <w:r w:rsidR="00F20E97">
        <w:rPr>
          <w:rFonts w:hint="eastAsia"/>
        </w:rPr>
        <w:t>预设</w:t>
      </w:r>
      <w:r w:rsidR="00F20E97">
        <w:t>路径完成运输任务</w:t>
      </w:r>
      <w:r w:rsidR="00F20E97">
        <w:rPr>
          <w:rFonts w:hint="eastAsia"/>
        </w:rPr>
        <w:t>，并</w:t>
      </w:r>
      <w:r w:rsidR="00F20E97">
        <w:t>为</w:t>
      </w:r>
      <w:r w:rsidR="00F20E97">
        <w:rPr>
          <w:rFonts w:hint="eastAsia"/>
        </w:rPr>
        <w:t>运输</w:t>
      </w:r>
      <w:r w:rsidR="00F20E97">
        <w:t>任务</w:t>
      </w:r>
      <w:r w:rsidR="00F20E97">
        <w:rPr>
          <w:rFonts w:hint="eastAsia"/>
        </w:rPr>
        <w:t>结算</w:t>
      </w:r>
      <w:r w:rsidR="00F20E97">
        <w:t>提供数据基础。</w:t>
      </w:r>
      <w:r w:rsidR="0051595A">
        <w:rPr>
          <w:rFonts w:hint="eastAsia"/>
        </w:rPr>
        <w:t>云报表系统可将城市余泥渣土处置</w:t>
      </w:r>
      <w:r w:rsidR="0051595A">
        <w:t>的</w:t>
      </w:r>
      <w:r w:rsidR="0051595A">
        <w:rPr>
          <w:rFonts w:hint="eastAsia"/>
        </w:rPr>
        <w:t>监管流程云端</w:t>
      </w:r>
      <w:r w:rsidR="0051595A">
        <w:t>化，</w:t>
      </w:r>
      <w:r w:rsidR="0051595A">
        <w:rPr>
          <w:rFonts w:hint="eastAsia"/>
        </w:rPr>
        <w:t>通过工程</w:t>
      </w:r>
      <w:r w:rsidR="0051595A">
        <w:t>投资单位、</w:t>
      </w:r>
      <w:r w:rsidR="0051595A">
        <w:rPr>
          <w:rFonts w:hint="eastAsia"/>
        </w:rPr>
        <w:t>工程</w:t>
      </w:r>
      <w:r w:rsidR="0051595A">
        <w:t>建设单位</w:t>
      </w:r>
      <w:r w:rsidR="0051595A">
        <w:rPr>
          <w:rFonts w:hint="eastAsia"/>
        </w:rPr>
        <w:t>、城市</w:t>
      </w:r>
      <w:r w:rsidR="0051595A">
        <w:t>管理单位</w:t>
      </w:r>
      <w:r w:rsidR="0051595A">
        <w:rPr>
          <w:rFonts w:hint="eastAsia"/>
        </w:rPr>
        <w:t>审核，确认流程。</w:t>
      </w:r>
    </w:p>
    <w:p w14:paraId="5F769000" w14:textId="5868A8D0" w:rsidR="00BC4B02" w:rsidRPr="0051595A" w:rsidRDefault="0075465C" w:rsidP="00F20E97">
      <w:r w:rsidRPr="0075465C">
        <w:rPr>
          <w:rFonts w:hint="eastAsia"/>
        </w:rPr>
        <w:t>因此城市工程建设余泥渣土智能规划和运营系统的基本</w:t>
      </w:r>
      <w:r w:rsidR="00126F17">
        <w:rPr>
          <w:rFonts w:hint="eastAsia"/>
        </w:rPr>
        <w:t>技术思路</w:t>
      </w:r>
      <w:r w:rsidRPr="0075465C">
        <w:rPr>
          <w:rFonts w:hint="eastAsia"/>
        </w:rPr>
        <w:t>是：</w:t>
      </w:r>
      <w:r w:rsidR="00126F17">
        <w:rPr>
          <w:rFonts w:hint="eastAsia"/>
        </w:rPr>
        <w:t>利用云系统采集</w:t>
      </w:r>
      <w:r>
        <w:rPr>
          <w:rFonts w:hint="eastAsia"/>
        </w:rPr>
        <w:t>城市</w:t>
      </w:r>
      <w:r w:rsidRPr="001D092A">
        <w:rPr>
          <w:rFonts w:hint="eastAsia"/>
        </w:rPr>
        <w:t>工程建设余泥渣土</w:t>
      </w:r>
      <w:r>
        <w:rPr>
          <w:rFonts w:hint="eastAsia"/>
        </w:rPr>
        <w:t>的</w:t>
      </w:r>
      <w:r w:rsidR="005F18CF">
        <w:rPr>
          <w:rFonts w:hint="eastAsia"/>
        </w:rPr>
        <w:t>产出</w:t>
      </w:r>
      <w:r w:rsidR="005F18CF">
        <w:t>和</w:t>
      </w:r>
      <w:r w:rsidR="005F18CF">
        <w:rPr>
          <w:rFonts w:hint="eastAsia"/>
        </w:rPr>
        <w:t>消耗及余泥渣土资源化场站的</w:t>
      </w:r>
      <w:r w:rsidRPr="00084F2A">
        <w:rPr>
          <w:rFonts w:hint="eastAsia"/>
        </w:rPr>
        <w:t>供需</w:t>
      </w:r>
      <w:r w:rsidR="005F18CF">
        <w:rPr>
          <w:rFonts w:hint="eastAsia"/>
        </w:rPr>
        <w:t>条件</w:t>
      </w:r>
      <w:r>
        <w:rPr>
          <w:rFonts w:hint="eastAsia"/>
        </w:rPr>
        <w:t>，基于群智能算法建立</w:t>
      </w:r>
      <w:r w:rsidRPr="002A2410">
        <w:rPr>
          <w:rFonts w:hint="eastAsia"/>
        </w:rPr>
        <w:t>多维空间、多维约束下的</w:t>
      </w:r>
      <w:r w:rsidR="005F18CF">
        <w:rPr>
          <w:rFonts w:hint="eastAsia"/>
        </w:rPr>
        <w:t>余泥渣土调运</w:t>
      </w:r>
      <w:r w:rsidRPr="002A2410">
        <w:rPr>
          <w:rFonts w:hint="eastAsia"/>
        </w:rPr>
        <w:t>多目标优化</w:t>
      </w:r>
      <w:r>
        <w:rPr>
          <w:rFonts w:hint="eastAsia"/>
        </w:rPr>
        <w:t>模型，</w:t>
      </w:r>
      <w:r w:rsidRPr="0075465C">
        <w:rPr>
          <w:rFonts w:hint="eastAsia"/>
        </w:rPr>
        <w:t>基于</w:t>
      </w:r>
      <w:r w:rsidRPr="0075465C">
        <w:rPr>
          <w:rFonts w:hint="eastAsia"/>
        </w:rPr>
        <w:t>WebGIS</w:t>
      </w:r>
      <w:r w:rsidRPr="0075465C">
        <w:rPr>
          <w:rFonts w:hint="eastAsia"/>
        </w:rPr>
        <w:t>技术</w:t>
      </w:r>
      <w:r w:rsidR="005F18CF">
        <w:rPr>
          <w:rFonts w:hint="eastAsia"/>
        </w:rPr>
        <w:t>生成调运路径</w:t>
      </w:r>
      <w:r w:rsidR="005F18CF">
        <w:t>优化模型</w:t>
      </w:r>
      <w:r w:rsidR="005F18CF">
        <w:rPr>
          <w:rFonts w:hint="eastAsia"/>
        </w:rPr>
        <w:t>，并建立配套</w:t>
      </w:r>
      <w:r w:rsidR="005F18CF">
        <w:t>的</w:t>
      </w:r>
      <w:r w:rsidR="005F18CF">
        <w:rPr>
          <w:rFonts w:hint="eastAsia"/>
        </w:rPr>
        <w:t>元素化柔性报表系统。</w:t>
      </w:r>
      <w:r w:rsidR="00510A17" w:rsidRPr="0075465C">
        <w:rPr>
          <w:rFonts w:hint="eastAsia"/>
        </w:rPr>
        <w:t>采用</w:t>
      </w:r>
      <w:r w:rsidR="005F18CF">
        <w:rPr>
          <w:rFonts w:hint="eastAsia"/>
        </w:rPr>
        <w:t>云端</w:t>
      </w:r>
      <w:r w:rsidR="00510A17" w:rsidRPr="0075465C">
        <w:rPr>
          <w:rFonts w:hint="eastAsia"/>
        </w:rPr>
        <w:t>编程研发城市工程建设余泥渣土智能规划和运营系统软件。</w:t>
      </w:r>
    </w:p>
    <w:p w14:paraId="069ADB64" w14:textId="51F3FAB7" w:rsidR="00FA0BC4" w:rsidRDefault="00FA0BC4" w:rsidP="00FA0BC4">
      <w:pPr>
        <w:pStyle w:val="2"/>
      </w:pPr>
      <w:bookmarkStart w:id="3262" w:name="_Toc80630650"/>
      <w:bookmarkStart w:id="3263" w:name="_Toc89377591"/>
      <w:bookmarkEnd w:id="3262"/>
      <w:r>
        <w:rPr>
          <w:rFonts w:hint="eastAsia"/>
        </w:rPr>
        <w:lastRenderedPageBreak/>
        <w:t>技术路线</w:t>
      </w:r>
      <w:bookmarkEnd w:id="3263"/>
    </w:p>
    <w:p w14:paraId="17E62A28" w14:textId="0AEE6304" w:rsidR="006157AA" w:rsidRPr="006157AA" w:rsidRDefault="006157AA" w:rsidP="006157AA">
      <w:pPr>
        <w:keepNext/>
      </w:pPr>
      <w:r>
        <w:rPr>
          <w:rFonts w:hint="eastAsia"/>
        </w:rPr>
        <w:t>本研究的技术路线及具体内容如图</w:t>
      </w:r>
      <w:r>
        <w:rPr>
          <w:rFonts w:hint="eastAsia"/>
        </w:rPr>
        <w:t>1</w:t>
      </w:r>
      <w:r>
        <w:rPr>
          <w:rFonts w:hint="eastAsia"/>
        </w:rPr>
        <w:t>所示：</w:t>
      </w:r>
    </w:p>
    <w:p w14:paraId="250AA952" w14:textId="02D16D60" w:rsidR="006157AA" w:rsidRPr="007C1B8B" w:rsidRDefault="006157AA" w:rsidP="006157AA">
      <w:pPr>
        <w:ind w:firstLine="0"/>
        <w:jc w:val="center"/>
      </w:pPr>
      <w:r>
        <w:rPr>
          <w:noProof/>
        </w:rPr>
        <w:drawing>
          <wp:inline distT="0" distB="0" distL="0" distR="0" wp14:anchorId="3B97EE7D" wp14:editId="42DC66E0">
            <wp:extent cx="5759450" cy="303403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59450" cy="3034030"/>
                    </a:xfrm>
                    <a:prstGeom prst="rect">
                      <a:avLst/>
                    </a:prstGeom>
                  </pic:spPr>
                </pic:pic>
              </a:graphicData>
            </a:graphic>
          </wp:inline>
        </w:drawing>
      </w:r>
      <w:r>
        <w:rPr>
          <w:rFonts w:hint="eastAsia"/>
        </w:rPr>
        <w:t>图</w:t>
      </w:r>
      <w:r>
        <w:rPr>
          <w:rFonts w:hint="eastAsia"/>
        </w:rPr>
        <w:t>1</w:t>
      </w:r>
      <w:r>
        <w:t xml:space="preserve"> </w:t>
      </w:r>
      <w:r>
        <w:rPr>
          <w:rFonts w:hint="eastAsia"/>
        </w:rPr>
        <w:t>本研究的技术路线及研究内容</w:t>
      </w:r>
    </w:p>
    <w:p w14:paraId="4196AAB1" w14:textId="4918F6F7" w:rsidR="00FA0BC4" w:rsidRDefault="00FA0BC4" w:rsidP="00FA0BC4">
      <w:pPr>
        <w:pStyle w:val="3"/>
      </w:pPr>
      <w:bookmarkStart w:id="3264" w:name="_Toc89377592"/>
      <w:r>
        <w:rPr>
          <w:rFonts w:hint="eastAsia"/>
        </w:rPr>
        <w:t>基础</w:t>
      </w:r>
      <w:r w:rsidR="00B10EA2">
        <w:rPr>
          <w:rFonts w:hint="eastAsia"/>
        </w:rPr>
        <w:t>引擎</w:t>
      </w:r>
      <w:bookmarkEnd w:id="3264"/>
    </w:p>
    <w:p w14:paraId="0B38EDD8" w14:textId="14153791" w:rsidR="005344B6" w:rsidRDefault="005344B6" w:rsidP="005344B6">
      <w:r>
        <w:rPr>
          <w:rFonts w:hint="eastAsia"/>
        </w:rPr>
        <w:t>（</w:t>
      </w:r>
      <w:r>
        <w:fldChar w:fldCharType="begin"/>
      </w:r>
      <w:r>
        <w:rPr>
          <w:rFonts w:hint="eastAsia"/>
        </w:rPr>
        <w:instrText>seq</w:instrText>
      </w:r>
      <w:r>
        <w:instrText xml:space="preserve">  </w:instrText>
      </w:r>
      <w:r>
        <w:rPr>
          <w:rFonts w:hint="eastAsia"/>
        </w:rPr>
        <w:instrText>序号</w:instrText>
      </w:r>
      <w:r>
        <w:rPr>
          <w:rFonts w:hint="eastAsia"/>
        </w:rPr>
        <w:instrText xml:space="preserve"> \</w:instrText>
      </w:r>
      <w:r>
        <w:instrText xml:space="preserve">s 1 \s 2 \s 3 \s 4 </w:instrText>
      </w:r>
      <w:r>
        <w:fldChar w:fldCharType="separate"/>
      </w:r>
      <w:r>
        <w:rPr>
          <w:noProof/>
        </w:rPr>
        <w:t>1</w:t>
      </w:r>
      <w:r>
        <w:fldChar w:fldCharType="end"/>
      </w:r>
      <w:r>
        <w:rPr>
          <w:rFonts w:hint="eastAsia"/>
        </w:rPr>
        <w:t>）</w:t>
      </w:r>
      <w:r w:rsidR="0055158F" w:rsidRPr="003B31D9">
        <w:rPr>
          <w:rFonts w:hint="eastAsia"/>
        </w:rPr>
        <w:t>城市工程建设余泥渣土</w:t>
      </w:r>
      <w:r w:rsidR="0055158F">
        <w:rPr>
          <w:rFonts w:hint="eastAsia"/>
        </w:rPr>
        <w:t>的智能</w:t>
      </w:r>
      <w:r w:rsidR="0055158F" w:rsidRPr="003B31D9">
        <w:rPr>
          <w:rFonts w:hint="eastAsia"/>
        </w:rPr>
        <w:t>规划</w:t>
      </w:r>
      <w:r w:rsidR="0055158F">
        <w:rPr>
          <w:rFonts w:hint="eastAsia"/>
        </w:rPr>
        <w:t>核心算法</w:t>
      </w:r>
    </w:p>
    <w:p w14:paraId="52929108" w14:textId="40705C1B" w:rsidR="008103E6" w:rsidRDefault="005344B6" w:rsidP="00BB5000">
      <w:r>
        <w:rPr>
          <w:rFonts w:hint="eastAsia"/>
        </w:rPr>
        <w:t>首先</w:t>
      </w:r>
      <w:r w:rsidRPr="00100F71">
        <w:rPr>
          <w:rFonts w:hint="eastAsia"/>
        </w:rPr>
        <w:t>分析</w:t>
      </w:r>
      <w:r w:rsidR="00AE4559" w:rsidRPr="003B31D9">
        <w:rPr>
          <w:rFonts w:hint="eastAsia"/>
        </w:rPr>
        <w:t>城市工程建设余泥渣土</w:t>
      </w:r>
      <w:r w:rsidR="00AE4559">
        <w:rPr>
          <w:rFonts w:hint="eastAsia"/>
        </w:rPr>
        <w:t>规划</w:t>
      </w:r>
      <w:r w:rsidRPr="00100F71">
        <w:rPr>
          <w:rFonts w:hint="eastAsia"/>
        </w:rPr>
        <w:t>的</w:t>
      </w:r>
      <w:r w:rsidR="00AE4559">
        <w:rPr>
          <w:rFonts w:hint="eastAsia"/>
        </w:rPr>
        <w:t>目标函数</w:t>
      </w:r>
      <w:r w:rsidR="008103E6">
        <w:rPr>
          <w:rFonts w:hint="eastAsia"/>
        </w:rPr>
        <w:t>。</w:t>
      </w:r>
    </w:p>
    <w:p w14:paraId="5E61ED2C" w14:textId="77777777" w:rsidR="008103E6" w:rsidRDefault="00AE4559" w:rsidP="00BB5000">
      <w:r w:rsidRPr="00AE4559">
        <w:rPr>
          <w:rFonts w:hint="eastAsia"/>
        </w:rPr>
        <w:t>智能系统系统可控制的建筑工地和填筑场以及物料加工场站综合效益</w:t>
      </w:r>
      <w:r>
        <w:rPr>
          <w:rFonts w:hint="eastAsia"/>
        </w:rPr>
        <w:t>，综合效益</w:t>
      </w:r>
      <w:bookmarkStart w:id="3265" w:name="_Hlk77932975"/>
      <w:r>
        <w:rPr>
          <w:rFonts w:hint="eastAsia"/>
        </w:rPr>
        <w:t>包括：考虑城市建筑工地余泥渣土的运输成本、加工成本、填筑成本；物料加工厂站的运营成本、弃渣场的维护成本；资源化产出物料的市场销售收益、供需平衡带来的填筑料成本效益。约束条件为：城市交通运输条件、资源化场站处理能力限制。</w:t>
      </w:r>
    </w:p>
    <w:p w14:paraId="6751249E" w14:textId="77777777" w:rsidR="008103E6" w:rsidRDefault="00AE4559" w:rsidP="00BB5000">
      <w:r>
        <w:rPr>
          <w:rFonts w:hint="eastAsia"/>
        </w:rPr>
        <w:t>边界条件包括：各工地余泥渣土产出强度和总量、各填筑场</w:t>
      </w:r>
      <w:r w:rsidRPr="004E2973">
        <w:rPr>
          <w:rFonts w:hint="eastAsia"/>
        </w:rPr>
        <w:t>填筑强度</w:t>
      </w:r>
      <w:r>
        <w:rPr>
          <w:rFonts w:hint="eastAsia"/>
        </w:rPr>
        <w:t>和填筑总量。</w:t>
      </w:r>
      <w:bookmarkEnd w:id="3265"/>
      <w:r w:rsidR="00BB5000">
        <w:rPr>
          <w:rFonts w:hint="eastAsia"/>
        </w:rPr>
        <w:t>然后根据</w:t>
      </w:r>
      <w:r w:rsidR="00BB5000" w:rsidRPr="00BB5000">
        <w:rPr>
          <w:rFonts w:hint="eastAsia"/>
        </w:rPr>
        <w:t>目标函数定义，建立城市建筑工地余泥渣土资源化调配优化模型</w:t>
      </w:r>
      <w:r w:rsidR="00BB5000">
        <w:rPr>
          <w:rFonts w:hint="eastAsia"/>
        </w:rPr>
        <w:t>。</w:t>
      </w:r>
    </w:p>
    <w:p w14:paraId="22093BBB" w14:textId="6B5216CC" w:rsidR="005344B6" w:rsidRDefault="005344B6" w:rsidP="00BB5000">
      <w:r>
        <w:rPr>
          <w:rFonts w:hint="eastAsia"/>
        </w:rPr>
        <w:t>最后考虑选取</w:t>
      </w:r>
      <w:r w:rsidRPr="00263F9A">
        <w:rPr>
          <w:rFonts w:hint="eastAsia"/>
        </w:rPr>
        <w:t>水电</w:t>
      </w:r>
      <w:r w:rsidR="00BB5000">
        <w:rPr>
          <w:rFonts w:hint="eastAsia"/>
        </w:rPr>
        <w:t>施工规划</w:t>
      </w:r>
      <w:r w:rsidRPr="00263F9A">
        <w:rPr>
          <w:rFonts w:hint="eastAsia"/>
        </w:rPr>
        <w:t>中常用的</w:t>
      </w:r>
      <w:r w:rsidR="00BB5000" w:rsidRPr="00BB5000">
        <w:rPr>
          <w:rFonts w:hint="eastAsia"/>
        </w:rPr>
        <w:t>群智能算法</w:t>
      </w:r>
      <w:r w:rsidR="00BB5000">
        <w:rPr>
          <w:rFonts w:hint="eastAsia"/>
        </w:rPr>
        <w:t>，</w:t>
      </w:r>
      <w:r w:rsidR="00BB5000" w:rsidRPr="00BB5000">
        <w:rPr>
          <w:rFonts w:hint="eastAsia"/>
        </w:rPr>
        <w:t>搜索优化解</w:t>
      </w:r>
      <w:r w:rsidR="00BB5000">
        <w:rPr>
          <w:rFonts w:hint="eastAsia"/>
        </w:rPr>
        <w:t>，</w:t>
      </w:r>
      <w:r w:rsidR="00BB5000" w:rsidRPr="00BB5000">
        <w:rPr>
          <w:rFonts w:hint="eastAsia"/>
        </w:rPr>
        <w:t>建立在特定的城市环境下，余泥渣土处置基本方案。</w:t>
      </w:r>
    </w:p>
    <w:p w14:paraId="57453A9E" w14:textId="41371DCB" w:rsidR="005344B6" w:rsidRDefault="005344B6" w:rsidP="005344B6">
      <w:r>
        <w:rPr>
          <w:rFonts w:hint="eastAsia"/>
        </w:rPr>
        <w:t>（</w:t>
      </w:r>
      <w:r>
        <w:fldChar w:fldCharType="begin"/>
      </w:r>
      <w:r>
        <w:rPr>
          <w:rFonts w:hint="eastAsia"/>
        </w:rPr>
        <w:instrText>seq</w:instrText>
      </w:r>
      <w:r>
        <w:instrText xml:space="preserve">  </w:instrText>
      </w:r>
      <w:r>
        <w:rPr>
          <w:rFonts w:hint="eastAsia"/>
        </w:rPr>
        <w:instrText>序号</w:instrText>
      </w:r>
      <w:r>
        <w:rPr>
          <w:rFonts w:hint="eastAsia"/>
        </w:rPr>
        <w:instrText xml:space="preserve"> \</w:instrText>
      </w:r>
      <w:r>
        <w:instrText xml:space="preserve">s 1 \s 2 \s 3 \s 4 </w:instrText>
      </w:r>
      <w:r>
        <w:fldChar w:fldCharType="separate"/>
      </w:r>
      <w:r>
        <w:rPr>
          <w:noProof/>
        </w:rPr>
        <w:t>2</w:t>
      </w:r>
      <w:r>
        <w:fldChar w:fldCharType="end"/>
      </w:r>
      <w:r>
        <w:rPr>
          <w:rFonts w:hint="eastAsia"/>
        </w:rPr>
        <w:t>）</w:t>
      </w:r>
      <w:r w:rsidR="003E79FF">
        <w:rPr>
          <w:rFonts w:hint="eastAsia"/>
        </w:rPr>
        <w:t>基于</w:t>
      </w:r>
      <w:r w:rsidR="003E79FF">
        <w:rPr>
          <w:rFonts w:hint="eastAsia"/>
        </w:rPr>
        <w:t>WebGIS</w:t>
      </w:r>
      <w:r w:rsidR="003E79FF">
        <w:rPr>
          <w:rFonts w:hint="eastAsia"/>
        </w:rPr>
        <w:t>技术</w:t>
      </w:r>
      <w:r w:rsidR="007F466C">
        <w:rPr>
          <w:rFonts w:hint="eastAsia"/>
        </w:rPr>
        <w:t>和高级编程语言</w:t>
      </w:r>
      <w:r w:rsidR="00285D2A">
        <w:rPr>
          <w:rFonts w:hint="eastAsia"/>
        </w:rPr>
        <w:t>的</w:t>
      </w:r>
      <w:r w:rsidR="003E79FF" w:rsidRPr="00FA0BC4">
        <w:rPr>
          <w:rFonts w:hint="eastAsia"/>
        </w:rPr>
        <w:t>系统</w:t>
      </w:r>
      <w:r w:rsidR="007F466C">
        <w:rPr>
          <w:rFonts w:hint="eastAsia"/>
        </w:rPr>
        <w:t>软件</w:t>
      </w:r>
    </w:p>
    <w:p w14:paraId="15E69665" w14:textId="098985CD" w:rsidR="005344B6" w:rsidRDefault="00841BA5" w:rsidP="00841BA5">
      <w:r>
        <w:rPr>
          <w:rFonts w:hint="eastAsia"/>
        </w:rPr>
        <w:t>基于</w:t>
      </w:r>
      <w:r>
        <w:rPr>
          <w:rFonts w:hint="eastAsia"/>
        </w:rPr>
        <w:t>WebGIS</w:t>
      </w:r>
      <w:r>
        <w:rPr>
          <w:rFonts w:hint="eastAsia"/>
        </w:rPr>
        <w:t>技术，利用跨项目、跨行业的多源需求和信息来源，针对</w:t>
      </w:r>
      <w:r w:rsidRPr="003B31D9">
        <w:rPr>
          <w:rFonts w:hint="eastAsia"/>
        </w:rPr>
        <w:t>城市工程建设余泥渣土</w:t>
      </w:r>
      <w:r>
        <w:rPr>
          <w:rFonts w:hint="eastAsia"/>
        </w:rPr>
        <w:t>的智能</w:t>
      </w:r>
      <w:r w:rsidRPr="003B31D9">
        <w:rPr>
          <w:rFonts w:hint="eastAsia"/>
        </w:rPr>
        <w:t>规划</w:t>
      </w:r>
      <w:r>
        <w:rPr>
          <w:rFonts w:hint="eastAsia"/>
        </w:rPr>
        <w:t>问题，将多个系统整合到一起，研发具有统一的表现形式且功能互补的</w:t>
      </w:r>
      <w:r w:rsidRPr="00841BA5">
        <w:rPr>
          <w:rFonts w:hint="eastAsia"/>
        </w:rPr>
        <w:t>城市工程建设余泥渣土智能规划和运营系统</w:t>
      </w:r>
      <w:r>
        <w:rPr>
          <w:rFonts w:hint="eastAsia"/>
        </w:rPr>
        <w:t>。</w:t>
      </w:r>
    </w:p>
    <w:p w14:paraId="53E22CA8" w14:textId="502D485A" w:rsidR="005344B6" w:rsidRDefault="005344B6" w:rsidP="005344B6">
      <w:pPr>
        <w:pStyle w:val="3"/>
      </w:pPr>
      <w:bookmarkStart w:id="3266" w:name="_Toc89377593"/>
      <w:r w:rsidRPr="00FA0BC4">
        <w:rPr>
          <w:rFonts w:hint="eastAsia"/>
        </w:rPr>
        <w:lastRenderedPageBreak/>
        <w:t>系统</w:t>
      </w:r>
      <w:r>
        <w:rPr>
          <w:rFonts w:hint="eastAsia"/>
        </w:rPr>
        <w:t>软件</w:t>
      </w:r>
      <w:bookmarkEnd w:id="3266"/>
    </w:p>
    <w:p w14:paraId="1189E13F" w14:textId="7BDEC663" w:rsidR="005344B6" w:rsidRPr="00740C3B" w:rsidRDefault="005344B6" w:rsidP="005344B6">
      <w:r>
        <w:rPr>
          <w:rFonts w:hint="eastAsia"/>
        </w:rPr>
        <w:t>（</w:t>
      </w:r>
      <w:r>
        <w:fldChar w:fldCharType="begin"/>
      </w:r>
      <w:r>
        <w:rPr>
          <w:rFonts w:hint="eastAsia"/>
        </w:rPr>
        <w:instrText>seq</w:instrText>
      </w:r>
      <w:r>
        <w:instrText xml:space="preserve">  </w:instrText>
      </w:r>
      <w:r>
        <w:rPr>
          <w:rFonts w:hint="eastAsia"/>
        </w:rPr>
        <w:instrText>序号</w:instrText>
      </w:r>
      <w:r>
        <w:rPr>
          <w:rFonts w:hint="eastAsia"/>
        </w:rPr>
        <w:instrText xml:space="preserve"> \</w:instrText>
      </w:r>
      <w:r>
        <w:instrText xml:space="preserve">s 1 \s 2 \s 3 \s 4 </w:instrText>
      </w:r>
      <w:r>
        <w:fldChar w:fldCharType="separate"/>
      </w:r>
      <w:r>
        <w:rPr>
          <w:noProof/>
        </w:rPr>
        <w:t>1</w:t>
      </w:r>
      <w:r>
        <w:fldChar w:fldCharType="end"/>
      </w:r>
      <w:r>
        <w:rPr>
          <w:rFonts w:hint="eastAsia"/>
        </w:rPr>
        <w:t>）</w:t>
      </w:r>
      <w:r w:rsidRPr="00730A65">
        <w:rPr>
          <w:rFonts w:hint="eastAsia"/>
        </w:rPr>
        <w:t>基于</w:t>
      </w:r>
      <w:r w:rsidRPr="00730A65">
        <w:rPr>
          <w:rFonts w:hint="eastAsia"/>
        </w:rPr>
        <w:t>WebGIS</w:t>
      </w:r>
      <w:r w:rsidRPr="00730A65">
        <w:rPr>
          <w:rFonts w:hint="eastAsia"/>
        </w:rPr>
        <w:t>技术的</w:t>
      </w:r>
      <w:r w:rsidR="00740C3B" w:rsidRPr="00740C3B">
        <w:rPr>
          <w:rFonts w:hint="eastAsia"/>
        </w:rPr>
        <w:t>路线规划和</w:t>
      </w:r>
      <w:r w:rsidR="00DD3696">
        <w:t>GNSS</w:t>
      </w:r>
      <w:r w:rsidR="00740C3B" w:rsidRPr="00740C3B">
        <w:rPr>
          <w:rFonts w:hint="eastAsia"/>
        </w:rPr>
        <w:t>跟踪系统</w:t>
      </w:r>
    </w:p>
    <w:p w14:paraId="7192FBBC" w14:textId="15BBDDA8" w:rsidR="005344B6" w:rsidRDefault="005344B6" w:rsidP="005344B6">
      <w:r w:rsidRPr="00730A65">
        <w:rPr>
          <w:rFonts w:hint="eastAsia"/>
        </w:rPr>
        <w:t>通过嵌入百度地图或者高德地图等主流</w:t>
      </w:r>
      <w:r w:rsidRPr="00730A65">
        <w:rPr>
          <w:rFonts w:hint="eastAsia"/>
        </w:rPr>
        <w:t>GIS</w:t>
      </w:r>
      <w:r w:rsidRPr="00730A65">
        <w:rPr>
          <w:rFonts w:hint="eastAsia"/>
        </w:rPr>
        <w:t>平台，</w:t>
      </w:r>
      <w:r w:rsidR="00563534">
        <w:rPr>
          <w:rFonts w:hint="eastAsia"/>
        </w:rPr>
        <w:t>通过</w:t>
      </w:r>
      <w:r w:rsidR="00563534">
        <w:rPr>
          <w:rFonts w:hint="eastAsia"/>
        </w:rPr>
        <w:t>GIS</w:t>
      </w:r>
      <w:r w:rsidR="00563534">
        <w:rPr>
          <w:rFonts w:hint="eastAsia"/>
        </w:rPr>
        <w:t>平台显示</w:t>
      </w:r>
      <w:r w:rsidR="00563534" w:rsidRPr="0096629E">
        <w:rPr>
          <w:rFonts w:hint="eastAsia"/>
        </w:rPr>
        <w:t>运输路径规划</w:t>
      </w:r>
      <w:r w:rsidR="00563534">
        <w:rPr>
          <w:rFonts w:hint="eastAsia"/>
        </w:rPr>
        <w:t>和</w:t>
      </w:r>
      <w:r w:rsidR="00563534" w:rsidRPr="0096629E">
        <w:rPr>
          <w:rFonts w:hint="eastAsia"/>
        </w:rPr>
        <w:t>监测运输车辆</w:t>
      </w:r>
      <w:r w:rsidR="00563534" w:rsidRPr="00B96E2A">
        <w:rPr>
          <w:rFonts w:hint="eastAsia"/>
        </w:rPr>
        <w:t>的可视化展示</w:t>
      </w:r>
      <w:r>
        <w:rPr>
          <w:rFonts w:hint="eastAsia"/>
        </w:rPr>
        <w:t>。考虑到运输线上</w:t>
      </w:r>
      <w:r w:rsidR="00740C3B" w:rsidRPr="00740C3B">
        <w:rPr>
          <w:rFonts w:hint="eastAsia"/>
        </w:rPr>
        <w:t>复杂的城市运渣交通</w:t>
      </w:r>
      <w:r w:rsidR="00DD3696">
        <w:rPr>
          <w:rFonts w:hint="eastAsia"/>
        </w:rPr>
        <w:t>限制</w:t>
      </w:r>
      <w:r w:rsidR="00740C3B" w:rsidRPr="00740C3B">
        <w:rPr>
          <w:rFonts w:hint="eastAsia"/>
        </w:rPr>
        <w:t>条件</w:t>
      </w:r>
      <w:r w:rsidR="00740C3B">
        <w:rPr>
          <w:rFonts w:hint="eastAsia"/>
        </w:rPr>
        <w:t>，提供人工修正</w:t>
      </w:r>
      <w:r>
        <w:rPr>
          <w:rFonts w:hint="eastAsia"/>
        </w:rPr>
        <w:t>运输路线</w:t>
      </w:r>
      <w:r w:rsidR="00740C3B">
        <w:rPr>
          <w:rFonts w:hint="eastAsia"/>
        </w:rPr>
        <w:t>的功能</w:t>
      </w:r>
      <w:r>
        <w:rPr>
          <w:rFonts w:hint="eastAsia"/>
        </w:rPr>
        <w:t>。除此之外，该系统还可以</w:t>
      </w:r>
      <w:r w:rsidR="00AF0DEA" w:rsidRPr="00AF0DEA">
        <w:rPr>
          <w:rFonts w:hint="eastAsia"/>
        </w:rPr>
        <w:t>监测运输车辆是否按照预设路径完成运输任务</w:t>
      </w:r>
      <w:r w:rsidR="00AF0DEA">
        <w:rPr>
          <w:rFonts w:hint="eastAsia"/>
        </w:rPr>
        <w:t>，</w:t>
      </w:r>
      <w:r w:rsidR="00AF0DEA" w:rsidRPr="00AF0DEA">
        <w:rPr>
          <w:rFonts w:hint="eastAsia"/>
        </w:rPr>
        <w:t>同时为运输任务结算提供数据基础</w:t>
      </w:r>
      <w:r w:rsidR="00AF0DEA">
        <w:rPr>
          <w:rFonts w:hint="eastAsia"/>
        </w:rPr>
        <w:t>。</w:t>
      </w:r>
    </w:p>
    <w:p w14:paraId="2ED050F0" w14:textId="703EA5BD" w:rsidR="005344B6" w:rsidRDefault="005344B6" w:rsidP="005344B6">
      <w:r>
        <w:rPr>
          <w:rFonts w:hint="eastAsia"/>
        </w:rPr>
        <w:t>（</w:t>
      </w:r>
      <w:r>
        <w:fldChar w:fldCharType="begin"/>
      </w:r>
      <w:r>
        <w:rPr>
          <w:rFonts w:hint="eastAsia"/>
        </w:rPr>
        <w:instrText>seq</w:instrText>
      </w:r>
      <w:r>
        <w:instrText xml:space="preserve">  </w:instrText>
      </w:r>
      <w:r>
        <w:rPr>
          <w:rFonts w:hint="eastAsia"/>
        </w:rPr>
        <w:instrText>序号</w:instrText>
      </w:r>
      <w:r>
        <w:rPr>
          <w:rFonts w:hint="eastAsia"/>
        </w:rPr>
        <w:instrText xml:space="preserve"> \</w:instrText>
      </w:r>
      <w:r>
        <w:instrText xml:space="preserve">s 1 \s 2 \s 3 \s 4 </w:instrText>
      </w:r>
      <w:r>
        <w:fldChar w:fldCharType="separate"/>
      </w:r>
      <w:r>
        <w:rPr>
          <w:noProof/>
        </w:rPr>
        <w:t>2</w:t>
      </w:r>
      <w:r>
        <w:fldChar w:fldCharType="end"/>
      </w:r>
      <w:r>
        <w:rPr>
          <w:rFonts w:hint="eastAsia"/>
        </w:rPr>
        <w:t>）</w:t>
      </w:r>
      <w:r w:rsidR="00B82730" w:rsidRPr="00FA0BC4">
        <w:rPr>
          <w:rFonts w:hint="eastAsia"/>
        </w:rPr>
        <w:t>城市工程建设余泥渣土</w:t>
      </w:r>
      <w:r w:rsidR="00210664">
        <w:rPr>
          <w:rFonts w:hint="eastAsia"/>
        </w:rPr>
        <w:t>云端需求管理和</w:t>
      </w:r>
      <w:r w:rsidR="00563534">
        <w:rPr>
          <w:rFonts w:hint="eastAsia"/>
        </w:rPr>
        <w:t>报表</w:t>
      </w:r>
      <w:r w:rsidR="00B82730" w:rsidRPr="00FA0BC4">
        <w:rPr>
          <w:rFonts w:hint="eastAsia"/>
        </w:rPr>
        <w:t>系统</w:t>
      </w:r>
    </w:p>
    <w:p w14:paraId="2B944889" w14:textId="75EA026A" w:rsidR="00441EBE" w:rsidRDefault="00441EBE" w:rsidP="00441EBE">
      <w:bookmarkStart w:id="3267" w:name="_Hlk77932899"/>
      <w:r>
        <w:rPr>
          <w:rFonts w:hint="eastAsia"/>
        </w:rPr>
        <w:t>建立</w:t>
      </w:r>
      <w:r>
        <w:t>柔性流程</w:t>
      </w:r>
      <w:r>
        <w:rPr>
          <w:rFonts w:hint="eastAsia"/>
        </w:rPr>
        <w:t>云端</w:t>
      </w:r>
      <w:r>
        <w:t>管理模型，</w:t>
      </w:r>
      <w:r>
        <w:rPr>
          <w:rFonts w:hint="eastAsia"/>
        </w:rPr>
        <w:t>将城市余泥渣土处置</w:t>
      </w:r>
      <w:r>
        <w:t>的</w:t>
      </w:r>
      <w:r>
        <w:rPr>
          <w:rFonts w:hint="eastAsia"/>
        </w:rPr>
        <w:t>监管流程云端</w:t>
      </w:r>
      <w:r>
        <w:t>化，</w:t>
      </w:r>
      <w:r>
        <w:rPr>
          <w:rFonts w:hint="eastAsia"/>
        </w:rPr>
        <w:t>通过工程</w:t>
      </w:r>
      <w:r>
        <w:t>投资单位、</w:t>
      </w:r>
      <w:r>
        <w:rPr>
          <w:rFonts w:hint="eastAsia"/>
        </w:rPr>
        <w:t>工程</w:t>
      </w:r>
      <w:r>
        <w:t>建设单位</w:t>
      </w:r>
      <w:r>
        <w:rPr>
          <w:rFonts w:hint="eastAsia"/>
        </w:rPr>
        <w:t>、城市</w:t>
      </w:r>
      <w:r>
        <w:t>管理单位</w:t>
      </w:r>
      <w:r>
        <w:rPr>
          <w:rFonts w:hint="eastAsia"/>
        </w:rPr>
        <w:t>审核</w:t>
      </w:r>
      <w:r w:rsidR="00791369">
        <w:rPr>
          <w:rFonts w:hint="eastAsia"/>
        </w:rPr>
        <w:t>、</w:t>
      </w:r>
      <w:r>
        <w:rPr>
          <w:rFonts w:hint="eastAsia"/>
        </w:rPr>
        <w:t>确认。针对</w:t>
      </w:r>
      <w:r>
        <w:t>多变的用户管理流程，</w:t>
      </w:r>
      <w:r>
        <w:rPr>
          <w:rFonts w:hint="eastAsia"/>
        </w:rPr>
        <w:t>支持管理员</w:t>
      </w:r>
      <w:r>
        <w:t>定制管理流程</w:t>
      </w:r>
      <w:r>
        <w:rPr>
          <w:rFonts w:hint="eastAsia"/>
        </w:rPr>
        <w:t>分配</w:t>
      </w:r>
      <w:r>
        <w:t>用户权限</w:t>
      </w:r>
      <w:r>
        <w:rPr>
          <w:rFonts w:hint="eastAsia"/>
        </w:rPr>
        <w:t>，</w:t>
      </w:r>
      <w:r>
        <w:t>用户按照</w:t>
      </w:r>
      <w:r>
        <w:rPr>
          <w:rFonts w:hint="eastAsia"/>
        </w:rPr>
        <w:t>流程</w:t>
      </w:r>
      <w:r>
        <w:t>审核余泥渣土的运输任务。</w:t>
      </w:r>
    </w:p>
    <w:bookmarkEnd w:id="3267"/>
    <w:p w14:paraId="2CABD9F9" w14:textId="701293FC" w:rsidR="003C7292" w:rsidRDefault="007F11DE" w:rsidP="003C7292">
      <w:r>
        <w:rPr>
          <w:rFonts w:hint="eastAsia"/>
        </w:rPr>
        <w:t>（</w:t>
      </w:r>
      <w:r>
        <w:fldChar w:fldCharType="begin"/>
      </w:r>
      <w:r>
        <w:rPr>
          <w:rFonts w:hint="eastAsia"/>
        </w:rPr>
        <w:instrText>seq</w:instrText>
      </w:r>
      <w:r>
        <w:instrText xml:space="preserve">  </w:instrText>
      </w:r>
      <w:r>
        <w:rPr>
          <w:rFonts w:hint="eastAsia"/>
        </w:rPr>
        <w:instrText>序号</w:instrText>
      </w:r>
      <w:r>
        <w:rPr>
          <w:rFonts w:hint="eastAsia"/>
        </w:rPr>
        <w:instrText xml:space="preserve"> \</w:instrText>
      </w:r>
      <w:r>
        <w:instrText xml:space="preserve">s 1 \s 2 \s 3 \s 4 </w:instrText>
      </w:r>
      <w:r>
        <w:fldChar w:fldCharType="separate"/>
      </w:r>
      <w:r>
        <w:rPr>
          <w:noProof/>
        </w:rPr>
        <w:t>3</w:t>
      </w:r>
      <w:r>
        <w:fldChar w:fldCharType="end"/>
      </w:r>
      <w:r>
        <w:rPr>
          <w:rFonts w:hint="eastAsia"/>
        </w:rPr>
        <w:t>）</w:t>
      </w:r>
      <w:r w:rsidR="003C7292">
        <w:rPr>
          <w:rFonts w:hint="eastAsia"/>
        </w:rPr>
        <w:t>研发</w:t>
      </w:r>
      <w:r w:rsidR="00C42EAB" w:rsidRPr="00FA0BC4">
        <w:rPr>
          <w:rFonts w:hint="eastAsia"/>
        </w:rPr>
        <w:t>城市工程建设余泥渣土智能规划和运营</w:t>
      </w:r>
      <w:r w:rsidR="003C7292">
        <w:rPr>
          <w:rFonts w:hint="eastAsia"/>
        </w:rPr>
        <w:t>系统软件</w:t>
      </w:r>
    </w:p>
    <w:p w14:paraId="57D5FD46" w14:textId="3D6B7087" w:rsidR="003C7292" w:rsidRDefault="003C7292" w:rsidP="003C7292">
      <w:r>
        <w:rPr>
          <w:rFonts w:hint="eastAsia"/>
        </w:rPr>
        <w:t>基于建立的</w:t>
      </w:r>
      <w:r w:rsidR="00C42EAB" w:rsidRPr="00C42EAB">
        <w:rPr>
          <w:rFonts w:hint="eastAsia"/>
        </w:rPr>
        <w:t>城市建筑工地余泥渣土</w:t>
      </w:r>
      <w:r w:rsidR="00C42EAB">
        <w:rPr>
          <w:rFonts w:hint="eastAsia"/>
        </w:rPr>
        <w:t>智能</w:t>
      </w:r>
      <w:r w:rsidR="00C42EAB" w:rsidRPr="00C42EAB">
        <w:rPr>
          <w:rFonts w:hint="eastAsia"/>
        </w:rPr>
        <w:t>调配优化</w:t>
      </w:r>
      <w:r>
        <w:rPr>
          <w:rFonts w:hint="eastAsia"/>
        </w:rPr>
        <w:t>模型，建立程序化的优选流程，研发</w:t>
      </w:r>
      <w:r w:rsidR="00E5352F" w:rsidRPr="00FA0BC4">
        <w:rPr>
          <w:rFonts w:hint="eastAsia"/>
        </w:rPr>
        <w:t>城市工程建设余泥渣土智能规划和运营</w:t>
      </w:r>
      <w:r w:rsidR="00E5352F">
        <w:rPr>
          <w:rFonts w:hint="eastAsia"/>
        </w:rPr>
        <w:t>系统</w:t>
      </w:r>
      <w:r>
        <w:rPr>
          <w:rFonts w:hint="eastAsia"/>
        </w:rPr>
        <w:t>软件。并结合</w:t>
      </w:r>
      <w:r>
        <w:rPr>
          <w:rFonts w:hint="eastAsia"/>
        </w:rPr>
        <w:t>WebGIS</w:t>
      </w:r>
      <w:r>
        <w:rPr>
          <w:rFonts w:hint="eastAsia"/>
        </w:rPr>
        <w:t>技术，建立一个</w:t>
      </w:r>
      <w:r w:rsidR="00D17366">
        <w:rPr>
          <w:rFonts w:hint="eastAsia"/>
        </w:rPr>
        <w:t>可视化运输路径、监控运输车辆、云端管理跨行业需求和云端生成自适应报表</w:t>
      </w:r>
      <w:r>
        <w:rPr>
          <w:rFonts w:hint="eastAsia"/>
        </w:rPr>
        <w:t>等特点的</w:t>
      </w:r>
      <w:r w:rsidR="00D17366">
        <w:rPr>
          <w:rFonts w:hint="eastAsia"/>
        </w:rPr>
        <w:t>综合</w:t>
      </w:r>
      <w:r>
        <w:rPr>
          <w:rFonts w:hint="eastAsia"/>
        </w:rPr>
        <w:t>系统，使</w:t>
      </w:r>
      <w:r w:rsidR="00D17366" w:rsidRPr="00C42EAB">
        <w:rPr>
          <w:rFonts w:hint="eastAsia"/>
        </w:rPr>
        <w:t>城市建筑工地余泥渣土</w:t>
      </w:r>
      <w:r w:rsidR="00D17366">
        <w:rPr>
          <w:rFonts w:hint="eastAsia"/>
        </w:rPr>
        <w:t>规划调配</w:t>
      </w:r>
      <w:r>
        <w:rPr>
          <w:rFonts w:hint="eastAsia"/>
        </w:rPr>
        <w:t>过程规范化、程序化以及可视化，提高</w:t>
      </w:r>
      <w:r w:rsidR="00D17366" w:rsidRPr="00C42EAB">
        <w:rPr>
          <w:rFonts w:hint="eastAsia"/>
        </w:rPr>
        <w:t>城市建筑工地余泥渣土</w:t>
      </w:r>
      <w:r w:rsidR="00D17366">
        <w:rPr>
          <w:rFonts w:hint="eastAsia"/>
        </w:rPr>
        <w:t>规划调配</w:t>
      </w:r>
      <w:r>
        <w:rPr>
          <w:rFonts w:hint="eastAsia"/>
        </w:rPr>
        <w:t>的</w:t>
      </w:r>
      <w:r w:rsidR="00237678">
        <w:rPr>
          <w:rFonts w:hint="eastAsia"/>
        </w:rPr>
        <w:t>管理质量</w:t>
      </w:r>
      <w:r w:rsidR="00237678">
        <w:t>和</w:t>
      </w:r>
      <w:r>
        <w:rPr>
          <w:rFonts w:hint="eastAsia"/>
        </w:rPr>
        <w:t>工作效率。</w:t>
      </w:r>
    </w:p>
    <w:p w14:paraId="47623BC6" w14:textId="5EE3B42A" w:rsidR="003C7292" w:rsidRDefault="003C7292" w:rsidP="009A1826">
      <w:pPr>
        <w:pStyle w:val="3"/>
      </w:pPr>
      <w:bookmarkStart w:id="3268" w:name="_Toc89377594"/>
      <w:r>
        <w:rPr>
          <w:rFonts w:hint="eastAsia"/>
        </w:rPr>
        <w:t>软件预期功能</w:t>
      </w:r>
      <w:bookmarkEnd w:id="3268"/>
    </w:p>
    <w:p w14:paraId="1E9BF080" w14:textId="062FBCCA" w:rsidR="003C7292" w:rsidRDefault="00DD3696" w:rsidP="003C7292">
      <w:r>
        <w:rPr>
          <w:rFonts w:hint="eastAsia"/>
        </w:rPr>
        <w:t>（</w:t>
      </w:r>
      <w:r>
        <w:fldChar w:fldCharType="begin"/>
      </w:r>
      <w:r>
        <w:rPr>
          <w:rFonts w:hint="eastAsia"/>
        </w:rPr>
        <w:instrText>seq</w:instrText>
      </w:r>
      <w:r>
        <w:instrText xml:space="preserve">  </w:instrText>
      </w:r>
      <w:r>
        <w:rPr>
          <w:rFonts w:hint="eastAsia"/>
        </w:rPr>
        <w:instrText>序号</w:instrText>
      </w:r>
      <w:r>
        <w:rPr>
          <w:rFonts w:hint="eastAsia"/>
        </w:rPr>
        <w:instrText xml:space="preserve"> \</w:instrText>
      </w:r>
      <w:r>
        <w:instrText xml:space="preserve">s 1 \s 2 \s 3 \s 4 </w:instrText>
      </w:r>
      <w:r>
        <w:fldChar w:fldCharType="separate"/>
      </w:r>
      <w:r>
        <w:rPr>
          <w:noProof/>
        </w:rPr>
        <w:t>1</w:t>
      </w:r>
      <w:r>
        <w:fldChar w:fldCharType="end"/>
      </w:r>
      <w:r>
        <w:rPr>
          <w:rFonts w:hint="eastAsia"/>
        </w:rPr>
        <w:t>）</w:t>
      </w:r>
      <w:r w:rsidR="00C03327">
        <w:rPr>
          <w:rFonts w:hint="eastAsia"/>
        </w:rPr>
        <w:t>需求场地、中转站等</w:t>
      </w:r>
      <w:r w:rsidR="007A31C2">
        <w:rPr>
          <w:rFonts w:hint="eastAsia"/>
        </w:rPr>
        <w:t>调配</w:t>
      </w:r>
      <w:r w:rsidR="003C7292">
        <w:rPr>
          <w:rFonts w:hint="eastAsia"/>
        </w:rPr>
        <w:t>参数的输入和</w:t>
      </w:r>
      <w:r w:rsidR="007A31C2">
        <w:rPr>
          <w:rFonts w:hint="eastAsia"/>
        </w:rPr>
        <w:t>调配</w:t>
      </w:r>
      <w:r w:rsidR="003C7292">
        <w:rPr>
          <w:rFonts w:hint="eastAsia"/>
        </w:rPr>
        <w:t>方案</w:t>
      </w:r>
      <w:r w:rsidR="007A31C2">
        <w:rPr>
          <w:rFonts w:hint="eastAsia"/>
        </w:rPr>
        <w:t>的生成</w:t>
      </w:r>
    </w:p>
    <w:p w14:paraId="5F66229C" w14:textId="362E711F" w:rsidR="003C7292" w:rsidRDefault="00DD3696" w:rsidP="003C7292">
      <w:r>
        <w:rPr>
          <w:rFonts w:hint="eastAsia"/>
        </w:rPr>
        <w:t>1</w:t>
      </w:r>
      <w:r>
        <w:rPr>
          <w:rFonts w:hint="eastAsia"/>
        </w:rPr>
        <w:t>、</w:t>
      </w:r>
      <w:r w:rsidR="00237678">
        <w:rPr>
          <w:rFonts w:hint="eastAsia"/>
        </w:rPr>
        <w:t>余泥渣土的调运</w:t>
      </w:r>
      <w:r w:rsidR="00444C05">
        <w:rPr>
          <w:rFonts w:hint="eastAsia"/>
        </w:rPr>
        <w:t>基础需求和调配参数等</w:t>
      </w:r>
      <w:r w:rsidR="003C7292">
        <w:rPr>
          <w:rFonts w:hint="eastAsia"/>
        </w:rPr>
        <w:t>数据</w:t>
      </w:r>
      <w:r w:rsidR="00444C05">
        <w:rPr>
          <w:rFonts w:hint="eastAsia"/>
        </w:rPr>
        <w:t>的</w:t>
      </w:r>
      <w:r w:rsidR="003C7292">
        <w:rPr>
          <w:rFonts w:hint="eastAsia"/>
        </w:rPr>
        <w:t>导入</w:t>
      </w:r>
      <w:r w:rsidR="00444C05">
        <w:rPr>
          <w:rFonts w:hint="eastAsia"/>
        </w:rPr>
        <w:t>、修改、查询、删除等功能</w:t>
      </w:r>
      <w:r w:rsidR="003C7292">
        <w:rPr>
          <w:rFonts w:hint="eastAsia"/>
        </w:rPr>
        <w:t>；</w:t>
      </w:r>
    </w:p>
    <w:p w14:paraId="7FA23595" w14:textId="2EB69432" w:rsidR="003C7292" w:rsidRDefault="00DD3696" w:rsidP="003C7292">
      <w:r>
        <w:rPr>
          <w:rFonts w:hint="eastAsia"/>
        </w:rPr>
        <w:t>2</w:t>
      </w:r>
      <w:r>
        <w:rPr>
          <w:rFonts w:hint="eastAsia"/>
        </w:rPr>
        <w:t>、</w:t>
      </w:r>
      <w:r w:rsidR="003C7292">
        <w:rPr>
          <w:rFonts w:hint="eastAsia"/>
        </w:rPr>
        <w:t>数据输入的引导、检查和提示；</w:t>
      </w:r>
    </w:p>
    <w:p w14:paraId="0CEEA093" w14:textId="2D600527" w:rsidR="003C7292" w:rsidRDefault="00DD3696" w:rsidP="003C7292">
      <w:r>
        <w:rPr>
          <w:rFonts w:hint="eastAsia"/>
        </w:rPr>
        <w:t>3</w:t>
      </w:r>
      <w:r>
        <w:rPr>
          <w:rFonts w:hint="eastAsia"/>
        </w:rPr>
        <w:t>、</w:t>
      </w:r>
      <w:r w:rsidR="00444C05">
        <w:rPr>
          <w:rFonts w:hint="eastAsia"/>
        </w:rPr>
        <w:t>生成调配</w:t>
      </w:r>
      <w:r w:rsidR="003C7292">
        <w:rPr>
          <w:rFonts w:hint="eastAsia"/>
        </w:rPr>
        <w:t>方案</w:t>
      </w:r>
      <w:r w:rsidR="00444C05">
        <w:rPr>
          <w:rFonts w:hint="eastAsia"/>
        </w:rPr>
        <w:t>，并在生成后具有</w:t>
      </w:r>
      <w:r w:rsidR="003C7292">
        <w:rPr>
          <w:rFonts w:hint="eastAsia"/>
        </w:rPr>
        <w:t>查询和修改功能。</w:t>
      </w:r>
    </w:p>
    <w:p w14:paraId="3992DC3A" w14:textId="72D21E01" w:rsidR="003C7292" w:rsidRDefault="00DD3696" w:rsidP="003C7292">
      <w:r>
        <w:rPr>
          <w:rFonts w:hint="eastAsia"/>
        </w:rPr>
        <w:t>（</w:t>
      </w:r>
      <w:r>
        <w:fldChar w:fldCharType="begin"/>
      </w:r>
      <w:r>
        <w:rPr>
          <w:rFonts w:hint="eastAsia"/>
        </w:rPr>
        <w:instrText>seq</w:instrText>
      </w:r>
      <w:r>
        <w:instrText xml:space="preserve">  </w:instrText>
      </w:r>
      <w:r>
        <w:rPr>
          <w:rFonts w:hint="eastAsia"/>
        </w:rPr>
        <w:instrText>序号</w:instrText>
      </w:r>
      <w:r>
        <w:rPr>
          <w:rFonts w:hint="eastAsia"/>
        </w:rPr>
        <w:instrText xml:space="preserve"> \</w:instrText>
      </w:r>
      <w:r>
        <w:instrText xml:space="preserve">s 1 \s 2 \s 3 \s 4 </w:instrText>
      </w:r>
      <w:r>
        <w:fldChar w:fldCharType="separate"/>
      </w:r>
      <w:r>
        <w:rPr>
          <w:noProof/>
        </w:rPr>
        <w:t>2</w:t>
      </w:r>
      <w:r>
        <w:fldChar w:fldCharType="end"/>
      </w:r>
      <w:r>
        <w:rPr>
          <w:rFonts w:hint="eastAsia"/>
        </w:rPr>
        <w:t>）</w:t>
      </w:r>
      <w:r w:rsidR="0085702D">
        <w:rPr>
          <w:rFonts w:hint="eastAsia"/>
        </w:rPr>
        <w:t>云端报表生成与</w:t>
      </w:r>
      <w:r w:rsidR="003C7292">
        <w:rPr>
          <w:rFonts w:hint="eastAsia"/>
        </w:rPr>
        <w:t>输出</w:t>
      </w:r>
    </w:p>
    <w:p w14:paraId="52177915" w14:textId="01D601C8" w:rsidR="003C7292" w:rsidRDefault="00DD3696" w:rsidP="003C7292">
      <w:r>
        <w:rPr>
          <w:rFonts w:hint="eastAsia"/>
        </w:rPr>
        <w:t>1</w:t>
      </w:r>
      <w:r>
        <w:rPr>
          <w:rFonts w:hint="eastAsia"/>
        </w:rPr>
        <w:t>、</w:t>
      </w:r>
      <w:r w:rsidR="007A7442">
        <w:rPr>
          <w:rFonts w:hint="eastAsia"/>
        </w:rPr>
        <w:t>报表输出</w:t>
      </w:r>
      <w:r w:rsidR="003C7292">
        <w:rPr>
          <w:rFonts w:hint="eastAsia"/>
        </w:rPr>
        <w:t>运输方案图。包括：方案线路图等；</w:t>
      </w:r>
    </w:p>
    <w:p w14:paraId="698CF690" w14:textId="0A0EFB0D" w:rsidR="003C7292" w:rsidRDefault="00DD3696" w:rsidP="003C7292">
      <w:r>
        <w:rPr>
          <w:rFonts w:hint="eastAsia"/>
        </w:rPr>
        <w:t>2</w:t>
      </w:r>
      <w:r>
        <w:rPr>
          <w:rFonts w:hint="eastAsia"/>
        </w:rPr>
        <w:t>、</w:t>
      </w:r>
      <w:r w:rsidR="000D16C0">
        <w:rPr>
          <w:rFonts w:hint="eastAsia"/>
        </w:rPr>
        <w:t>输出工程报价等</w:t>
      </w:r>
      <w:r w:rsidR="003C7292">
        <w:rPr>
          <w:rFonts w:hint="eastAsia"/>
        </w:rPr>
        <w:t>指标。包括：运输</w:t>
      </w:r>
      <w:r w:rsidR="000D16C0">
        <w:rPr>
          <w:rFonts w:hint="eastAsia"/>
        </w:rPr>
        <w:t>不同</w:t>
      </w:r>
      <w:r w:rsidR="003C7292">
        <w:rPr>
          <w:rFonts w:hint="eastAsia"/>
        </w:rPr>
        <w:t>线</w:t>
      </w:r>
      <w:r w:rsidR="000D16C0">
        <w:rPr>
          <w:rFonts w:hint="eastAsia"/>
        </w:rPr>
        <w:t>路</w:t>
      </w:r>
      <w:r w:rsidR="003C7292">
        <w:rPr>
          <w:rFonts w:hint="eastAsia"/>
        </w:rPr>
        <w:t>的费用、</w:t>
      </w:r>
      <w:r w:rsidR="005A0633">
        <w:rPr>
          <w:rFonts w:hint="eastAsia"/>
        </w:rPr>
        <w:t>物料的种类、处理单价等工程指标</w:t>
      </w:r>
      <w:r w:rsidR="003C7292">
        <w:rPr>
          <w:rFonts w:hint="eastAsia"/>
        </w:rPr>
        <w:t>；</w:t>
      </w:r>
    </w:p>
    <w:p w14:paraId="3F7DA4C2" w14:textId="7E082F93" w:rsidR="0085702D" w:rsidRDefault="00DD3696" w:rsidP="003C7292">
      <w:r>
        <w:rPr>
          <w:rFonts w:hint="eastAsia"/>
        </w:rPr>
        <w:t>（</w:t>
      </w:r>
      <w:r>
        <w:fldChar w:fldCharType="begin"/>
      </w:r>
      <w:r>
        <w:rPr>
          <w:rFonts w:hint="eastAsia"/>
        </w:rPr>
        <w:instrText>seq</w:instrText>
      </w:r>
      <w:r>
        <w:instrText xml:space="preserve">  </w:instrText>
      </w:r>
      <w:r>
        <w:rPr>
          <w:rFonts w:hint="eastAsia"/>
        </w:rPr>
        <w:instrText>序号</w:instrText>
      </w:r>
      <w:r>
        <w:rPr>
          <w:rFonts w:hint="eastAsia"/>
        </w:rPr>
        <w:instrText xml:space="preserve"> \</w:instrText>
      </w:r>
      <w:r>
        <w:instrText xml:space="preserve">s 1 \s 2 \s 3 \s 4 </w:instrText>
      </w:r>
      <w:r>
        <w:fldChar w:fldCharType="separate"/>
      </w:r>
      <w:r>
        <w:rPr>
          <w:noProof/>
        </w:rPr>
        <w:t>3</w:t>
      </w:r>
      <w:r>
        <w:fldChar w:fldCharType="end"/>
      </w:r>
      <w:r>
        <w:rPr>
          <w:rFonts w:hint="eastAsia"/>
        </w:rPr>
        <w:t>）</w:t>
      </w:r>
      <w:r w:rsidR="0085702D" w:rsidRPr="0085702D">
        <w:rPr>
          <w:rFonts w:hint="eastAsia"/>
        </w:rPr>
        <w:t>运输路线规划和</w:t>
      </w:r>
      <w:r>
        <w:t>GNSS</w:t>
      </w:r>
      <w:r w:rsidR="0085702D" w:rsidRPr="0085702D">
        <w:rPr>
          <w:rFonts w:hint="eastAsia"/>
        </w:rPr>
        <w:t>跟踪</w:t>
      </w:r>
    </w:p>
    <w:p w14:paraId="3C5D021A" w14:textId="1B162313" w:rsidR="00116A85" w:rsidRDefault="00DD3696" w:rsidP="003C7292">
      <w:r>
        <w:rPr>
          <w:rFonts w:hint="eastAsia"/>
        </w:rPr>
        <w:t>1</w:t>
      </w:r>
      <w:r>
        <w:rPr>
          <w:rFonts w:hint="eastAsia"/>
        </w:rPr>
        <w:t>、</w:t>
      </w:r>
      <w:r w:rsidR="00116A85">
        <w:rPr>
          <w:rFonts w:hint="eastAsia"/>
        </w:rPr>
        <w:t>根据规划和调配方案生成运输路线；</w:t>
      </w:r>
    </w:p>
    <w:p w14:paraId="47E3F3E2" w14:textId="3B4C4F5E" w:rsidR="00116A85" w:rsidRDefault="00DD3696" w:rsidP="003C7292">
      <w:r>
        <w:rPr>
          <w:rFonts w:hint="eastAsia"/>
        </w:rPr>
        <w:t>2</w:t>
      </w:r>
      <w:r>
        <w:rPr>
          <w:rFonts w:hint="eastAsia"/>
        </w:rPr>
        <w:t>、</w:t>
      </w:r>
      <w:r w:rsidR="00116A85" w:rsidRPr="00116A85">
        <w:rPr>
          <w:rFonts w:hint="eastAsia"/>
        </w:rPr>
        <w:t>监测运输车辆是否按照预设路径完成运输任务</w:t>
      </w:r>
      <w:r w:rsidR="00116A85">
        <w:rPr>
          <w:rFonts w:hint="eastAsia"/>
        </w:rPr>
        <w:t>；</w:t>
      </w:r>
    </w:p>
    <w:p w14:paraId="599F34CF" w14:textId="798D9D37" w:rsidR="00116A85" w:rsidRDefault="00DD3696" w:rsidP="003C7292">
      <w:r>
        <w:rPr>
          <w:rFonts w:hint="eastAsia"/>
        </w:rPr>
        <w:t>3</w:t>
      </w:r>
      <w:r>
        <w:rPr>
          <w:rFonts w:hint="eastAsia"/>
        </w:rPr>
        <w:t>、</w:t>
      </w:r>
      <w:r w:rsidR="00116A85" w:rsidRPr="00116A85">
        <w:rPr>
          <w:rFonts w:hint="eastAsia"/>
        </w:rPr>
        <w:t>为运输任务结算提供</w:t>
      </w:r>
      <w:r w:rsidR="00237678">
        <w:rPr>
          <w:rFonts w:hint="eastAsia"/>
        </w:rPr>
        <w:t>运距</w:t>
      </w:r>
      <w:r w:rsidR="00237678">
        <w:t>和</w:t>
      </w:r>
      <w:r w:rsidR="00237678">
        <w:rPr>
          <w:rFonts w:hint="eastAsia"/>
        </w:rPr>
        <w:t>运输路径追踪等</w:t>
      </w:r>
      <w:r w:rsidR="00116A85" w:rsidRPr="00116A85">
        <w:rPr>
          <w:rFonts w:hint="eastAsia"/>
        </w:rPr>
        <w:t>数据基础</w:t>
      </w:r>
      <w:r w:rsidR="00116A85">
        <w:rPr>
          <w:rFonts w:hint="eastAsia"/>
        </w:rPr>
        <w:t>；</w:t>
      </w:r>
    </w:p>
    <w:p w14:paraId="002C87A0" w14:textId="36CE321D" w:rsidR="003C7292" w:rsidRDefault="002447E8" w:rsidP="003C7292">
      <w:pPr>
        <w:pStyle w:val="3"/>
      </w:pPr>
      <w:bookmarkStart w:id="3269" w:name="_Toc89377595"/>
      <w:r>
        <w:rPr>
          <w:rFonts w:hint="eastAsia"/>
        </w:rPr>
        <w:lastRenderedPageBreak/>
        <w:t>用户</w:t>
      </w:r>
      <w:r w:rsidR="00957FCF">
        <w:rPr>
          <w:rFonts w:hint="eastAsia"/>
        </w:rPr>
        <w:t>信息</w:t>
      </w:r>
      <w:r>
        <w:rPr>
          <w:rFonts w:hint="eastAsia"/>
        </w:rPr>
        <w:t>流程</w:t>
      </w:r>
      <w:r w:rsidR="003C7292">
        <w:rPr>
          <w:rFonts w:hint="eastAsia"/>
        </w:rPr>
        <w:t>图</w:t>
      </w:r>
      <w:bookmarkEnd w:id="3269"/>
    </w:p>
    <w:p w14:paraId="47C7A7F0" w14:textId="47F14ED1" w:rsidR="002447E8" w:rsidRDefault="00460328" w:rsidP="00460328">
      <w:pPr>
        <w:ind w:firstLine="0"/>
        <w:jc w:val="center"/>
      </w:pPr>
      <w:r>
        <w:fldChar w:fldCharType="begin"/>
      </w:r>
      <w:r>
        <w:instrText xml:space="preserve"> INCLUDEPICTURE "D:\\</w:instrText>
      </w:r>
      <w:r>
        <w:instrText>生活软件</w:instrText>
      </w:r>
      <w:r>
        <w:instrText>\\QQ\\QQ</w:instrText>
      </w:r>
      <w:r>
        <w:instrText>收到的文件</w:instrText>
      </w:r>
      <w:r>
        <w:instrText xml:space="preserve">\\864872983\\Image\\C2C\\O@[Y0Z)WM26VHJGK[XARX1Z.png" \* MERGEFORMATINET </w:instrText>
      </w:r>
      <w:r>
        <w:fldChar w:fldCharType="separate"/>
      </w:r>
      <w:r>
        <w:fldChar w:fldCharType="begin"/>
      </w:r>
      <w:r>
        <w:instrText xml:space="preserve"> INCLUDEPICTURE  "D:\\</w:instrText>
      </w:r>
      <w:r>
        <w:instrText>生活软件</w:instrText>
      </w:r>
      <w:r>
        <w:instrText>\\QQ\\QQ</w:instrText>
      </w:r>
      <w:r>
        <w:instrText>收到的文件</w:instrText>
      </w:r>
      <w:r>
        <w:instrText xml:space="preserve">\\864872983\\Image\\C2C\\O@[Y0Z)WM26VHJGK[XARX1Z.png" \* MERGEFORMATINET </w:instrText>
      </w:r>
      <w:r>
        <w:fldChar w:fldCharType="separate"/>
      </w:r>
      <w:r>
        <w:fldChar w:fldCharType="begin"/>
      </w:r>
      <w:r>
        <w:instrText xml:space="preserve"> INCLUDEPICTURE  "F:\\</w:instrText>
      </w:r>
      <w:r>
        <w:instrText>生活软件</w:instrText>
      </w:r>
      <w:r>
        <w:instrText>\\QQ\\QQ</w:instrText>
      </w:r>
      <w:r>
        <w:instrText>收到的文件</w:instrText>
      </w:r>
      <w:r>
        <w:instrText xml:space="preserve">\\864872983\\Image\\C2C\\O@[Y0Z)WM26VHJGK[XARX1Z.png" \* MERGEFORMATINET </w:instrText>
      </w:r>
      <w:r>
        <w:fldChar w:fldCharType="separate"/>
      </w:r>
      <w:r w:rsidR="006E670B">
        <w:fldChar w:fldCharType="begin"/>
      </w:r>
      <w:r w:rsidR="006E670B">
        <w:instrText xml:space="preserve"> </w:instrText>
      </w:r>
      <w:r w:rsidR="006E670B">
        <w:rPr>
          <w:rFonts w:hint="eastAsia"/>
        </w:rPr>
        <w:instrText>INCLUDEPICTURE  "C:\\</w:instrText>
      </w:r>
      <w:r w:rsidR="006E670B">
        <w:rPr>
          <w:rFonts w:hint="eastAsia"/>
        </w:rPr>
        <w:instrText>生活软件</w:instrText>
      </w:r>
      <w:r w:rsidR="006E670B">
        <w:rPr>
          <w:rFonts w:hint="eastAsia"/>
        </w:rPr>
        <w:instrText>\\QQ\\QQ</w:instrText>
      </w:r>
      <w:r w:rsidR="006E670B">
        <w:rPr>
          <w:rFonts w:hint="eastAsia"/>
        </w:rPr>
        <w:instrText>收到的文件</w:instrText>
      </w:r>
      <w:r w:rsidR="006E670B">
        <w:rPr>
          <w:rFonts w:hint="eastAsia"/>
        </w:rPr>
        <w:instrText>\\864872983\\Image\\C2C\\O@[Y0Z)WM26VHJGK[XARX1Z.png" \* MERGEFORMATINET</w:instrText>
      </w:r>
      <w:r w:rsidR="006E670B">
        <w:instrText xml:space="preserve"> </w:instrText>
      </w:r>
      <w:r w:rsidR="006E670B">
        <w:fldChar w:fldCharType="separate"/>
      </w:r>
      <w:r w:rsidR="00136B57">
        <w:fldChar w:fldCharType="begin"/>
      </w:r>
      <w:r w:rsidR="00136B57">
        <w:instrText xml:space="preserve"> </w:instrText>
      </w:r>
      <w:r w:rsidR="00136B57">
        <w:rPr>
          <w:rFonts w:hint="eastAsia"/>
        </w:rPr>
        <w:instrText>INCLUDEPICTURE  "C:\\</w:instrText>
      </w:r>
      <w:r w:rsidR="00136B57">
        <w:rPr>
          <w:rFonts w:hint="eastAsia"/>
        </w:rPr>
        <w:instrText>生活软件</w:instrText>
      </w:r>
      <w:r w:rsidR="00136B57">
        <w:rPr>
          <w:rFonts w:hint="eastAsia"/>
        </w:rPr>
        <w:instrText>\\QQ\\QQ</w:instrText>
      </w:r>
      <w:r w:rsidR="00136B57">
        <w:rPr>
          <w:rFonts w:hint="eastAsia"/>
        </w:rPr>
        <w:instrText>收到的文件</w:instrText>
      </w:r>
      <w:r w:rsidR="00136B57">
        <w:rPr>
          <w:rFonts w:hint="eastAsia"/>
        </w:rPr>
        <w:instrText>\\864872983\\Image\\C2C\\O@[Y0Z)WM26VHJGK[XARX1Z.png" \* MERGEFORMATINET</w:instrText>
      </w:r>
      <w:r w:rsidR="00136B57">
        <w:instrText xml:space="preserve"> </w:instrText>
      </w:r>
      <w:r w:rsidR="00136B57">
        <w:fldChar w:fldCharType="separate"/>
      </w:r>
      <w:r w:rsidR="00B80267">
        <w:fldChar w:fldCharType="begin"/>
      </w:r>
      <w:r w:rsidR="00B80267">
        <w:instrText xml:space="preserve"> </w:instrText>
      </w:r>
      <w:r w:rsidR="00B80267">
        <w:rPr>
          <w:rFonts w:hint="eastAsia"/>
        </w:rPr>
        <w:instrText>INCLUDEPICTURE  "F:\\</w:instrText>
      </w:r>
      <w:r w:rsidR="00B80267">
        <w:rPr>
          <w:rFonts w:hint="eastAsia"/>
        </w:rPr>
        <w:instrText>生活软件</w:instrText>
      </w:r>
      <w:r w:rsidR="00B80267">
        <w:rPr>
          <w:rFonts w:hint="eastAsia"/>
        </w:rPr>
        <w:instrText>\\QQ\\QQ</w:instrText>
      </w:r>
      <w:r w:rsidR="00B80267">
        <w:rPr>
          <w:rFonts w:hint="eastAsia"/>
        </w:rPr>
        <w:instrText>收到的文件</w:instrText>
      </w:r>
      <w:r w:rsidR="00B80267">
        <w:rPr>
          <w:rFonts w:hint="eastAsia"/>
        </w:rPr>
        <w:instrText>\\864872983\\Image\\C2C\\O@[Y0Z)WM26VHJGK[XARX1Z.png" \* MERGEFORMATINET</w:instrText>
      </w:r>
      <w:r w:rsidR="00B80267">
        <w:instrText xml:space="preserve"> </w:instrText>
      </w:r>
      <w:r w:rsidR="00B80267">
        <w:fldChar w:fldCharType="separate"/>
      </w:r>
      <w:r w:rsidR="005A034C">
        <w:fldChar w:fldCharType="begin"/>
      </w:r>
      <w:r w:rsidR="005A034C">
        <w:instrText xml:space="preserve"> </w:instrText>
      </w:r>
      <w:r w:rsidR="005A034C">
        <w:rPr>
          <w:rFonts w:hint="eastAsia"/>
        </w:rPr>
        <w:instrText>INCLUDEPICTURE  "C:\\</w:instrText>
      </w:r>
      <w:r w:rsidR="005A034C">
        <w:rPr>
          <w:rFonts w:hint="eastAsia"/>
        </w:rPr>
        <w:instrText>生活软件</w:instrText>
      </w:r>
      <w:r w:rsidR="005A034C">
        <w:rPr>
          <w:rFonts w:hint="eastAsia"/>
        </w:rPr>
        <w:instrText>\\QQ\\QQ</w:instrText>
      </w:r>
      <w:r w:rsidR="005A034C">
        <w:rPr>
          <w:rFonts w:hint="eastAsia"/>
        </w:rPr>
        <w:instrText>收到的文件</w:instrText>
      </w:r>
      <w:r w:rsidR="005A034C">
        <w:rPr>
          <w:rFonts w:hint="eastAsia"/>
        </w:rPr>
        <w:instrText>\\864872983\\Image\\C2C\\O@[Y0Z)WM26VHJGK[XARX1Z.png" \* MERGEFORMATINET</w:instrText>
      </w:r>
      <w:r w:rsidR="005A034C">
        <w:instrText xml:space="preserve"> </w:instrText>
      </w:r>
      <w:r w:rsidR="005A034C">
        <w:fldChar w:fldCharType="separate"/>
      </w:r>
      <w:r w:rsidR="00D54606">
        <w:fldChar w:fldCharType="begin"/>
      </w:r>
      <w:r w:rsidR="00D54606">
        <w:instrText xml:space="preserve"> </w:instrText>
      </w:r>
      <w:r w:rsidR="00D54606">
        <w:rPr>
          <w:rFonts w:hint="eastAsia"/>
        </w:rPr>
        <w:instrText>INCLUDEPICTURE  "F:\\</w:instrText>
      </w:r>
      <w:r w:rsidR="00D54606">
        <w:rPr>
          <w:rFonts w:hint="eastAsia"/>
        </w:rPr>
        <w:instrText>生活软件</w:instrText>
      </w:r>
      <w:r w:rsidR="00D54606">
        <w:rPr>
          <w:rFonts w:hint="eastAsia"/>
        </w:rPr>
        <w:instrText>\\QQ\\QQ</w:instrText>
      </w:r>
      <w:r w:rsidR="00D54606">
        <w:rPr>
          <w:rFonts w:hint="eastAsia"/>
        </w:rPr>
        <w:instrText>收到的文件</w:instrText>
      </w:r>
      <w:r w:rsidR="00D54606">
        <w:rPr>
          <w:rFonts w:hint="eastAsia"/>
        </w:rPr>
        <w:instrText>\\864872983\\Image\\C2C\\O@[Y0Z)WM26VHJGK[XARX1Z.png" \* MERGEFORMATINET</w:instrText>
      </w:r>
      <w:r w:rsidR="00D54606">
        <w:instrText xml:space="preserve"> </w:instrText>
      </w:r>
      <w:r w:rsidR="00D54606">
        <w:fldChar w:fldCharType="separate"/>
      </w:r>
      <w:r w:rsidR="006C08EF">
        <w:fldChar w:fldCharType="begin"/>
      </w:r>
      <w:r w:rsidR="006C08EF">
        <w:instrText xml:space="preserve"> </w:instrText>
      </w:r>
      <w:r w:rsidR="006C08EF">
        <w:rPr>
          <w:rFonts w:hint="eastAsia"/>
        </w:rPr>
        <w:instrText>INCLUDEPICTURE  "C:\\</w:instrText>
      </w:r>
      <w:r w:rsidR="006C08EF">
        <w:rPr>
          <w:rFonts w:hint="eastAsia"/>
        </w:rPr>
        <w:instrText>生活软件</w:instrText>
      </w:r>
      <w:r w:rsidR="006C08EF">
        <w:rPr>
          <w:rFonts w:hint="eastAsia"/>
        </w:rPr>
        <w:instrText>\\QQ\\QQ</w:instrText>
      </w:r>
      <w:r w:rsidR="006C08EF">
        <w:rPr>
          <w:rFonts w:hint="eastAsia"/>
        </w:rPr>
        <w:instrText>收到的文件</w:instrText>
      </w:r>
      <w:r w:rsidR="006C08EF">
        <w:rPr>
          <w:rFonts w:hint="eastAsia"/>
        </w:rPr>
        <w:instrText>\\864872983\\Image\\C2C\\O@[Y0Z)WM26VHJGK[XARX1Z.png" \* MERGEFORMATINET</w:instrText>
      </w:r>
      <w:r w:rsidR="006C08EF">
        <w:instrText xml:space="preserve"> </w:instrText>
      </w:r>
      <w:r w:rsidR="006C08EF">
        <w:fldChar w:fldCharType="separate"/>
      </w:r>
      <w:r w:rsidR="000469FF">
        <w:fldChar w:fldCharType="begin"/>
      </w:r>
      <w:r w:rsidR="000469FF">
        <w:instrText xml:space="preserve"> </w:instrText>
      </w:r>
      <w:r w:rsidR="000469FF">
        <w:rPr>
          <w:rFonts w:hint="eastAsia"/>
        </w:rPr>
        <w:instrText>INCLUDEPICTURE  "D:\\</w:instrText>
      </w:r>
      <w:r w:rsidR="000469FF">
        <w:rPr>
          <w:rFonts w:hint="eastAsia"/>
        </w:rPr>
        <w:instrText>生活软件</w:instrText>
      </w:r>
      <w:r w:rsidR="000469FF">
        <w:rPr>
          <w:rFonts w:hint="eastAsia"/>
        </w:rPr>
        <w:instrText>\\QQ\\QQ</w:instrText>
      </w:r>
      <w:r w:rsidR="000469FF">
        <w:rPr>
          <w:rFonts w:hint="eastAsia"/>
        </w:rPr>
        <w:instrText>收到的文件</w:instrText>
      </w:r>
      <w:r w:rsidR="000469FF">
        <w:rPr>
          <w:rFonts w:hint="eastAsia"/>
        </w:rPr>
        <w:instrText>\\864872983\\Image\\C2C\\O@[Y0Z)WM26VHJGK[XARX1Z.png" \* MERGEFORMATINET</w:instrText>
      </w:r>
      <w:r w:rsidR="000469FF">
        <w:instrText xml:space="preserve"> </w:instrText>
      </w:r>
      <w:r w:rsidR="000469FF">
        <w:fldChar w:fldCharType="separate"/>
      </w:r>
      <w:r w:rsidR="003A7E59">
        <w:fldChar w:fldCharType="begin"/>
      </w:r>
      <w:r w:rsidR="003A7E59">
        <w:instrText xml:space="preserve"> </w:instrText>
      </w:r>
      <w:r w:rsidR="003A7E59">
        <w:rPr>
          <w:rFonts w:hint="eastAsia"/>
        </w:rPr>
        <w:instrText>INCLUDEPICTURE  "D:\\</w:instrText>
      </w:r>
      <w:r w:rsidR="003A7E59">
        <w:rPr>
          <w:rFonts w:hint="eastAsia"/>
        </w:rPr>
        <w:instrText>生活软件</w:instrText>
      </w:r>
      <w:r w:rsidR="003A7E59">
        <w:rPr>
          <w:rFonts w:hint="eastAsia"/>
        </w:rPr>
        <w:instrText>\\QQ\\QQ</w:instrText>
      </w:r>
      <w:r w:rsidR="003A7E59">
        <w:rPr>
          <w:rFonts w:hint="eastAsia"/>
        </w:rPr>
        <w:instrText>收到的文件</w:instrText>
      </w:r>
      <w:r w:rsidR="003A7E59">
        <w:rPr>
          <w:rFonts w:hint="eastAsia"/>
        </w:rPr>
        <w:instrText>\\864872983\\Image\\C2C\\O@[Y0Z)WM26VHJGK[XARX1Z.png" \* MERGEFORMATINET</w:instrText>
      </w:r>
      <w:r w:rsidR="003A7E59">
        <w:instrText xml:space="preserve"> </w:instrText>
      </w:r>
      <w:r w:rsidR="003A7E59">
        <w:fldChar w:fldCharType="separate"/>
      </w:r>
      <w:r w:rsidR="0029018F">
        <w:fldChar w:fldCharType="begin"/>
      </w:r>
      <w:r w:rsidR="0029018F">
        <w:instrText xml:space="preserve"> </w:instrText>
      </w:r>
      <w:r w:rsidR="0029018F">
        <w:rPr>
          <w:rFonts w:hint="eastAsia"/>
        </w:rPr>
        <w:instrText>INCLUDEPICTURE  "D:\\</w:instrText>
      </w:r>
      <w:r w:rsidR="0029018F">
        <w:rPr>
          <w:rFonts w:hint="eastAsia"/>
        </w:rPr>
        <w:instrText>生活软件</w:instrText>
      </w:r>
      <w:r w:rsidR="0029018F">
        <w:rPr>
          <w:rFonts w:hint="eastAsia"/>
        </w:rPr>
        <w:instrText>\\QQ\\QQ</w:instrText>
      </w:r>
      <w:r w:rsidR="0029018F">
        <w:rPr>
          <w:rFonts w:hint="eastAsia"/>
        </w:rPr>
        <w:instrText>收到的文件</w:instrText>
      </w:r>
      <w:r w:rsidR="0029018F">
        <w:rPr>
          <w:rFonts w:hint="eastAsia"/>
        </w:rPr>
        <w:instrText>\\864872983\\Image\\C2C\\O@[Y0Z)WM26VHJGK[XARX1Z.png" \* MERGEFORMATINET</w:instrText>
      </w:r>
      <w:r w:rsidR="0029018F">
        <w:instrText xml:space="preserve"> </w:instrText>
      </w:r>
      <w:r w:rsidR="0029018F">
        <w:fldChar w:fldCharType="separate"/>
      </w:r>
      <w:r w:rsidR="00D6308A">
        <w:fldChar w:fldCharType="begin"/>
      </w:r>
      <w:r w:rsidR="00D6308A">
        <w:instrText xml:space="preserve"> </w:instrText>
      </w:r>
      <w:r w:rsidR="00D6308A">
        <w:rPr>
          <w:rFonts w:hint="eastAsia"/>
        </w:rPr>
        <w:instrText>INCLUDEPICTURE  "D:\\</w:instrText>
      </w:r>
      <w:r w:rsidR="00D6308A">
        <w:rPr>
          <w:rFonts w:hint="eastAsia"/>
        </w:rPr>
        <w:instrText>生活软件</w:instrText>
      </w:r>
      <w:r w:rsidR="00D6308A">
        <w:rPr>
          <w:rFonts w:hint="eastAsia"/>
        </w:rPr>
        <w:instrText>\\QQ\\QQ</w:instrText>
      </w:r>
      <w:r w:rsidR="00D6308A">
        <w:rPr>
          <w:rFonts w:hint="eastAsia"/>
        </w:rPr>
        <w:instrText>收到的文件</w:instrText>
      </w:r>
      <w:r w:rsidR="00D6308A">
        <w:rPr>
          <w:rFonts w:hint="eastAsia"/>
        </w:rPr>
        <w:instrText>\\864872983\\Image\\C2C\\O@[Y0Z)WM26VHJGK[XARX1Z.png" \* MERGEFORMATINET</w:instrText>
      </w:r>
      <w:r w:rsidR="00D6308A">
        <w:instrText xml:space="preserve"> </w:instrText>
      </w:r>
      <w:r w:rsidR="00D6308A">
        <w:fldChar w:fldCharType="separate"/>
      </w:r>
      <w:r w:rsidR="00233B30">
        <w:fldChar w:fldCharType="begin"/>
      </w:r>
      <w:r w:rsidR="00233B30">
        <w:instrText xml:space="preserve"> </w:instrText>
      </w:r>
      <w:r w:rsidR="00233B30">
        <w:rPr>
          <w:rFonts w:hint="eastAsia"/>
        </w:rPr>
        <w:instrText>INCLUDEPICTURE  "D:\\</w:instrText>
      </w:r>
      <w:r w:rsidR="00233B30">
        <w:rPr>
          <w:rFonts w:hint="eastAsia"/>
        </w:rPr>
        <w:instrText>生活软件</w:instrText>
      </w:r>
      <w:r w:rsidR="00233B30">
        <w:rPr>
          <w:rFonts w:hint="eastAsia"/>
        </w:rPr>
        <w:instrText>\\QQ\\QQ</w:instrText>
      </w:r>
      <w:r w:rsidR="00233B30">
        <w:rPr>
          <w:rFonts w:hint="eastAsia"/>
        </w:rPr>
        <w:instrText>收到的文件</w:instrText>
      </w:r>
      <w:r w:rsidR="00233B30">
        <w:rPr>
          <w:rFonts w:hint="eastAsia"/>
        </w:rPr>
        <w:instrText>\\864872983\\Image\\C2C\\O@[Y0Z)WM26VHJGK[XARX1Z.png" \* MERGEFORMATINET</w:instrText>
      </w:r>
      <w:r w:rsidR="00233B30">
        <w:instrText xml:space="preserve"> </w:instrText>
      </w:r>
      <w:r w:rsidR="00233B30">
        <w:fldChar w:fldCharType="separate"/>
      </w:r>
      <w:r w:rsidR="000B2061">
        <w:fldChar w:fldCharType="begin"/>
      </w:r>
      <w:r w:rsidR="000B2061">
        <w:instrText xml:space="preserve"> </w:instrText>
      </w:r>
      <w:r w:rsidR="000B2061">
        <w:rPr>
          <w:rFonts w:hint="eastAsia"/>
        </w:rPr>
        <w:instrText>INCLUDEPICTURE  "D:\\</w:instrText>
      </w:r>
      <w:r w:rsidR="000B2061">
        <w:rPr>
          <w:rFonts w:hint="eastAsia"/>
        </w:rPr>
        <w:instrText>生活软件</w:instrText>
      </w:r>
      <w:r w:rsidR="000B2061">
        <w:rPr>
          <w:rFonts w:hint="eastAsia"/>
        </w:rPr>
        <w:instrText>\\QQ\\QQ</w:instrText>
      </w:r>
      <w:r w:rsidR="000B2061">
        <w:rPr>
          <w:rFonts w:hint="eastAsia"/>
        </w:rPr>
        <w:instrText>收到的文件</w:instrText>
      </w:r>
      <w:r w:rsidR="000B2061">
        <w:rPr>
          <w:rFonts w:hint="eastAsia"/>
        </w:rPr>
        <w:instrText>\\864872983\\Image\\C2C\\O@[Y0Z)WM26VHJGK[XARX1Z.png" \* MERGEFORMATINET</w:instrText>
      </w:r>
      <w:r w:rsidR="000B2061">
        <w:instrText xml:space="preserve"> </w:instrText>
      </w:r>
      <w:r w:rsidR="000B2061">
        <w:fldChar w:fldCharType="separate"/>
      </w:r>
      <w:r w:rsidR="00A239D3">
        <w:fldChar w:fldCharType="begin"/>
      </w:r>
      <w:r w:rsidR="00A239D3">
        <w:instrText xml:space="preserve"> </w:instrText>
      </w:r>
      <w:r w:rsidR="00A239D3">
        <w:rPr>
          <w:rFonts w:hint="eastAsia"/>
        </w:rPr>
        <w:instrText>INCLUDEPICTURE  "D:\\</w:instrText>
      </w:r>
      <w:r w:rsidR="00A239D3">
        <w:rPr>
          <w:rFonts w:hint="eastAsia"/>
        </w:rPr>
        <w:instrText>生活软件</w:instrText>
      </w:r>
      <w:r w:rsidR="00A239D3">
        <w:rPr>
          <w:rFonts w:hint="eastAsia"/>
        </w:rPr>
        <w:instrText>\\QQ\\QQ</w:instrText>
      </w:r>
      <w:r w:rsidR="00A239D3">
        <w:rPr>
          <w:rFonts w:hint="eastAsia"/>
        </w:rPr>
        <w:instrText>收到的文件</w:instrText>
      </w:r>
      <w:r w:rsidR="00A239D3">
        <w:rPr>
          <w:rFonts w:hint="eastAsia"/>
        </w:rPr>
        <w:instrText>\\864872983\\Image\\C2C\\O@[Y0Z)WM26VHJGK[XARX1Z.png" \* MERGEFORMATINET</w:instrText>
      </w:r>
      <w:r w:rsidR="00A239D3">
        <w:instrText xml:space="preserve"> </w:instrText>
      </w:r>
      <w:r w:rsidR="00A239D3">
        <w:fldChar w:fldCharType="separate"/>
      </w:r>
      <w:r w:rsidR="00A239D3">
        <w:pict w14:anchorId="340B4E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6.6pt;height:408.15pt">
            <v:imagedata r:id="rId51" r:href="rId52"/>
          </v:shape>
        </w:pict>
      </w:r>
      <w:r w:rsidR="00A239D3">
        <w:fldChar w:fldCharType="end"/>
      </w:r>
      <w:r w:rsidR="000B2061">
        <w:fldChar w:fldCharType="end"/>
      </w:r>
      <w:r w:rsidR="00233B30">
        <w:fldChar w:fldCharType="end"/>
      </w:r>
      <w:r w:rsidR="00D6308A">
        <w:fldChar w:fldCharType="end"/>
      </w:r>
      <w:r w:rsidR="0029018F">
        <w:fldChar w:fldCharType="end"/>
      </w:r>
      <w:r w:rsidR="003A7E59">
        <w:fldChar w:fldCharType="end"/>
      </w:r>
      <w:r w:rsidR="000469FF">
        <w:fldChar w:fldCharType="end"/>
      </w:r>
      <w:r w:rsidR="006C08EF">
        <w:fldChar w:fldCharType="end"/>
      </w:r>
      <w:r w:rsidR="00D54606">
        <w:fldChar w:fldCharType="end"/>
      </w:r>
      <w:r w:rsidR="005A034C">
        <w:fldChar w:fldCharType="end"/>
      </w:r>
      <w:r w:rsidR="00B80267">
        <w:fldChar w:fldCharType="end"/>
      </w:r>
      <w:r w:rsidR="00136B57">
        <w:fldChar w:fldCharType="end"/>
      </w:r>
      <w:r w:rsidR="006E670B">
        <w:fldChar w:fldCharType="end"/>
      </w:r>
      <w:r>
        <w:fldChar w:fldCharType="end"/>
      </w:r>
      <w:r>
        <w:fldChar w:fldCharType="end"/>
      </w:r>
      <w:r>
        <w:fldChar w:fldCharType="end"/>
      </w:r>
    </w:p>
    <w:p w14:paraId="787EF4CC" w14:textId="4009DEFD" w:rsidR="005D5016" w:rsidRPr="002447E8" w:rsidRDefault="005D5016" w:rsidP="005D5016">
      <w:pPr>
        <w:ind w:firstLine="0"/>
        <w:jc w:val="center"/>
      </w:pPr>
    </w:p>
    <w:p w14:paraId="45551F77" w14:textId="77777777" w:rsidR="00DD07CB" w:rsidRPr="006E670B" w:rsidRDefault="00DD07CB" w:rsidP="00233B30"/>
    <w:sectPr w:rsidR="00DD07CB" w:rsidRPr="006E670B" w:rsidSect="00B80267">
      <w:pgSz w:w="11906" w:h="16838"/>
      <w:pgMar w:top="1418" w:right="1418" w:bottom="1418" w:left="1418"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CEFDEA3" w14:textId="77777777" w:rsidR="00961A7B" w:rsidRDefault="00961A7B" w:rsidP="00427583">
      <w:r>
        <w:separator/>
      </w:r>
    </w:p>
    <w:p w14:paraId="093CEAF6" w14:textId="77777777" w:rsidR="00961A7B" w:rsidRDefault="00961A7B" w:rsidP="00427583"/>
  </w:endnote>
  <w:endnote w:type="continuationSeparator" w:id="0">
    <w:p w14:paraId="256C6DEE" w14:textId="77777777" w:rsidR="00961A7B" w:rsidRDefault="00961A7B" w:rsidP="00427583">
      <w:r>
        <w:continuationSeparator/>
      </w:r>
    </w:p>
    <w:p w14:paraId="4BC20732" w14:textId="77777777" w:rsidR="00961A7B" w:rsidRDefault="00961A7B" w:rsidP="0042758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隶书">
    <w:panose1 w:val="02010509060101010101"/>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D6FBBE" w14:textId="7B12F500" w:rsidR="00A239D3" w:rsidRDefault="00A239D3" w:rsidP="00B44426">
    <w:pPr>
      <w:ind w:firstLine="0"/>
      <w:jc w:val="center"/>
    </w:pPr>
    <w:r w:rsidRPr="00262DD7">
      <w:fldChar w:fldCharType="begin"/>
    </w:r>
    <w:r w:rsidRPr="00262DD7">
      <w:instrText xml:space="preserve"> PAGE </w:instrText>
    </w:r>
    <w:r w:rsidRPr="00262DD7">
      <w:fldChar w:fldCharType="separate"/>
    </w:r>
    <w:r w:rsidR="00E846E0">
      <w:rPr>
        <w:noProof/>
      </w:rPr>
      <w:t>3</w:t>
    </w:r>
    <w:r w:rsidRPr="00262DD7">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7013B4" w14:textId="53B0C312" w:rsidR="00A239D3" w:rsidRPr="00575F29" w:rsidRDefault="00A239D3" w:rsidP="00575F29">
    <w:pPr>
      <w:pStyle w:val="a4"/>
      <w:spacing w:line="240" w:lineRule="atLeast"/>
      <w:ind w:firstLine="0"/>
      <w:jc w:val="center"/>
      <w:rPr>
        <w:rStyle w:val="a7"/>
        <w:noProof/>
      </w:rPr>
    </w:pPr>
    <w:r w:rsidRPr="00575F29">
      <w:rPr>
        <w:rStyle w:val="a7"/>
        <w:noProof/>
      </w:rPr>
      <w:fldChar w:fldCharType="begin"/>
    </w:r>
    <w:r w:rsidRPr="00575F29">
      <w:rPr>
        <w:rStyle w:val="a7"/>
        <w:noProof/>
      </w:rPr>
      <w:instrText xml:space="preserve"> PAGE </w:instrText>
    </w:r>
    <w:r w:rsidRPr="00575F29">
      <w:rPr>
        <w:rStyle w:val="a7"/>
        <w:noProof/>
      </w:rPr>
      <w:fldChar w:fldCharType="separate"/>
    </w:r>
    <w:r w:rsidR="002F0F14">
      <w:rPr>
        <w:rStyle w:val="a7"/>
        <w:noProof/>
      </w:rPr>
      <w:t>38</w:t>
    </w:r>
    <w:r w:rsidRPr="00575F29">
      <w:rPr>
        <w:rStyle w:val="a7"/>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068DCDD" w14:textId="77777777" w:rsidR="00961A7B" w:rsidRDefault="00961A7B" w:rsidP="00427583">
      <w:r>
        <w:separator/>
      </w:r>
    </w:p>
    <w:p w14:paraId="71EDDAD5" w14:textId="77777777" w:rsidR="00961A7B" w:rsidRDefault="00961A7B" w:rsidP="00427583"/>
  </w:footnote>
  <w:footnote w:type="continuationSeparator" w:id="0">
    <w:p w14:paraId="54CCFFB5" w14:textId="77777777" w:rsidR="00961A7B" w:rsidRDefault="00961A7B" w:rsidP="00427583">
      <w:r>
        <w:continuationSeparator/>
      </w:r>
    </w:p>
    <w:p w14:paraId="577A96D3" w14:textId="77777777" w:rsidR="00961A7B" w:rsidRDefault="00961A7B" w:rsidP="00427583"/>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0B2388" w14:textId="7B7B7D19" w:rsidR="00A239D3" w:rsidRPr="00427583" w:rsidRDefault="00A239D3" w:rsidP="00427583">
    <w:pPr>
      <w:pStyle w:val="a3"/>
      <w:spacing w:line="240" w:lineRule="atLeast"/>
      <w:ind w:firstLine="0"/>
      <w:rPr>
        <w:rFonts w:ascii="隶书" w:eastAsia="隶书"/>
      </w:rPr>
    </w:pPr>
    <w:r w:rsidRPr="00427583">
      <w:rPr>
        <w:rFonts w:ascii="隶书" w:eastAsia="隶书" w:hint="eastAsia"/>
      </w:rPr>
      <w:t>城市工程建设余泥渣土智能规划和运营系统研发</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D01420" w14:textId="77777777" w:rsidR="00A239D3" w:rsidRPr="00427583" w:rsidRDefault="00A239D3" w:rsidP="00427583">
    <w:pPr>
      <w:pStyle w:val="a3"/>
      <w:spacing w:line="240" w:lineRule="atLeast"/>
      <w:ind w:firstLine="0"/>
      <w:rPr>
        <w:rFonts w:ascii="隶书" w:eastAsia="隶书"/>
      </w:rPr>
    </w:pPr>
    <w:bookmarkStart w:id="11" w:name="_Hlk77845314"/>
    <w:bookmarkStart w:id="12" w:name="_Hlk77845315"/>
    <w:bookmarkStart w:id="13" w:name="_Hlk77845321"/>
    <w:bookmarkStart w:id="14" w:name="_Hlk77845322"/>
    <w:bookmarkStart w:id="15" w:name="_Hlk77845323"/>
    <w:bookmarkStart w:id="16" w:name="_Hlk77845324"/>
    <w:bookmarkStart w:id="17" w:name="_Hlk77845325"/>
    <w:bookmarkStart w:id="18" w:name="_Hlk77845326"/>
    <w:r w:rsidRPr="00427583">
      <w:rPr>
        <w:rFonts w:ascii="隶书" w:eastAsia="隶书" w:hint="eastAsia"/>
      </w:rPr>
      <w:t>目    录</w:t>
    </w:r>
    <w:bookmarkEnd w:id="11"/>
    <w:bookmarkEnd w:id="12"/>
    <w:bookmarkEnd w:id="13"/>
    <w:bookmarkEnd w:id="14"/>
    <w:bookmarkEnd w:id="15"/>
    <w:bookmarkEnd w:id="16"/>
    <w:bookmarkEnd w:id="17"/>
    <w:bookmarkEnd w:id="18"/>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01063AF"/>
    <w:multiLevelType w:val="hybridMultilevel"/>
    <w:tmpl w:val="004E078A"/>
    <w:lvl w:ilvl="0" w:tplc="9C064032">
      <w:start w:val="1"/>
      <w:numFmt w:val="decimal"/>
      <w:lvlText w:val="表1.%1"/>
      <w:lvlJc w:val="left"/>
      <w:pPr>
        <w:tabs>
          <w:tab w:val="num" w:pos="1077"/>
        </w:tabs>
        <w:ind w:left="0" w:firstLine="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 w15:restartNumberingAfterBreak="0">
    <w:nsid w:val="48954AD7"/>
    <w:multiLevelType w:val="multilevel"/>
    <w:tmpl w:val="FC48E346"/>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 w15:restartNumberingAfterBreak="0">
    <w:nsid w:val="4E357FF9"/>
    <w:multiLevelType w:val="hybridMultilevel"/>
    <w:tmpl w:val="830CF848"/>
    <w:lvl w:ilvl="0" w:tplc="748EE54C">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6A760C5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3"/>
  </w:num>
  <w:num w:numId="2">
    <w:abstractNumId w:val="2"/>
  </w:num>
  <w:num w:numId="3">
    <w:abstractNumId w:val="1"/>
  </w:num>
  <w:num w:numId="4">
    <w:abstractNumId w:val="0"/>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刘全">
    <w15:presenceInfo w15:providerId="None" w15:userId="刘全"/>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bordersDoNotSurroundHeader/>
  <w:bordersDoNotSurroundFooter/>
  <w:trackRevision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2347"/>
    <w:rsid w:val="000004E8"/>
    <w:rsid w:val="00010DDA"/>
    <w:rsid w:val="00025631"/>
    <w:rsid w:val="00045558"/>
    <w:rsid w:val="000469FF"/>
    <w:rsid w:val="0005058B"/>
    <w:rsid w:val="00055A83"/>
    <w:rsid w:val="00067C0E"/>
    <w:rsid w:val="0007432D"/>
    <w:rsid w:val="00080EBB"/>
    <w:rsid w:val="00084F2A"/>
    <w:rsid w:val="00086203"/>
    <w:rsid w:val="00087B6D"/>
    <w:rsid w:val="000B01E8"/>
    <w:rsid w:val="000B2061"/>
    <w:rsid w:val="000C7256"/>
    <w:rsid w:val="000D16C0"/>
    <w:rsid w:val="000E4A09"/>
    <w:rsid w:val="000F4585"/>
    <w:rsid w:val="0010393A"/>
    <w:rsid w:val="00107C61"/>
    <w:rsid w:val="00116A85"/>
    <w:rsid w:val="00125696"/>
    <w:rsid w:val="00126F17"/>
    <w:rsid w:val="00136B57"/>
    <w:rsid w:val="00144FA7"/>
    <w:rsid w:val="001460E2"/>
    <w:rsid w:val="001468E7"/>
    <w:rsid w:val="00161D13"/>
    <w:rsid w:val="00180F28"/>
    <w:rsid w:val="00185DDE"/>
    <w:rsid w:val="0019132E"/>
    <w:rsid w:val="001955DE"/>
    <w:rsid w:val="001A0C6B"/>
    <w:rsid w:val="001B0AF5"/>
    <w:rsid w:val="001B6C60"/>
    <w:rsid w:val="001B7671"/>
    <w:rsid w:val="001B7C42"/>
    <w:rsid w:val="001D092A"/>
    <w:rsid w:val="001D145D"/>
    <w:rsid w:val="001D6D8C"/>
    <w:rsid w:val="001F27F7"/>
    <w:rsid w:val="00210664"/>
    <w:rsid w:val="00233B30"/>
    <w:rsid w:val="00237678"/>
    <w:rsid w:val="002412D4"/>
    <w:rsid w:val="002447E8"/>
    <w:rsid w:val="00262DD7"/>
    <w:rsid w:val="002704A3"/>
    <w:rsid w:val="0027075B"/>
    <w:rsid w:val="00271088"/>
    <w:rsid w:val="002837BE"/>
    <w:rsid w:val="0028394B"/>
    <w:rsid w:val="00285D2A"/>
    <w:rsid w:val="0029018F"/>
    <w:rsid w:val="0029540D"/>
    <w:rsid w:val="00297B69"/>
    <w:rsid w:val="002A1656"/>
    <w:rsid w:val="002A1BA7"/>
    <w:rsid w:val="002A2410"/>
    <w:rsid w:val="002B094F"/>
    <w:rsid w:val="002C58E3"/>
    <w:rsid w:val="002F0F14"/>
    <w:rsid w:val="002F5AE9"/>
    <w:rsid w:val="003035C8"/>
    <w:rsid w:val="003055C8"/>
    <w:rsid w:val="003065BB"/>
    <w:rsid w:val="00315961"/>
    <w:rsid w:val="00316E4B"/>
    <w:rsid w:val="003200A7"/>
    <w:rsid w:val="00334FCA"/>
    <w:rsid w:val="00335609"/>
    <w:rsid w:val="00347211"/>
    <w:rsid w:val="00351FB2"/>
    <w:rsid w:val="00365A26"/>
    <w:rsid w:val="00371BEE"/>
    <w:rsid w:val="00392EDF"/>
    <w:rsid w:val="003956CE"/>
    <w:rsid w:val="003A07E0"/>
    <w:rsid w:val="003A5086"/>
    <w:rsid w:val="003A7E59"/>
    <w:rsid w:val="003B31D9"/>
    <w:rsid w:val="003B3C8D"/>
    <w:rsid w:val="003C169B"/>
    <w:rsid w:val="003C7292"/>
    <w:rsid w:val="003D218E"/>
    <w:rsid w:val="003E5962"/>
    <w:rsid w:val="003E79FF"/>
    <w:rsid w:val="004207FA"/>
    <w:rsid w:val="00426208"/>
    <w:rsid w:val="00427583"/>
    <w:rsid w:val="00436BA6"/>
    <w:rsid w:val="00441EBE"/>
    <w:rsid w:val="00444C05"/>
    <w:rsid w:val="00446682"/>
    <w:rsid w:val="00460328"/>
    <w:rsid w:val="00462347"/>
    <w:rsid w:val="00472BAD"/>
    <w:rsid w:val="00477D2A"/>
    <w:rsid w:val="00486CE2"/>
    <w:rsid w:val="0049473C"/>
    <w:rsid w:val="004B4868"/>
    <w:rsid w:val="004C3328"/>
    <w:rsid w:val="004D2FDA"/>
    <w:rsid w:val="004D3B58"/>
    <w:rsid w:val="004F740E"/>
    <w:rsid w:val="00510A17"/>
    <w:rsid w:val="005127B4"/>
    <w:rsid w:val="0051595A"/>
    <w:rsid w:val="00523324"/>
    <w:rsid w:val="0052780A"/>
    <w:rsid w:val="0052797C"/>
    <w:rsid w:val="005344B6"/>
    <w:rsid w:val="005345B3"/>
    <w:rsid w:val="00540FC4"/>
    <w:rsid w:val="00542217"/>
    <w:rsid w:val="005438BE"/>
    <w:rsid w:val="0055158F"/>
    <w:rsid w:val="005567E1"/>
    <w:rsid w:val="00563534"/>
    <w:rsid w:val="0056588A"/>
    <w:rsid w:val="005727E8"/>
    <w:rsid w:val="00575F29"/>
    <w:rsid w:val="00577333"/>
    <w:rsid w:val="00580E8E"/>
    <w:rsid w:val="00587FE6"/>
    <w:rsid w:val="005A034C"/>
    <w:rsid w:val="005A0633"/>
    <w:rsid w:val="005A25A9"/>
    <w:rsid w:val="005B1051"/>
    <w:rsid w:val="005C13DD"/>
    <w:rsid w:val="005C40EC"/>
    <w:rsid w:val="005D5016"/>
    <w:rsid w:val="005F18CF"/>
    <w:rsid w:val="006157AA"/>
    <w:rsid w:val="006272E5"/>
    <w:rsid w:val="0063537F"/>
    <w:rsid w:val="00640DA6"/>
    <w:rsid w:val="00656538"/>
    <w:rsid w:val="006576C2"/>
    <w:rsid w:val="006710D3"/>
    <w:rsid w:val="00681765"/>
    <w:rsid w:val="006A0DBF"/>
    <w:rsid w:val="006C08EF"/>
    <w:rsid w:val="006D7B66"/>
    <w:rsid w:val="006E4A5D"/>
    <w:rsid w:val="006E670B"/>
    <w:rsid w:val="006E6A43"/>
    <w:rsid w:val="006E7C6A"/>
    <w:rsid w:val="00704AB8"/>
    <w:rsid w:val="00740C3B"/>
    <w:rsid w:val="0075396D"/>
    <w:rsid w:val="0075465C"/>
    <w:rsid w:val="00762A83"/>
    <w:rsid w:val="0077343D"/>
    <w:rsid w:val="00777000"/>
    <w:rsid w:val="007901BF"/>
    <w:rsid w:val="00791369"/>
    <w:rsid w:val="007A31C2"/>
    <w:rsid w:val="007A7442"/>
    <w:rsid w:val="007B0A41"/>
    <w:rsid w:val="007C1B8B"/>
    <w:rsid w:val="007C345F"/>
    <w:rsid w:val="007D0962"/>
    <w:rsid w:val="007E2238"/>
    <w:rsid w:val="007E79D6"/>
    <w:rsid w:val="007F11DE"/>
    <w:rsid w:val="007F1BE0"/>
    <w:rsid w:val="007F466C"/>
    <w:rsid w:val="007F756A"/>
    <w:rsid w:val="0080369D"/>
    <w:rsid w:val="00805420"/>
    <w:rsid w:val="008073EE"/>
    <w:rsid w:val="008103E6"/>
    <w:rsid w:val="008104BB"/>
    <w:rsid w:val="0082490A"/>
    <w:rsid w:val="00825997"/>
    <w:rsid w:val="00832159"/>
    <w:rsid w:val="00834ADC"/>
    <w:rsid w:val="00841BA5"/>
    <w:rsid w:val="00845972"/>
    <w:rsid w:val="0084689E"/>
    <w:rsid w:val="00852E07"/>
    <w:rsid w:val="0085702D"/>
    <w:rsid w:val="008755A6"/>
    <w:rsid w:val="008B3AF1"/>
    <w:rsid w:val="008C4454"/>
    <w:rsid w:val="008C5B34"/>
    <w:rsid w:val="008D5E8C"/>
    <w:rsid w:val="008E791A"/>
    <w:rsid w:val="008F070D"/>
    <w:rsid w:val="008F2C52"/>
    <w:rsid w:val="009030F6"/>
    <w:rsid w:val="00907C6D"/>
    <w:rsid w:val="009145C6"/>
    <w:rsid w:val="0091615B"/>
    <w:rsid w:val="00917176"/>
    <w:rsid w:val="0093402A"/>
    <w:rsid w:val="0095468C"/>
    <w:rsid w:val="00957FCF"/>
    <w:rsid w:val="00961A7B"/>
    <w:rsid w:val="00962287"/>
    <w:rsid w:val="00965553"/>
    <w:rsid w:val="0096629E"/>
    <w:rsid w:val="00975CFC"/>
    <w:rsid w:val="0099544F"/>
    <w:rsid w:val="009A1826"/>
    <w:rsid w:val="009B40C9"/>
    <w:rsid w:val="009B5773"/>
    <w:rsid w:val="009D4DDE"/>
    <w:rsid w:val="009D6455"/>
    <w:rsid w:val="009E2A6F"/>
    <w:rsid w:val="009F43FF"/>
    <w:rsid w:val="00A00C38"/>
    <w:rsid w:val="00A2081F"/>
    <w:rsid w:val="00A239D3"/>
    <w:rsid w:val="00A74717"/>
    <w:rsid w:val="00A7711C"/>
    <w:rsid w:val="00A95EAB"/>
    <w:rsid w:val="00AA23BD"/>
    <w:rsid w:val="00AA6877"/>
    <w:rsid w:val="00AA7307"/>
    <w:rsid w:val="00AD7215"/>
    <w:rsid w:val="00AE4559"/>
    <w:rsid w:val="00AF0AEF"/>
    <w:rsid w:val="00AF0DEA"/>
    <w:rsid w:val="00AF5CB7"/>
    <w:rsid w:val="00B063C7"/>
    <w:rsid w:val="00B10EA2"/>
    <w:rsid w:val="00B42C94"/>
    <w:rsid w:val="00B44426"/>
    <w:rsid w:val="00B52802"/>
    <w:rsid w:val="00B5299D"/>
    <w:rsid w:val="00B627C7"/>
    <w:rsid w:val="00B718EC"/>
    <w:rsid w:val="00B80267"/>
    <w:rsid w:val="00B82730"/>
    <w:rsid w:val="00B90824"/>
    <w:rsid w:val="00B92FE6"/>
    <w:rsid w:val="00BA51FC"/>
    <w:rsid w:val="00BB5000"/>
    <w:rsid w:val="00BC4B02"/>
    <w:rsid w:val="00BD4784"/>
    <w:rsid w:val="00BF782C"/>
    <w:rsid w:val="00C03327"/>
    <w:rsid w:val="00C071AF"/>
    <w:rsid w:val="00C146E5"/>
    <w:rsid w:val="00C34788"/>
    <w:rsid w:val="00C361E8"/>
    <w:rsid w:val="00C42EAB"/>
    <w:rsid w:val="00C47383"/>
    <w:rsid w:val="00C54BA6"/>
    <w:rsid w:val="00C56C83"/>
    <w:rsid w:val="00C85870"/>
    <w:rsid w:val="00CA799E"/>
    <w:rsid w:val="00CB339F"/>
    <w:rsid w:val="00CB6D0C"/>
    <w:rsid w:val="00CC16DA"/>
    <w:rsid w:val="00CD3EAE"/>
    <w:rsid w:val="00CD4476"/>
    <w:rsid w:val="00CD7ADB"/>
    <w:rsid w:val="00CE2550"/>
    <w:rsid w:val="00CF05A0"/>
    <w:rsid w:val="00CF0F51"/>
    <w:rsid w:val="00CF71E1"/>
    <w:rsid w:val="00CF73ED"/>
    <w:rsid w:val="00CF794B"/>
    <w:rsid w:val="00D046DA"/>
    <w:rsid w:val="00D0795D"/>
    <w:rsid w:val="00D17366"/>
    <w:rsid w:val="00D4087F"/>
    <w:rsid w:val="00D517C0"/>
    <w:rsid w:val="00D54606"/>
    <w:rsid w:val="00D570E6"/>
    <w:rsid w:val="00D6308A"/>
    <w:rsid w:val="00D71588"/>
    <w:rsid w:val="00D9320A"/>
    <w:rsid w:val="00D97ABC"/>
    <w:rsid w:val="00DA364E"/>
    <w:rsid w:val="00DD07CB"/>
    <w:rsid w:val="00DD3696"/>
    <w:rsid w:val="00DE108A"/>
    <w:rsid w:val="00DE169A"/>
    <w:rsid w:val="00DE5F24"/>
    <w:rsid w:val="00DE6B34"/>
    <w:rsid w:val="00DF1ADF"/>
    <w:rsid w:val="00E061B3"/>
    <w:rsid w:val="00E308AF"/>
    <w:rsid w:val="00E4389A"/>
    <w:rsid w:val="00E476AE"/>
    <w:rsid w:val="00E5352F"/>
    <w:rsid w:val="00E552BC"/>
    <w:rsid w:val="00E61CD5"/>
    <w:rsid w:val="00E76571"/>
    <w:rsid w:val="00E846E0"/>
    <w:rsid w:val="00EA601C"/>
    <w:rsid w:val="00EE2DB8"/>
    <w:rsid w:val="00EF6B70"/>
    <w:rsid w:val="00F070E0"/>
    <w:rsid w:val="00F17606"/>
    <w:rsid w:val="00F20333"/>
    <w:rsid w:val="00F20E97"/>
    <w:rsid w:val="00F21546"/>
    <w:rsid w:val="00F33E64"/>
    <w:rsid w:val="00F4083C"/>
    <w:rsid w:val="00F57460"/>
    <w:rsid w:val="00F6353A"/>
    <w:rsid w:val="00F74485"/>
    <w:rsid w:val="00F77F45"/>
    <w:rsid w:val="00F9314E"/>
    <w:rsid w:val="00FA0BC4"/>
    <w:rsid w:val="00FA3BF2"/>
    <w:rsid w:val="00FD5542"/>
    <w:rsid w:val="00FD71E2"/>
    <w:rsid w:val="00FE1430"/>
    <w:rsid w:val="00FE2391"/>
    <w:rsid w:val="00FE482B"/>
    <w:rsid w:val="00FE5FB6"/>
    <w:rsid w:val="00FF65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time"/>
  <w:shapeDefaults>
    <o:shapedefaults v:ext="edit" spidmax="2049"/>
    <o:shapelayout v:ext="edit">
      <o:idmap v:ext="edit" data="1"/>
    </o:shapelayout>
  </w:shapeDefaults>
  <w:decimalSymbol w:val="."/>
  <w:listSeparator w:val=","/>
  <w14:docId w14:val="334DE127"/>
  <w15:chartTrackingRefBased/>
  <w15:docId w15:val="{A65ACF36-6788-4731-9CD6-784E1F94DA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iPriority="0"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27583"/>
    <w:pPr>
      <w:widowControl w:val="0"/>
      <w:spacing w:line="300" w:lineRule="auto"/>
      <w:ind w:firstLine="510"/>
      <w:jc w:val="both"/>
      <w:textAlignment w:val="baseline"/>
    </w:pPr>
    <w:rPr>
      <w:rFonts w:ascii="Times New Roman" w:eastAsia="宋体" w:hAnsi="Times New Roman" w:cs="Times New Roman"/>
      <w:sz w:val="24"/>
      <w:szCs w:val="20"/>
    </w:rPr>
  </w:style>
  <w:style w:type="paragraph" w:styleId="1">
    <w:name w:val="heading 1"/>
    <w:basedOn w:val="a"/>
    <w:next w:val="a"/>
    <w:link w:val="1Char"/>
    <w:uiPriority w:val="9"/>
    <w:qFormat/>
    <w:rsid w:val="00E61CD5"/>
    <w:pPr>
      <w:keepNext/>
      <w:keepLines/>
      <w:numPr>
        <w:numId w:val="3"/>
      </w:numPr>
      <w:spacing w:before="360" w:after="240"/>
      <w:outlineLvl w:val="0"/>
    </w:pPr>
    <w:rPr>
      <w:rFonts w:eastAsia="黑体"/>
      <w:bCs/>
      <w:kern w:val="44"/>
      <w:sz w:val="32"/>
      <w:szCs w:val="44"/>
    </w:rPr>
  </w:style>
  <w:style w:type="paragraph" w:styleId="2">
    <w:name w:val="heading 2"/>
    <w:basedOn w:val="a"/>
    <w:next w:val="a"/>
    <w:link w:val="2Char"/>
    <w:uiPriority w:val="9"/>
    <w:unhideWhenUsed/>
    <w:qFormat/>
    <w:rsid w:val="009030F6"/>
    <w:pPr>
      <w:keepNext/>
      <w:keepLines/>
      <w:numPr>
        <w:ilvl w:val="1"/>
        <w:numId w:val="3"/>
      </w:numPr>
      <w:tabs>
        <w:tab w:val="left" w:pos="1080"/>
      </w:tabs>
      <w:spacing w:before="240" w:after="120"/>
      <w:ind w:left="0" w:firstLine="0"/>
      <w:outlineLvl w:val="1"/>
    </w:pPr>
    <w:rPr>
      <w:rFonts w:cstheme="majorBidi"/>
      <w:b/>
      <w:bCs/>
      <w:sz w:val="30"/>
      <w:szCs w:val="32"/>
    </w:rPr>
  </w:style>
  <w:style w:type="paragraph" w:styleId="3">
    <w:name w:val="heading 3"/>
    <w:basedOn w:val="a"/>
    <w:next w:val="a"/>
    <w:link w:val="3Char"/>
    <w:uiPriority w:val="9"/>
    <w:unhideWhenUsed/>
    <w:qFormat/>
    <w:rsid w:val="00B42C94"/>
    <w:pPr>
      <w:keepNext/>
      <w:keepLines/>
      <w:numPr>
        <w:ilvl w:val="2"/>
        <w:numId w:val="3"/>
      </w:numPr>
      <w:spacing w:before="120" w:after="120"/>
      <w:ind w:left="0" w:firstLine="0"/>
      <w:outlineLvl w:val="2"/>
    </w:pPr>
    <w:rPr>
      <w:b/>
      <w:bCs/>
      <w:sz w:val="28"/>
      <w:szCs w:val="32"/>
    </w:rPr>
  </w:style>
  <w:style w:type="paragraph" w:styleId="4">
    <w:name w:val="heading 4"/>
    <w:basedOn w:val="a"/>
    <w:next w:val="a"/>
    <w:link w:val="4Char"/>
    <w:uiPriority w:val="9"/>
    <w:unhideWhenUsed/>
    <w:qFormat/>
    <w:rsid w:val="00FD5542"/>
    <w:pPr>
      <w:keepNext/>
      <w:keepLines/>
      <w:numPr>
        <w:ilvl w:val="3"/>
        <w:numId w:val="3"/>
      </w:numPr>
      <w:spacing w:line="360" w:lineRule="auto"/>
      <w:ind w:left="0" w:firstLine="0"/>
      <w:outlineLvl w:val="3"/>
    </w:pPr>
    <w:rPr>
      <w:rFonts w:eastAsia="黑体" w:cstheme="majorBidi"/>
      <w:bCs/>
      <w:szCs w:val="28"/>
    </w:rPr>
  </w:style>
  <w:style w:type="paragraph" w:styleId="5">
    <w:name w:val="heading 5"/>
    <w:basedOn w:val="a"/>
    <w:next w:val="a"/>
    <w:link w:val="5Char"/>
    <w:uiPriority w:val="9"/>
    <w:semiHidden/>
    <w:unhideWhenUsed/>
    <w:qFormat/>
    <w:rsid w:val="00B42C94"/>
    <w:pPr>
      <w:keepNext/>
      <w:keepLines/>
      <w:numPr>
        <w:ilvl w:val="4"/>
        <w:numId w:val="3"/>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B42C94"/>
    <w:pPr>
      <w:keepNext/>
      <w:keepLines/>
      <w:numPr>
        <w:ilvl w:val="5"/>
        <w:numId w:val="3"/>
      </w:numPr>
      <w:spacing w:before="240" w:after="64" w:line="320" w:lineRule="auto"/>
      <w:outlineLvl w:val="5"/>
    </w:pPr>
    <w:rPr>
      <w:rFonts w:asciiTheme="majorHAnsi" w:eastAsiaTheme="majorEastAsia" w:hAnsiTheme="majorHAnsi" w:cstheme="majorBidi"/>
      <w:b/>
      <w:bCs/>
      <w:szCs w:val="24"/>
    </w:rPr>
  </w:style>
  <w:style w:type="paragraph" w:styleId="7">
    <w:name w:val="heading 7"/>
    <w:basedOn w:val="a"/>
    <w:next w:val="a"/>
    <w:link w:val="7Char"/>
    <w:uiPriority w:val="9"/>
    <w:semiHidden/>
    <w:unhideWhenUsed/>
    <w:qFormat/>
    <w:rsid w:val="00B42C94"/>
    <w:pPr>
      <w:keepNext/>
      <w:keepLines/>
      <w:numPr>
        <w:ilvl w:val="6"/>
        <w:numId w:val="3"/>
      </w:numPr>
      <w:spacing w:before="240" w:after="64" w:line="320" w:lineRule="auto"/>
      <w:outlineLvl w:val="6"/>
    </w:pPr>
    <w:rPr>
      <w:b/>
      <w:bCs/>
      <w:szCs w:val="24"/>
    </w:rPr>
  </w:style>
  <w:style w:type="paragraph" w:styleId="8">
    <w:name w:val="heading 8"/>
    <w:basedOn w:val="a"/>
    <w:next w:val="a"/>
    <w:link w:val="8Char"/>
    <w:uiPriority w:val="9"/>
    <w:semiHidden/>
    <w:unhideWhenUsed/>
    <w:qFormat/>
    <w:rsid w:val="00B42C94"/>
    <w:pPr>
      <w:keepNext/>
      <w:keepLines/>
      <w:numPr>
        <w:ilvl w:val="7"/>
        <w:numId w:val="3"/>
      </w:numPr>
      <w:spacing w:before="240" w:after="64" w:line="320" w:lineRule="auto"/>
      <w:outlineLvl w:val="7"/>
    </w:pPr>
    <w:rPr>
      <w:rFonts w:asciiTheme="majorHAnsi" w:eastAsiaTheme="majorEastAsia" w:hAnsiTheme="majorHAnsi" w:cstheme="majorBidi"/>
      <w:szCs w:val="24"/>
    </w:rPr>
  </w:style>
  <w:style w:type="paragraph" w:styleId="9">
    <w:name w:val="heading 9"/>
    <w:basedOn w:val="a"/>
    <w:next w:val="a"/>
    <w:link w:val="9Char"/>
    <w:uiPriority w:val="9"/>
    <w:semiHidden/>
    <w:unhideWhenUsed/>
    <w:qFormat/>
    <w:rsid w:val="00B42C94"/>
    <w:pPr>
      <w:keepNext/>
      <w:keepLines/>
      <w:numPr>
        <w:ilvl w:val="8"/>
        <w:numId w:val="3"/>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nhideWhenUsed/>
    <w:rsid w:val="00E61CD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E61CD5"/>
    <w:rPr>
      <w:sz w:val="18"/>
      <w:szCs w:val="18"/>
    </w:rPr>
  </w:style>
  <w:style w:type="paragraph" w:styleId="a4">
    <w:name w:val="footer"/>
    <w:basedOn w:val="a"/>
    <w:link w:val="Char0"/>
    <w:unhideWhenUsed/>
    <w:rsid w:val="00E61CD5"/>
    <w:pPr>
      <w:tabs>
        <w:tab w:val="center" w:pos="4153"/>
        <w:tab w:val="right" w:pos="8306"/>
      </w:tabs>
      <w:snapToGrid w:val="0"/>
      <w:jc w:val="left"/>
    </w:pPr>
    <w:rPr>
      <w:sz w:val="18"/>
      <w:szCs w:val="18"/>
    </w:rPr>
  </w:style>
  <w:style w:type="character" w:customStyle="1" w:styleId="Char0">
    <w:name w:val="页脚 Char"/>
    <w:basedOn w:val="a0"/>
    <w:link w:val="a4"/>
    <w:uiPriority w:val="99"/>
    <w:rsid w:val="00E61CD5"/>
    <w:rPr>
      <w:sz w:val="18"/>
      <w:szCs w:val="18"/>
    </w:rPr>
  </w:style>
  <w:style w:type="character" w:customStyle="1" w:styleId="1Char">
    <w:name w:val="标题 1 Char"/>
    <w:basedOn w:val="a0"/>
    <w:link w:val="1"/>
    <w:uiPriority w:val="9"/>
    <w:rsid w:val="00E61CD5"/>
    <w:rPr>
      <w:rFonts w:ascii="Times New Roman" w:eastAsia="黑体" w:hAnsi="Times New Roman"/>
      <w:bCs/>
      <w:kern w:val="44"/>
      <w:sz w:val="32"/>
      <w:szCs w:val="44"/>
    </w:rPr>
  </w:style>
  <w:style w:type="paragraph" w:styleId="TOC">
    <w:name w:val="TOC Heading"/>
    <w:basedOn w:val="1"/>
    <w:next w:val="a"/>
    <w:uiPriority w:val="39"/>
    <w:unhideWhenUsed/>
    <w:qFormat/>
    <w:rsid w:val="00E61CD5"/>
    <w:pPr>
      <w:widowControl/>
      <w:numPr>
        <w:numId w:val="0"/>
      </w:numPr>
      <w:spacing w:before="240" w:after="0" w:line="259" w:lineRule="auto"/>
      <w:jc w:val="left"/>
      <w:outlineLvl w:val="9"/>
    </w:pPr>
    <w:rPr>
      <w:rFonts w:ascii="等线 Light" w:eastAsia="等线 Light" w:hAnsi="等线 Light"/>
      <w:b/>
      <w:bCs w:val="0"/>
      <w:color w:val="2F5496"/>
      <w:kern w:val="0"/>
      <w:szCs w:val="32"/>
    </w:rPr>
  </w:style>
  <w:style w:type="character" w:customStyle="1" w:styleId="2Char">
    <w:name w:val="标题 2 Char"/>
    <w:basedOn w:val="a0"/>
    <w:link w:val="2"/>
    <w:uiPriority w:val="9"/>
    <w:rsid w:val="009030F6"/>
    <w:rPr>
      <w:rFonts w:ascii="Times New Roman" w:eastAsia="宋体" w:hAnsi="Times New Roman" w:cstheme="majorBidi"/>
      <w:b/>
      <w:bCs/>
      <w:sz w:val="30"/>
      <w:szCs w:val="32"/>
    </w:rPr>
  </w:style>
  <w:style w:type="character" w:customStyle="1" w:styleId="3Char">
    <w:name w:val="标题 3 Char"/>
    <w:basedOn w:val="a0"/>
    <w:link w:val="3"/>
    <w:uiPriority w:val="9"/>
    <w:rsid w:val="00B42C94"/>
    <w:rPr>
      <w:rFonts w:ascii="Times New Roman" w:eastAsia="宋体" w:hAnsi="Times New Roman"/>
      <w:b/>
      <w:bCs/>
      <w:sz w:val="28"/>
      <w:szCs w:val="32"/>
    </w:rPr>
  </w:style>
  <w:style w:type="paragraph" w:styleId="10">
    <w:name w:val="toc 1"/>
    <w:basedOn w:val="a"/>
    <w:next w:val="a"/>
    <w:autoRedefine/>
    <w:uiPriority w:val="39"/>
    <w:unhideWhenUsed/>
    <w:rsid w:val="00427583"/>
    <w:pPr>
      <w:tabs>
        <w:tab w:val="left" w:pos="420"/>
        <w:tab w:val="left" w:pos="709"/>
        <w:tab w:val="right" w:leader="dot" w:pos="8296"/>
      </w:tabs>
      <w:ind w:firstLine="426"/>
    </w:pPr>
    <w:rPr>
      <w:b/>
      <w:noProof/>
    </w:rPr>
  </w:style>
  <w:style w:type="character" w:styleId="a5">
    <w:name w:val="Hyperlink"/>
    <w:basedOn w:val="a0"/>
    <w:uiPriority w:val="99"/>
    <w:unhideWhenUsed/>
    <w:rsid w:val="0005058B"/>
    <w:rPr>
      <w:color w:val="0563C1" w:themeColor="hyperlink"/>
      <w:u w:val="single"/>
    </w:rPr>
  </w:style>
  <w:style w:type="paragraph" w:styleId="20">
    <w:name w:val="toc 2"/>
    <w:basedOn w:val="a"/>
    <w:next w:val="a"/>
    <w:autoRedefine/>
    <w:uiPriority w:val="39"/>
    <w:unhideWhenUsed/>
    <w:rsid w:val="00427583"/>
    <w:pPr>
      <w:tabs>
        <w:tab w:val="left" w:pos="1276"/>
        <w:tab w:val="right" w:leader="dot" w:pos="8296"/>
      </w:tabs>
      <w:ind w:leftChars="200" w:left="480" w:firstLine="229"/>
    </w:pPr>
  </w:style>
  <w:style w:type="paragraph" w:styleId="30">
    <w:name w:val="toc 3"/>
    <w:basedOn w:val="a"/>
    <w:next w:val="a"/>
    <w:autoRedefine/>
    <w:uiPriority w:val="39"/>
    <w:unhideWhenUsed/>
    <w:rsid w:val="00427583"/>
    <w:pPr>
      <w:tabs>
        <w:tab w:val="left" w:pos="1701"/>
        <w:tab w:val="right" w:leader="dot" w:pos="8296"/>
      </w:tabs>
      <w:ind w:leftChars="295" w:left="708" w:firstLine="285"/>
    </w:pPr>
  </w:style>
  <w:style w:type="character" w:customStyle="1" w:styleId="4Char">
    <w:name w:val="标题 4 Char"/>
    <w:basedOn w:val="a0"/>
    <w:link w:val="4"/>
    <w:uiPriority w:val="9"/>
    <w:rsid w:val="00FD5542"/>
    <w:rPr>
      <w:rFonts w:ascii="Times New Roman" w:eastAsia="黑体" w:hAnsi="Times New Roman" w:cstheme="majorBidi"/>
      <w:bCs/>
      <w:sz w:val="24"/>
      <w:szCs w:val="28"/>
    </w:rPr>
  </w:style>
  <w:style w:type="character" w:customStyle="1" w:styleId="5Char">
    <w:name w:val="标题 5 Char"/>
    <w:basedOn w:val="a0"/>
    <w:link w:val="5"/>
    <w:uiPriority w:val="9"/>
    <w:semiHidden/>
    <w:rsid w:val="00B42C94"/>
    <w:rPr>
      <w:b/>
      <w:bCs/>
      <w:sz w:val="28"/>
      <w:szCs w:val="28"/>
    </w:rPr>
  </w:style>
  <w:style w:type="character" w:customStyle="1" w:styleId="6Char">
    <w:name w:val="标题 6 Char"/>
    <w:basedOn w:val="a0"/>
    <w:link w:val="6"/>
    <w:uiPriority w:val="9"/>
    <w:semiHidden/>
    <w:rsid w:val="00B42C94"/>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B42C94"/>
    <w:rPr>
      <w:b/>
      <w:bCs/>
      <w:sz w:val="24"/>
      <w:szCs w:val="24"/>
    </w:rPr>
  </w:style>
  <w:style w:type="character" w:customStyle="1" w:styleId="8Char">
    <w:name w:val="标题 8 Char"/>
    <w:basedOn w:val="a0"/>
    <w:link w:val="8"/>
    <w:uiPriority w:val="9"/>
    <w:semiHidden/>
    <w:rsid w:val="00B42C94"/>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B42C94"/>
    <w:rPr>
      <w:rFonts w:asciiTheme="majorHAnsi" w:eastAsiaTheme="majorEastAsia" w:hAnsiTheme="majorHAnsi" w:cstheme="majorBidi"/>
      <w:szCs w:val="21"/>
    </w:rPr>
  </w:style>
  <w:style w:type="paragraph" w:customStyle="1" w:styleId="11">
    <w:name w:val="1"/>
    <w:basedOn w:val="a"/>
    <w:next w:val="a"/>
    <w:autoRedefine/>
    <w:uiPriority w:val="39"/>
    <w:rsid w:val="00427583"/>
    <w:pPr>
      <w:tabs>
        <w:tab w:val="left" w:pos="960"/>
        <w:tab w:val="right" w:leader="dot" w:pos="9061"/>
      </w:tabs>
      <w:spacing w:before="120" w:after="120"/>
      <w:jc w:val="left"/>
    </w:pPr>
    <w:rPr>
      <w:b/>
      <w:bCs/>
      <w:caps/>
      <w:noProof/>
      <w:color w:val="000000" w:themeColor="text1"/>
      <w:szCs w:val="24"/>
    </w:rPr>
  </w:style>
  <w:style w:type="paragraph" w:styleId="a6">
    <w:name w:val="Date"/>
    <w:basedOn w:val="a"/>
    <w:next w:val="a"/>
    <w:link w:val="Char1"/>
    <w:rsid w:val="00427583"/>
    <w:pPr>
      <w:spacing w:line="360" w:lineRule="auto"/>
    </w:pPr>
    <w:rPr>
      <w:rFonts w:ascii="宋体" w:hAnsi="宋体"/>
    </w:rPr>
  </w:style>
  <w:style w:type="character" w:customStyle="1" w:styleId="Char1">
    <w:name w:val="日期 Char"/>
    <w:basedOn w:val="a0"/>
    <w:link w:val="a6"/>
    <w:rsid w:val="00427583"/>
    <w:rPr>
      <w:rFonts w:ascii="宋体" w:eastAsia="宋体" w:hAnsi="宋体" w:cs="Times New Roman"/>
      <w:sz w:val="24"/>
      <w:szCs w:val="20"/>
    </w:rPr>
  </w:style>
  <w:style w:type="character" w:styleId="a7">
    <w:name w:val="page number"/>
    <w:basedOn w:val="a0"/>
    <w:rsid w:val="00575F29"/>
  </w:style>
  <w:style w:type="character" w:styleId="a8">
    <w:name w:val="annotation reference"/>
    <w:basedOn w:val="a0"/>
    <w:uiPriority w:val="99"/>
    <w:semiHidden/>
    <w:unhideWhenUsed/>
    <w:rsid w:val="00347211"/>
    <w:rPr>
      <w:sz w:val="21"/>
      <w:szCs w:val="21"/>
    </w:rPr>
  </w:style>
  <w:style w:type="paragraph" w:styleId="a9">
    <w:name w:val="annotation text"/>
    <w:basedOn w:val="a"/>
    <w:link w:val="Char2"/>
    <w:uiPriority w:val="99"/>
    <w:semiHidden/>
    <w:unhideWhenUsed/>
    <w:rsid w:val="00347211"/>
    <w:pPr>
      <w:jc w:val="left"/>
    </w:pPr>
  </w:style>
  <w:style w:type="character" w:customStyle="1" w:styleId="Char2">
    <w:name w:val="批注文字 Char"/>
    <w:basedOn w:val="a0"/>
    <w:link w:val="a9"/>
    <w:uiPriority w:val="99"/>
    <w:semiHidden/>
    <w:rsid w:val="00347211"/>
    <w:rPr>
      <w:rFonts w:ascii="Times New Roman" w:eastAsia="宋体" w:hAnsi="Times New Roman" w:cs="Times New Roman"/>
      <w:sz w:val="24"/>
      <w:szCs w:val="20"/>
    </w:rPr>
  </w:style>
  <w:style w:type="paragraph" w:styleId="aa">
    <w:name w:val="annotation subject"/>
    <w:basedOn w:val="a9"/>
    <w:next w:val="a9"/>
    <w:link w:val="Char3"/>
    <w:uiPriority w:val="99"/>
    <w:semiHidden/>
    <w:unhideWhenUsed/>
    <w:rsid w:val="00347211"/>
    <w:rPr>
      <w:b/>
      <w:bCs/>
    </w:rPr>
  </w:style>
  <w:style w:type="character" w:customStyle="1" w:styleId="Char3">
    <w:name w:val="批注主题 Char"/>
    <w:basedOn w:val="Char2"/>
    <w:link w:val="aa"/>
    <w:uiPriority w:val="99"/>
    <w:semiHidden/>
    <w:rsid w:val="00347211"/>
    <w:rPr>
      <w:rFonts w:ascii="Times New Roman" w:eastAsia="宋体" w:hAnsi="Times New Roman" w:cs="Times New Roman"/>
      <w:b/>
      <w:bCs/>
      <w:sz w:val="24"/>
      <w:szCs w:val="20"/>
    </w:rPr>
  </w:style>
  <w:style w:type="paragraph" w:styleId="ab">
    <w:name w:val="Balloon Text"/>
    <w:basedOn w:val="a"/>
    <w:link w:val="Char4"/>
    <w:uiPriority w:val="99"/>
    <w:semiHidden/>
    <w:unhideWhenUsed/>
    <w:rsid w:val="00347211"/>
    <w:pPr>
      <w:spacing w:line="240" w:lineRule="auto"/>
    </w:pPr>
    <w:rPr>
      <w:sz w:val="18"/>
      <w:szCs w:val="18"/>
    </w:rPr>
  </w:style>
  <w:style w:type="character" w:customStyle="1" w:styleId="Char4">
    <w:name w:val="批注框文本 Char"/>
    <w:basedOn w:val="a0"/>
    <w:link w:val="ab"/>
    <w:uiPriority w:val="99"/>
    <w:semiHidden/>
    <w:rsid w:val="00347211"/>
    <w:rPr>
      <w:rFonts w:ascii="Times New Roman" w:eastAsia="宋体" w:hAnsi="Times New Roman" w:cs="Times New Roman"/>
      <w:sz w:val="18"/>
      <w:szCs w:val="18"/>
    </w:rPr>
  </w:style>
  <w:style w:type="paragraph" w:styleId="ac">
    <w:name w:val="Revision"/>
    <w:hidden/>
    <w:uiPriority w:val="99"/>
    <w:semiHidden/>
    <w:rsid w:val="00962287"/>
    <w:rPr>
      <w:rFonts w:ascii="Times New Roman" w:eastAsia="宋体" w:hAnsi="Times New Roman" w:cs="Times New Roman"/>
      <w:sz w:val="24"/>
      <w:szCs w:val="20"/>
    </w:rPr>
  </w:style>
  <w:style w:type="paragraph" w:customStyle="1" w:styleId="ad">
    <w:name w:val="图片标题"/>
    <w:basedOn w:val="a"/>
    <w:next w:val="a"/>
    <w:link w:val="Char5"/>
    <w:rsid w:val="00FD5542"/>
    <w:pPr>
      <w:spacing w:line="360" w:lineRule="auto"/>
      <w:ind w:firstLine="0"/>
      <w:jc w:val="center"/>
      <w:textAlignment w:val="auto"/>
    </w:pPr>
    <w:rPr>
      <w:rFonts w:eastAsia="黑体"/>
      <w:bCs/>
      <w:szCs w:val="21"/>
    </w:rPr>
  </w:style>
  <w:style w:type="character" w:customStyle="1" w:styleId="Char5">
    <w:name w:val="图片标题 Char"/>
    <w:basedOn w:val="a0"/>
    <w:link w:val="ad"/>
    <w:rsid w:val="00FD5542"/>
    <w:rPr>
      <w:rFonts w:ascii="Times New Roman" w:eastAsia="黑体" w:hAnsi="Times New Roman" w:cs="Times New Roman"/>
      <w:bCs/>
      <w:sz w:val="24"/>
      <w:szCs w:val="21"/>
    </w:rPr>
  </w:style>
  <w:style w:type="paragraph" w:customStyle="1" w:styleId="ae">
    <w:name w:val="表格标题"/>
    <w:basedOn w:val="a"/>
    <w:next w:val="a"/>
    <w:rsid w:val="00FD5542"/>
    <w:pPr>
      <w:keepNext/>
      <w:spacing w:line="360" w:lineRule="auto"/>
      <w:ind w:firstLine="0"/>
      <w:jc w:val="center"/>
      <w:textAlignment w:val="auto"/>
    </w:pPr>
    <w:rPr>
      <w:rFonts w:eastAsia="黑体"/>
      <w:szCs w:val="24"/>
    </w:rPr>
  </w:style>
  <w:style w:type="paragraph" w:customStyle="1" w:styleId="af">
    <w:name w:val="表格样式"/>
    <w:basedOn w:val="a"/>
    <w:next w:val="a"/>
    <w:rsid w:val="00FD5542"/>
    <w:pPr>
      <w:spacing w:line="240" w:lineRule="auto"/>
      <w:ind w:firstLine="0"/>
      <w:jc w:val="center"/>
      <w:textAlignment w:val="auto"/>
    </w:pPr>
    <w:rPr>
      <w:rFonts w:cs="宋体"/>
      <w:kern w:val="0"/>
      <w:sz w:val="21"/>
      <w:szCs w:val="24"/>
    </w:rPr>
  </w:style>
  <w:style w:type="paragraph" w:customStyle="1" w:styleId="af0">
    <w:name w:val="图片样式"/>
    <w:basedOn w:val="a"/>
    <w:next w:val="a"/>
    <w:rsid w:val="00FD5542"/>
    <w:pPr>
      <w:keepNext/>
      <w:spacing w:line="240" w:lineRule="auto"/>
      <w:ind w:firstLine="0"/>
      <w:jc w:val="center"/>
      <w:textAlignment w:val="auto"/>
    </w:pPr>
    <w:rPr>
      <w:rFonts w:cs="宋体"/>
      <w:szCs w:val="24"/>
    </w:rPr>
  </w:style>
  <w:style w:type="table" w:styleId="af1">
    <w:name w:val="Table Theme"/>
    <w:basedOn w:val="a1"/>
    <w:rsid w:val="00FD5542"/>
    <w:pPr>
      <w:spacing w:line="360" w:lineRule="auto"/>
      <w:ind w:firstLineChars="200" w:firstLine="48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1">
    <w:name w:val="样式 首行缩进:  2 字符"/>
    <w:basedOn w:val="a"/>
    <w:rsid w:val="00FD5542"/>
    <w:pPr>
      <w:spacing w:line="360" w:lineRule="auto"/>
      <w:ind w:firstLineChars="200" w:firstLine="200"/>
      <w:textAlignment w:val="center"/>
    </w:pPr>
    <w:rPr>
      <w:rFonts w:cs="宋体"/>
      <w:kern w:val="0"/>
    </w:rPr>
  </w:style>
  <w:style w:type="table" w:styleId="af2">
    <w:name w:val="Table Grid"/>
    <w:basedOn w:val="a1"/>
    <w:rsid w:val="00A2081F"/>
    <w:pPr>
      <w:widowControl w:val="0"/>
      <w:spacing w:line="360" w:lineRule="auto"/>
      <w:ind w:firstLineChars="200" w:firstLine="200"/>
      <w:jc w:val="both"/>
      <w:textAlignment w:val="baseline"/>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39.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wmf"/><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oter" Target="footer2.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emf"/><Relationship Id="rId44" Type="http://schemas.openxmlformats.org/officeDocument/2006/relationships/image" Target="media/image34.png"/><Relationship Id="rId52" Type="http://schemas.openxmlformats.org/officeDocument/2006/relationships/image" Target="../../../&#29983;&#27963;&#36719;&#20214;/QQ/QQ&#25910;&#21040;&#30340;&#25991;&#20214;/864872983/Image/C2C/O@%5bY0Z)WM26VHJGK%5bXARX1Z.png"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9987DE-324C-4C8D-B787-E5E0072D25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5953</TotalTime>
  <Pages>44</Pages>
  <Words>5393</Words>
  <Characters>30744</Characters>
  <Application>Microsoft Office Word</Application>
  <DocSecurity>0</DocSecurity>
  <Lines>256</Lines>
  <Paragraphs>72</Paragraphs>
  <ScaleCrop>false</ScaleCrop>
  <Company/>
  <LinksUpToDate>false</LinksUpToDate>
  <CharactersWithSpaces>36065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HASAKI you</dc:creator>
  <cp:keywords/>
  <dc:description/>
  <cp:lastModifiedBy>刘全</cp:lastModifiedBy>
  <cp:revision>29</cp:revision>
  <dcterms:created xsi:type="dcterms:W3CDTF">2021-08-23T08:50:00Z</dcterms:created>
  <dcterms:modified xsi:type="dcterms:W3CDTF">2021-12-08T06:35:00Z</dcterms:modified>
</cp:coreProperties>
</file>